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C89A0" w14:textId="53A57B78" w:rsidR="00CA08AF" w:rsidRDefault="00CA08AF" w:rsidP="00F509BE">
      <w:pPr>
        <w:spacing w:after="120" w:line="480" w:lineRule="auto"/>
        <w:rPr>
          <w:rFonts w:ascii="Arial" w:hAnsi="Arial" w:cs="Arial"/>
          <w:b/>
          <w:bCs/>
          <w:sz w:val="24"/>
          <w:szCs w:val="24"/>
        </w:rPr>
      </w:pPr>
      <w:r w:rsidRPr="00CA08AF">
        <w:rPr>
          <w:rFonts w:ascii="Arial" w:hAnsi="Arial" w:cs="Arial"/>
          <w:b/>
          <w:bCs/>
          <w:sz w:val="24"/>
          <w:szCs w:val="24"/>
        </w:rPr>
        <w:t>Network science: applications for sustainable agroecosystems and food security</w:t>
      </w:r>
    </w:p>
    <w:p w14:paraId="32DE3C19" w14:textId="146809E1" w:rsidR="00F509BE" w:rsidRPr="00174B2D" w:rsidRDefault="00F509BE" w:rsidP="00E17FDD">
      <w:pPr>
        <w:spacing w:after="0" w:line="480" w:lineRule="auto"/>
        <w:rPr>
          <w:rFonts w:ascii="Arial" w:hAnsi="Arial" w:cs="Arial"/>
          <w:sz w:val="24"/>
          <w:szCs w:val="24"/>
        </w:rPr>
      </w:pPr>
      <w:r w:rsidRPr="00174B2D">
        <w:rPr>
          <w:rFonts w:ascii="Arial" w:hAnsi="Arial" w:cs="Arial"/>
          <w:sz w:val="24"/>
          <w:szCs w:val="24"/>
        </w:rPr>
        <w:t>Fredric M. Windsor</w:t>
      </w:r>
      <w:r w:rsidRPr="00174B2D">
        <w:rPr>
          <w:rFonts w:ascii="Arial" w:hAnsi="Arial" w:cs="Arial"/>
          <w:sz w:val="24"/>
          <w:szCs w:val="24"/>
          <w:vertAlign w:val="superscript"/>
        </w:rPr>
        <w:t>1</w:t>
      </w:r>
      <w:r w:rsidRPr="00174B2D">
        <w:rPr>
          <w:rFonts w:ascii="Arial" w:hAnsi="Arial" w:cs="Arial"/>
          <w:sz w:val="24"/>
          <w:szCs w:val="24"/>
        </w:rPr>
        <w:t xml:space="preserve">*, </w:t>
      </w:r>
      <w:r w:rsidR="007F779E" w:rsidRPr="00174B2D">
        <w:rPr>
          <w:rFonts w:ascii="Arial" w:hAnsi="Arial" w:cs="Arial"/>
          <w:sz w:val="24"/>
          <w:szCs w:val="24"/>
        </w:rPr>
        <w:t xml:space="preserve">Dolors </w:t>
      </w:r>
      <w:r w:rsidR="007F779E" w:rsidRPr="007F779E">
        <w:rPr>
          <w:rFonts w:ascii="Arial" w:hAnsi="Arial" w:cs="Arial"/>
          <w:sz w:val="24"/>
          <w:szCs w:val="24"/>
        </w:rPr>
        <w:t>Armenteras</w:t>
      </w:r>
      <w:r w:rsidR="007F779E">
        <w:rPr>
          <w:rFonts w:ascii="Arial" w:hAnsi="Arial" w:cs="Arial"/>
          <w:sz w:val="24"/>
          <w:szCs w:val="24"/>
          <w:vertAlign w:val="superscript"/>
        </w:rPr>
        <w:t>2</w:t>
      </w:r>
      <w:r w:rsidR="007F779E">
        <w:rPr>
          <w:rFonts w:ascii="Arial" w:hAnsi="Arial" w:cs="Arial"/>
          <w:sz w:val="24"/>
          <w:szCs w:val="24"/>
        </w:rPr>
        <w:t xml:space="preserve">, </w:t>
      </w:r>
      <w:r w:rsidRPr="007F779E">
        <w:rPr>
          <w:rFonts w:ascii="Arial" w:hAnsi="Arial" w:cs="Arial"/>
          <w:sz w:val="24"/>
          <w:szCs w:val="24"/>
        </w:rPr>
        <w:t>Ana</w:t>
      </w:r>
      <w:r w:rsidRPr="00174B2D">
        <w:rPr>
          <w:rFonts w:ascii="Arial" w:hAnsi="Arial" w:cs="Arial"/>
          <w:sz w:val="24"/>
          <w:szCs w:val="24"/>
        </w:rPr>
        <w:t xml:space="preserve"> Paula A. Assis</w:t>
      </w:r>
      <w:r w:rsidR="007F779E">
        <w:rPr>
          <w:rFonts w:ascii="Arial" w:hAnsi="Arial" w:cs="Arial"/>
          <w:sz w:val="24"/>
          <w:szCs w:val="24"/>
          <w:vertAlign w:val="superscript"/>
        </w:rPr>
        <w:t>3</w:t>
      </w:r>
      <w:r w:rsidRPr="00174B2D">
        <w:rPr>
          <w:rFonts w:ascii="Arial" w:hAnsi="Arial" w:cs="Arial"/>
          <w:sz w:val="24"/>
          <w:szCs w:val="24"/>
        </w:rPr>
        <w:t>, Julia Astegiano</w:t>
      </w:r>
      <w:r w:rsidRPr="00174B2D">
        <w:rPr>
          <w:rFonts w:ascii="Arial" w:hAnsi="Arial" w:cs="Arial"/>
          <w:sz w:val="24"/>
          <w:szCs w:val="24"/>
          <w:vertAlign w:val="superscript"/>
        </w:rPr>
        <w:t>4</w:t>
      </w:r>
      <w:r w:rsidRPr="00174B2D">
        <w:rPr>
          <w:rFonts w:ascii="Arial" w:hAnsi="Arial" w:cs="Arial"/>
          <w:sz w:val="24"/>
          <w:szCs w:val="24"/>
        </w:rPr>
        <w:t>, Pamela C. Santana</w:t>
      </w:r>
      <w:r w:rsidR="007F779E">
        <w:rPr>
          <w:rFonts w:ascii="Arial" w:hAnsi="Arial" w:cs="Arial"/>
          <w:sz w:val="24"/>
          <w:szCs w:val="24"/>
          <w:vertAlign w:val="superscript"/>
        </w:rPr>
        <w:t>3</w:t>
      </w:r>
      <w:r w:rsidRPr="00174B2D">
        <w:rPr>
          <w:rFonts w:ascii="Arial" w:hAnsi="Arial" w:cs="Arial"/>
          <w:sz w:val="24"/>
          <w:szCs w:val="24"/>
        </w:rPr>
        <w:t>, Luciano Cagnolo</w:t>
      </w:r>
      <w:r w:rsidRPr="00174B2D">
        <w:rPr>
          <w:rFonts w:ascii="Arial" w:hAnsi="Arial" w:cs="Arial"/>
          <w:sz w:val="24"/>
          <w:szCs w:val="24"/>
          <w:vertAlign w:val="superscript"/>
        </w:rPr>
        <w:t>4</w:t>
      </w:r>
      <w:r w:rsidRPr="00174B2D">
        <w:rPr>
          <w:rFonts w:ascii="Arial" w:hAnsi="Arial" w:cs="Arial"/>
          <w:sz w:val="24"/>
          <w:szCs w:val="24"/>
        </w:rPr>
        <w:t xml:space="preserve">, </w:t>
      </w:r>
      <w:r w:rsidRPr="00977502">
        <w:rPr>
          <w:rFonts w:ascii="Arial" w:hAnsi="Arial" w:cs="Arial"/>
          <w:sz w:val="24"/>
          <w:szCs w:val="24"/>
        </w:rPr>
        <w:t>Luísa</w:t>
      </w:r>
      <w:r>
        <w:rPr>
          <w:rFonts w:ascii="Arial" w:hAnsi="Arial" w:cs="Arial"/>
          <w:sz w:val="24"/>
          <w:szCs w:val="24"/>
        </w:rPr>
        <w:t xml:space="preserve"> G. Carvalheiro</w:t>
      </w:r>
      <w:r w:rsidRPr="00174B2D">
        <w:rPr>
          <w:rFonts w:ascii="Arial" w:hAnsi="Arial" w:cs="Arial"/>
          <w:sz w:val="24"/>
          <w:szCs w:val="24"/>
          <w:vertAlign w:val="superscript"/>
        </w:rPr>
        <w:t>5</w:t>
      </w:r>
      <w:r>
        <w:rPr>
          <w:rFonts w:ascii="Arial" w:hAnsi="Arial" w:cs="Arial"/>
          <w:sz w:val="24"/>
          <w:szCs w:val="24"/>
          <w:vertAlign w:val="superscript"/>
        </w:rPr>
        <w:t>,6</w:t>
      </w:r>
      <w:r>
        <w:rPr>
          <w:rFonts w:ascii="Arial" w:hAnsi="Arial" w:cs="Arial"/>
          <w:sz w:val="24"/>
          <w:szCs w:val="24"/>
        </w:rPr>
        <w:t xml:space="preserve">, </w:t>
      </w:r>
      <w:r w:rsidRPr="00174B2D">
        <w:rPr>
          <w:rFonts w:ascii="Arial" w:hAnsi="Arial" w:cs="Arial"/>
          <w:sz w:val="24"/>
          <w:szCs w:val="24"/>
        </w:rPr>
        <w:t>Clive Emary</w:t>
      </w:r>
      <w:r>
        <w:rPr>
          <w:rFonts w:ascii="Arial" w:hAnsi="Arial" w:cs="Arial"/>
          <w:sz w:val="24"/>
          <w:szCs w:val="24"/>
          <w:vertAlign w:val="superscript"/>
        </w:rPr>
        <w:t>7</w:t>
      </w:r>
      <w:r w:rsidRPr="00174B2D">
        <w:rPr>
          <w:rFonts w:ascii="Arial" w:hAnsi="Arial" w:cs="Arial"/>
          <w:sz w:val="24"/>
          <w:szCs w:val="24"/>
        </w:rPr>
        <w:t>, Hugo Fort</w:t>
      </w:r>
      <w:r>
        <w:rPr>
          <w:rFonts w:ascii="Arial" w:hAnsi="Arial" w:cs="Arial"/>
          <w:sz w:val="24"/>
          <w:szCs w:val="24"/>
          <w:vertAlign w:val="superscript"/>
        </w:rPr>
        <w:t>8</w:t>
      </w:r>
      <w:r w:rsidRPr="00174B2D">
        <w:rPr>
          <w:rFonts w:ascii="Arial" w:hAnsi="Arial" w:cs="Arial"/>
          <w:sz w:val="24"/>
          <w:szCs w:val="24"/>
        </w:rPr>
        <w:t>, Xavier I. Gonzalez</w:t>
      </w:r>
      <w:r>
        <w:rPr>
          <w:rFonts w:ascii="Arial" w:hAnsi="Arial" w:cs="Arial"/>
          <w:sz w:val="24"/>
          <w:szCs w:val="24"/>
          <w:vertAlign w:val="superscript"/>
        </w:rPr>
        <w:t>9</w:t>
      </w:r>
      <w:r w:rsidRPr="00174B2D">
        <w:rPr>
          <w:rFonts w:ascii="Arial" w:hAnsi="Arial" w:cs="Arial"/>
          <w:sz w:val="24"/>
          <w:szCs w:val="24"/>
        </w:rPr>
        <w:t>, James J. N. Kitson</w:t>
      </w:r>
      <w:r w:rsidRPr="00174B2D">
        <w:rPr>
          <w:rFonts w:ascii="Arial" w:hAnsi="Arial" w:cs="Arial"/>
          <w:sz w:val="24"/>
          <w:szCs w:val="24"/>
          <w:vertAlign w:val="superscript"/>
        </w:rPr>
        <w:t>1</w:t>
      </w:r>
      <w:r w:rsidRPr="00174B2D">
        <w:rPr>
          <w:rFonts w:ascii="Arial" w:hAnsi="Arial" w:cs="Arial"/>
          <w:sz w:val="24"/>
          <w:szCs w:val="24"/>
        </w:rPr>
        <w:t>, Ana C. F. Lacerda</w:t>
      </w:r>
      <w:r>
        <w:rPr>
          <w:rFonts w:ascii="Arial" w:hAnsi="Arial" w:cs="Arial"/>
          <w:sz w:val="24"/>
          <w:szCs w:val="24"/>
          <w:vertAlign w:val="superscript"/>
        </w:rPr>
        <w:t>10</w:t>
      </w:r>
      <w:r w:rsidRPr="00174B2D">
        <w:rPr>
          <w:rFonts w:ascii="Arial" w:hAnsi="Arial" w:cs="Arial"/>
          <w:sz w:val="24"/>
          <w:szCs w:val="24"/>
        </w:rPr>
        <w:t>, Marcelo Lois</w:t>
      </w:r>
      <w:r>
        <w:rPr>
          <w:rFonts w:ascii="Arial" w:hAnsi="Arial" w:cs="Arial"/>
          <w:sz w:val="24"/>
          <w:szCs w:val="24"/>
          <w:vertAlign w:val="superscript"/>
        </w:rPr>
        <w:t>11</w:t>
      </w:r>
      <w:r w:rsidRPr="00174B2D">
        <w:rPr>
          <w:rFonts w:ascii="Arial" w:hAnsi="Arial" w:cs="Arial"/>
          <w:sz w:val="24"/>
          <w:szCs w:val="24"/>
        </w:rPr>
        <w:t>, Viviana Márquez-Velásquez</w:t>
      </w:r>
      <w:r w:rsidRPr="00174B2D">
        <w:rPr>
          <w:rFonts w:ascii="Arial" w:hAnsi="Arial" w:cs="Arial"/>
          <w:sz w:val="24"/>
          <w:szCs w:val="24"/>
          <w:vertAlign w:val="superscript"/>
        </w:rPr>
        <w:t>1</w:t>
      </w:r>
      <w:r>
        <w:rPr>
          <w:rFonts w:ascii="Arial" w:hAnsi="Arial" w:cs="Arial"/>
          <w:sz w:val="24"/>
          <w:szCs w:val="24"/>
          <w:vertAlign w:val="superscript"/>
        </w:rPr>
        <w:t>2</w:t>
      </w:r>
      <w:r w:rsidRPr="00174B2D">
        <w:rPr>
          <w:rFonts w:ascii="Arial" w:hAnsi="Arial" w:cs="Arial"/>
          <w:sz w:val="24"/>
          <w:szCs w:val="24"/>
          <w:vertAlign w:val="superscript"/>
        </w:rPr>
        <w:t>,1</w:t>
      </w:r>
      <w:r>
        <w:rPr>
          <w:rFonts w:ascii="Arial" w:hAnsi="Arial" w:cs="Arial"/>
          <w:sz w:val="24"/>
          <w:szCs w:val="24"/>
          <w:vertAlign w:val="superscript"/>
        </w:rPr>
        <w:t>3</w:t>
      </w:r>
      <w:r w:rsidRPr="00174B2D">
        <w:rPr>
          <w:rFonts w:ascii="Arial" w:hAnsi="Arial" w:cs="Arial"/>
          <w:sz w:val="24"/>
          <w:szCs w:val="24"/>
        </w:rPr>
        <w:t>, Kirsten E. Miller</w:t>
      </w:r>
      <w:r w:rsidRPr="00174B2D">
        <w:rPr>
          <w:rFonts w:ascii="Arial" w:hAnsi="Arial" w:cs="Arial"/>
          <w:sz w:val="24"/>
          <w:szCs w:val="24"/>
          <w:vertAlign w:val="superscript"/>
        </w:rPr>
        <w:t>1</w:t>
      </w:r>
      <w:r w:rsidRPr="00174B2D">
        <w:rPr>
          <w:rFonts w:ascii="Arial" w:hAnsi="Arial" w:cs="Arial"/>
          <w:sz w:val="24"/>
          <w:szCs w:val="24"/>
        </w:rPr>
        <w:t>, Marcos Monasterolo</w:t>
      </w:r>
      <w:r w:rsidRPr="00174B2D">
        <w:rPr>
          <w:rFonts w:ascii="Arial" w:hAnsi="Arial" w:cs="Arial"/>
          <w:sz w:val="24"/>
          <w:szCs w:val="24"/>
          <w:vertAlign w:val="superscript"/>
        </w:rPr>
        <w:t>1</w:t>
      </w:r>
      <w:r>
        <w:rPr>
          <w:rFonts w:ascii="Arial" w:hAnsi="Arial" w:cs="Arial"/>
          <w:sz w:val="24"/>
          <w:szCs w:val="24"/>
          <w:vertAlign w:val="superscript"/>
        </w:rPr>
        <w:t>4</w:t>
      </w:r>
      <w:r w:rsidRPr="00174B2D">
        <w:rPr>
          <w:rFonts w:ascii="Arial" w:hAnsi="Arial" w:cs="Arial"/>
          <w:sz w:val="24"/>
          <w:szCs w:val="24"/>
        </w:rPr>
        <w:t>, Marina Omacini</w:t>
      </w:r>
      <w:r w:rsidRPr="00174B2D">
        <w:rPr>
          <w:rFonts w:ascii="Arial" w:hAnsi="Arial" w:cs="Arial"/>
          <w:sz w:val="24"/>
          <w:szCs w:val="24"/>
          <w:vertAlign w:val="superscript"/>
        </w:rPr>
        <w:t>1</w:t>
      </w:r>
      <w:r>
        <w:rPr>
          <w:rFonts w:ascii="Arial" w:hAnsi="Arial" w:cs="Arial"/>
          <w:sz w:val="24"/>
          <w:szCs w:val="24"/>
          <w:vertAlign w:val="superscript"/>
        </w:rPr>
        <w:t>5</w:t>
      </w:r>
      <w:r w:rsidRPr="00174B2D">
        <w:rPr>
          <w:rFonts w:ascii="Arial" w:hAnsi="Arial" w:cs="Arial"/>
          <w:sz w:val="24"/>
          <w:szCs w:val="24"/>
        </w:rPr>
        <w:t>, Kate P. Maia</w:t>
      </w:r>
      <w:r w:rsidR="007F779E">
        <w:rPr>
          <w:rFonts w:ascii="Arial" w:hAnsi="Arial" w:cs="Arial"/>
          <w:sz w:val="24"/>
          <w:szCs w:val="24"/>
          <w:vertAlign w:val="superscript"/>
        </w:rPr>
        <w:t>3</w:t>
      </w:r>
      <w:r w:rsidRPr="00174B2D">
        <w:rPr>
          <w:rFonts w:ascii="Arial" w:hAnsi="Arial" w:cs="Arial"/>
          <w:sz w:val="24"/>
          <w:szCs w:val="24"/>
        </w:rPr>
        <w:t>, Tania Paula Palacios</w:t>
      </w:r>
      <w:r>
        <w:rPr>
          <w:rFonts w:ascii="Arial" w:hAnsi="Arial" w:cs="Arial"/>
          <w:sz w:val="24"/>
          <w:szCs w:val="24"/>
          <w:vertAlign w:val="superscript"/>
        </w:rPr>
        <w:t>11</w:t>
      </w:r>
      <w:r w:rsidRPr="00174B2D">
        <w:rPr>
          <w:rFonts w:ascii="Arial" w:hAnsi="Arial" w:cs="Arial"/>
          <w:sz w:val="24"/>
          <w:szCs w:val="24"/>
        </w:rPr>
        <w:t>, Michael J. O. Pocock</w:t>
      </w:r>
      <w:r w:rsidRPr="00174B2D">
        <w:rPr>
          <w:rFonts w:ascii="Arial" w:hAnsi="Arial" w:cs="Arial"/>
          <w:sz w:val="24"/>
          <w:szCs w:val="24"/>
          <w:vertAlign w:val="superscript"/>
        </w:rPr>
        <w:t>1</w:t>
      </w:r>
      <w:r>
        <w:rPr>
          <w:rFonts w:ascii="Arial" w:hAnsi="Arial" w:cs="Arial"/>
          <w:sz w:val="24"/>
          <w:szCs w:val="24"/>
          <w:vertAlign w:val="superscript"/>
        </w:rPr>
        <w:t>6</w:t>
      </w:r>
      <w:r w:rsidRPr="00174B2D">
        <w:rPr>
          <w:rFonts w:ascii="Arial" w:hAnsi="Arial" w:cs="Arial"/>
          <w:sz w:val="24"/>
          <w:szCs w:val="24"/>
        </w:rPr>
        <w:t>, Santiago L. Poggio</w:t>
      </w:r>
      <w:r w:rsidRPr="00174B2D">
        <w:rPr>
          <w:rFonts w:ascii="Arial" w:hAnsi="Arial" w:cs="Arial"/>
          <w:sz w:val="24"/>
          <w:szCs w:val="24"/>
          <w:vertAlign w:val="superscript"/>
        </w:rPr>
        <w:t>1</w:t>
      </w:r>
      <w:r>
        <w:rPr>
          <w:rFonts w:ascii="Arial" w:hAnsi="Arial" w:cs="Arial"/>
          <w:sz w:val="24"/>
          <w:szCs w:val="24"/>
          <w:vertAlign w:val="superscript"/>
        </w:rPr>
        <w:t>5</w:t>
      </w:r>
      <w:r w:rsidRPr="00174B2D">
        <w:rPr>
          <w:rFonts w:ascii="Arial" w:hAnsi="Arial" w:cs="Arial"/>
          <w:sz w:val="24"/>
          <w:szCs w:val="24"/>
        </w:rPr>
        <w:t>, Isabela G. Varassin</w:t>
      </w:r>
      <w:r w:rsidRPr="00174B2D">
        <w:rPr>
          <w:rFonts w:ascii="Arial" w:hAnsi="Arial" w:cs="Arial"/>
          <w:sz w:val="24"/>
          <w:szCs w:val="24"/>
          <w:vertAlign w:val="superscript"/>
        </w:rPr>
        <w:t>1</w:t>
      </w:r>
      <w:r>
        <w:rPr>
          <w:rFonts w:ascii="Arial" w:hAnsi="Arial" w:cs="Arial"/>
          <w:sz w:val="24"/>
          <w:szCs w:val="24"/>
          <w:vertAlign w:val="superscript"/>
        </w:rPr>
        <w:t>7</w:t>
      </w:r>
      <w:r w:rsidRPr="00174B2D">
        <w:rPr>
          <w:rFonts w:ascii="Arial" w:hAnsi="Arial" w:cs="Arial"/>
          <w:sz w:val="24"/>
          <w:szCs w:val="24"/>
        </w:rPr>
        <w:t>, Diego P. V</w:t>
      </w:r>
      <w:r w:rsidR="002D4779">
        <w:rPr>
          <w:rFonts w:ascii="Arial" w:hAnsi="Arial" w:cs="Arial"/>
          <w:sz w:val="24"/>
          <w:szCs w:val="24"/>
        </w:rPr>
        <w:t>á</w:t>
      </w:r>
      <w:r w:rsidR="00A92360">
        <w:rPr>
          <w:rFonts w:ascii="Arial" w:hAnsi="Arial" w:cs="Arial"/>
          <w:sz w:val="24"/>
          <w:szCs w:val="24"/>
        </w:rPr>
        <w:t>z</w:t>
      </w:r>
      <w:r w:rsidRPr="00174B2D">
        <w:rPr>
          <w:rFonts w:ascii="Arial" w:hAnsi="Arial" w:cs="Arial"/>
          <w:sz w:val="24"/>
          <w:szCs w:val="24"/>
        </w:rPr>
        <w:t>quez</w:t>
      </w:r>
      <w:r w:rsidRPr="00174B2D">
        <w:rPr>
          <w:rFonts w:ascii="Arial" w:hAnsi="Arial" w:cs="Arial"/>
          <w:sz w:val="24"/>
          <w:szCs w:val="24"/>
          <w:vertAlign w:val="superscript"/>
        </w:rPr>
        <w:t>1</w:t>
      </w:r>
      <w:r>
        <w:rPr>
          <w:rFonts w:ascii="Arial" w:hAnsi="Arial" w:cs="Arial"/>
          <w:sz w:val="24"/>
          <w:szCs w:val="24"/>
          <w:vertAlign w:val="superscript"/>
        </w:rPr>
        <w:t>8</w:t>
      </w:r>
      <w:r w:rsidRPr="00174B2D">
        <w:rPr>
          <w:rFonts w:ascii="Arial" w:hAnsi="Arial" w:cs="Arial"/>
          <w:sz w:val="24"/>
          <w:szCs w:val="24"/>
        </w:rPr>
        <w:t>, Julia Tavella</w:t>
      </w:r>
      <w:r>
        <w:rPr>
          <w:rFonts w:ascii="Arial" w:hAnsi="Arial" w:cs="Arial"/>
          <w:sz w:val="24"/>
          <w:szCs w:val="24"/>
          <w:vertAlign w:val="superscript"/>
        </w:rPr>
        <w:t>11</w:t>
      </w:r>
      <w:r w:rsidRPr="00174B2D">
        <w:rPr>
          <w:rFonts w:ascii="Arial" w:hAnsi="Arial" w:cs="Arial"/>
          <w:sz w:val="24"/>
          <w:szCs w:val="24"/>
        </w:rPr>
        <w:t>, Débora C. Rother</w:t>
      </w:r>
      <w:r w:rsidR="007F779E">
        <w:rPr>
          <w:rFonts w:ascii="Arial" w:hAnsi="Arial" w:cs="Arial"/>
          <w:sz w:val="24"/>
          <w:szCs w:val="24"/>
          <w:vertAlign w:val="superscript"/>
        </w:rPr>
        <w:t>3</w:t>
      </w:r>
      <w:r w:rsidRPr="00174B2D">
        <w:rPr>
          <w:rFonts w:ascii="Arial" w:hAnsi="Arial" w:cs="Arial"/>
          <w:sz w:val="24"/>
          <w:szCs w:val="24"/>
        </w:rPr>
        <w:t>, Mariano Devoto</w:t>
      </w:r>
      <w:r>
        <w:rPr>
          <w:rFonts w:ascii="Arial" w:hAnsi="Arial" w:cs="Arial"/>
          <w:sz w:val="24"/>
          <w:szCs w:val="24"/>
          <w:vertAlign w:val="superscript"/>
        </w:rPr>
        <w:t>11</w:t>
      </w:r>
      <w:r w:rsidR="005B64A3">
        <w:rPr>
          <w:rFonts w:ascii="Arial" w:hAnsi="Arial" w:cs="Arial"/>
          <w:sz w:val="24"/>
          <w:szCs w:val="24"/>
          <w:vertAlign w:val="superscript"/>
        </w:rPr>
        <w:t>,19</w:t>
      </w:r>
      <w:r w:rsidRPr="00174B2D">
        <w:rPr>
          <w:rFonts w:ascii="Arial" w:hAnsi="Arial" w:cs="Arial"/>
          <w:sz w:val="24"/>
          <w:szCs w:val="24"/>
        </w:rPr>
        <w:t xml:space="preserve">, Paulo R. </w:t>
      </w:r>
      <w:proofErr w:type="spellStart"/>
      <w:r w:rsidRPr="00174B2D">
        <w:rPr>
          <w:rFonts w:ascii="Arial" w:hAnsi="Arial" w:cs="Arial"/>
          <w:sz w:val="24"/>
          <w:szCs w:val="24"/>
        </w:rPr>
        <w:t>Guimarães</w:t>
      </w:r>
      <w:proofErr w:type="spellEnd"/>
      <w:r w:rsidRPr="00174B2D">
        <w:rPr>
          <w:rFonts w:ascii="Arial" w:hAnsi="Arial" w:cs="Arial"/>
          <w:sz w:val="24"/>
          <w:szCs w:val="24"/>
        </w:rPr>
        <w:t xml:space="preserve"> Jr.</w:t>
      </w:r>
      <w:r w:rsidR="007F779E">
        <w:rPr>
          <w:rFonts w:ascii="Arial" w:hAnsi="Arial" w:cs="Arial"/>
          <w:sz w:val="24"/>
          <w:szCs w:val="24"/>
          <w:vertAlign w:val="superscript"/>
        </w:rPr>
        <w:t>3</w:t>
      </w:r>
      <w:r w:rsidRPr="00174B2D">
        <w:rPr>
          <w:rFonts w:ascii="Arial" w:hAnsi="Arial" w:cs="Arial"/>
          <w:sz w:val="24"/>
          <w:szCs w:val="24"/>
        </w:rPr>
        <w:t xml:space="preserve"> &amp; Darren M. Evans</w:t>
      </w:r>
      <w:r w:rsidRPr="00174B2D">
        <w:rPr>
          <w:rFonts w:ascii="Arial" w:hAnsi="Arial" w:cs="Arial"/>
          <w:sz w:val="24"/>
          <w:szCs w:val="24"/>
          <w:vertAlign w:val="superscript"/>
        </w:rPr>
        <w:t>1</w:t>
      </w:r>
      <w:r w:rsidRPr="00174B2D">
        <w:rPr>
          <w:rFonts w:ascii="Arial" w:hAnsi="Arial" w:cs="Arial"/>
          <w:sz w:val="24"/>
          <w:szCs w:val="24"/>
        </w:rPr>
        <w:t>*</w:t>
      </w:r>
    </w:p>
    <w:p w14:paraId="12B4630D" w14:textId="77777777" w:rsidR="00F509BE" w:rsidRPr="00174B2D" w:rsidRDefault="00F509BE" w:rsidP="00F509BE">
      <w:pPr>
        <w:spacing w:after="120" w:line="360" w:lineRule="auto"/>
        <w:rPr>
          <w:rFonts w:ascii="Arial" w:hAnsi="Arial" w:cs="Arial"/>
          <w:sz w:val="24"/>
          <w:szCs w:val="24"/>
        </w:rPr>
      </w:pPr>
      <w:r w:rsidRPr="00174B2D">
        <w:rPr>
          <w:rFonts w:ascii="Arial" w:hAnsi="Arial" w:cs="Arial"/>
          <w:sz w:val="24"/>
          <w:szCs w:val="24"/>
          <w:vertAlign w:val="superscript"/>
        </w:rPr>
        <w:t xml:space="preserve">1 </w:t>
      </w:r>
      <w:r w:rsidRPr="00174B2D">
        <w:rPr>
          <w:rFonts w:ascii="Arial" w:hAnsi="Arial" w:cs="Arial"/>
          <w:sz w:val="24"/>
          <w:szCs w:val="24"/>
        </w:rPr>
        <w:t>School of Natural and Environmental Sciences, Newcastle University, Newcastle upon Tyne, NE1 7RU, UK.</w:t>
      </w:r>
    </w:p>
    <w:p w14:paraId="2D48A6A4" w14:textId="7C52C8EC" w:rsidR="00F509BE" w:rsidRPr="00174B2D" w:rsidRDefault="00F509BE" w:rsidP="00F509BE">
      <w:pPr>
        <w:spacing w:after="120" w:line="360" w:lineRule="auto"/>
        <w:rPr>
          <w:rFonts w:ascii="Arial" w:hAnsi="Arial" w:cs="Arial"/>
          <w:sz w:val="24"/>
          <w:szCs w:val="24"/>
        </w:rPr>
      </w:pPr>
      <w:r w:rsidRPr="00174B2D">
        <w:rPr>
          <w:rFonts w:ascii="Arial" w:hAnsi="Arial" w:cs="Arial"/>
          <w:sz w:val="24"/>
          <w:szCs w:val="24"/>
          <w:vertAlign w:val="superscript"/>
        </w:rPr>
        <w:t xml:space="preserve">2 </w:t>
      </w:r>
      <w:proofErr w:type="spellStart"/>
      <w:r w:rsidR="007F779E" w:rsidRPr="00174B2D">
        <w:rPr>
          <w:rFonts w:ascii="Arial" w:hAnsi="Arial" w:cs="Arial"/>
          <w:sz w:val="24"/>
          <w:szCs w:val="24"/>
        </w:rPr>
        <w:t>Laboratorio</w:t>
      </w:r>
      <w:proofErr w:type="spellEnd"/>
      <w:r w:rsidR="007F779E" w:rsidRPr="00174B2D">
        <w:rPr>
          <w:rFonts w:ascii="Arial" w:hAnsi="Arial" w:cs="Arial"/>
          <w:sz w:val="24"/>
          <w:szCs w:val="24"/>
        </w:rPr>
        <w:t xml:space="preserve"> de </w:t>
      </w:r>
      <w:proofErr w:type="spellStart"/>
      <w:r w:rsidR="007F779E" w:rsidRPr="00174B2D">
        <w:rPr>
          <w:rFonts w:ascii="Arial" w:hAnsi="Arial" w:cs="Arial"/>
          <w:sz w:val="24"/>
          <w:szCs w:val="24"/>
        </w:rPr>
        <w:t>Ecología</w:t>
      </w:r>
      <w:proofErr w:type="spellEnd"/>
      <w:r w:rsidR="007F779E" w:rsidRPr="00174B2D">
        <w:rPr>
          <w:rFonts w:ascii="Arial" w:hAnsi="Arial" w:cs="Arial"/>
          <w:sz w:val="24"/>
          <w:szCs w:val="24"/>
        </w:rPr>
        <w:t xml:space="preserve"> del </w:t>
      </w:r>
      <w:proofErr w:type="spellStart"/>
      <w:r w:rsidR="007F779E" w:rsidRPr="00174B2D">
        <w:rPr>
          <w:rFonts w:ascii="Arial" w:hAnsi="Arial" w:cs="Arial"/>
          <w:sz w:val="24"/>
          <w:szCs w:val="24"/>
        </w:rPr>
        <w:t>Paisaje</w:t>
      </w:r>
      <w:proofErr w:type="spellEnd"/>
      <w:r w:rsidR="007F779E" w:rsidRPr="00174B2D">
        <w:rPr>
          <w:rFonts w:ascii="Arial" w:hAnsi="Arial" w:cs="Arial"/>
          <w:sz w:val="24"/>
          <w:szCs w:val="24"/>
        </w:rPr>
        <w:t xml:space="preserve"> y </w:t>
      </w:r>
      <w:proofErr w:type="spellStart"/>
      <w:r w:rsidR="007F779E" w:rsidRPr="00174B2D">
        <w:rPr>
          <w:rFonts w:ascii="Arial" w:hAnsi="Arial" w:cs="Arial"/>
          <w:sz w:val="24"/>
          <w:szCs w:val="24"/>
        </w:rPr>
        <w:t>Modelación</w:t>
      </w:r>
      <w:proofErr w:type="spellEnd"/>
      <w:r w:rsidR="007F779E" w:rsidRPr="00174B2D">
        <w:rPr>
          <w:rFonts w:ascii="Arial" w:hAnsi="Arial" w:cs="Arial"/>
          <w:sz w:val="24"/>
          <w:szCs w:val="24"/>
        </w:rPr>
        <w:t xml:space="preserve"> de </w:t>
      </w:r>
      <w:proofErr w:type="spellStart"/>
      <w:r w:rsidR="007F779E" w:rsidRPr="00174B2D">
        <w:rPr>
          <w:rFonts w:ascii="Arial" w:hAnsi="Arial" w:cs="Arial"/>
          <w:sz w:val="24"/>
          <w:szCs w:val="24"/>
        </w:rPr>
        <w:t>Ecosistemas</w:t>
      </w:r>
      <w:proofErr w:type="spellEnd"/>
      <w:r w:rsidR="007F779E" w:rsidRPr="00174B2D">
        <w:rPr>
          <w:rFonts w:ascii="Arial" w:hAnsi="Arial" w:cs="Arial"/>
          <w:sz w:val="24"/>
          <w:szCs w:val="24"/>
        </w:rPr>
        <w:t xml:space="preserve"> ECOLMOD, </w:t>
      </w:r>
      <w:proofErr w:type="spellStart"/>
      <w:r w:rsidR="007F779E" w:rsidRPr="00174B2D">
        <w:rPr>
          <w:rFonts w:ascii="Arial" w:hAnsi="Arial" w:cs="Arial"/>
          <w:sz w:val="24"/>
          <w:szCs w:val="24"/>
        </w:rPr>
        <w:t>Departamento</w:t>
      </w:r>
      <w:proofErr w:type="spellEnd"/>
      <w:r w:rsidR="007F779E" w:rsidRPr="00174B2D">
        <w:rPr>
          <w:rFonts w:ascii="Arial" w:hAnsi="Arial" w:cs="Arial"/>
          <w:sz w:val="24"/>
          <w:szCs w:val="24"/>
        </w:rPr>
        <w:t xml:space="preserve"> de </w:t>
      </w:r>
      <w:proofErr w:type="spellStart"/>
      <w:r w:rsidR="007F779E" w:rsidRPr="00174B2D">
        <w:rPr>
          <w:rFonts w:ascii="Arial" w:hAnsi="Arial" w:cs="Arial"/>
          <w:sz w:val="24"/>
          <w:szCs w:val="24"/>
        </w:rPr>
        <w:t>Biología</w:t>
      </w:r>
      <w:proofErr w:type="spellEnd"/>
      <w:r w:rsidR="007F779E" w:rsidRPr="00174B2D">
        <w:rPr>
          <w:rFonts w:ascii="Arial" w:hAnsi="Arial" w:cs="Arial"/>
          <w:sz w:val="24"/>
          <w:szCs w:val="24"/>
        </w:rPr>
        <w:t xml:space="preserve">, </w:t>
      </w:r>
      <w:proofErr w:type="spellStart"/>
      <w:r w:rsidR="007F779E" w:rsidRPr="00174B2D">
        <w:rPr>
          <w:rFonts w:ascii="Arial" w:hAnsi="Arial" w:cs="Arial"/>
          <w:sz w:val="24"/>
          <w:szCs w:val="24"/>
        </w:rPr>
        <w:t>Facultad</w:t>
      </w:r>
      <w:proofErr w:type="spellEnd"/>
      <w:r w:rsidR="007F779E" w:rsidRPr="00174B2D">
        <w:rPr>
          <w:rFonts w:ascii="Arial" w:hAnsi="Arial" w:cs="Arial"/>
          <w:sz w:val="24"/>
          <w:szCs w:val="24"/>
        </w:rPr>
        <w:t xml:space="preserve"> de </w:t>
      </w:r>
      <w:proofErr w:type="spellStart"/>
      <w:r w:rsidR="007F779E" w:rsidRPr="00174B2D">
        <w:rPr>
          <w:rFonts w:ascii="Arial" w:hAnsi="Arial" w:cs="Arial"/>
          <w:sz w:val="24"/>
          <w:szCs w:val="24"/>
        </w:rPr>
        <w:t>Ciencias</w:t>
      </w:r>
      <w:proofErr w:type="spellEnd"/>
      <w:r w:rsidR="007F779E" w:rsidRPr="00174B2D">
        <w:rPr>
          <w:rFonts w:ascii="Arial" w:hAnsi="Arial" w:cs="Arial"/>
          <w:sz w:val="24"/>
          <w:szCs w:val="24"/>
        </w:rPr>
        <w:t xml:space="preserve">, Universidad Nacional de Colombia, </w:t>
      </w:r>
      <w:proofErr w:type="spellStart"/>
      <w:r w:rsidR="007F779E" w:rsidRPr="00174B2D">
        <w:rPr>
          <w:rFonts w:ascii="Arial" w:hAnsi="Arial" w:cs="Arial"/>
          <w:sz w:val="24"/>
          <w:szCs w:val="24"/>
        </w:rPr>
        <w:t>Sede</w:t>
      </w:r>
      <w:proofErr w:type="spellEnd"/>
      <w:r w:rsidR="007F779E" w:rsidRPr="00174B2D">
        <w:rPr>
          <w:rFonts w:ascii="Arial" w:hAnsi="Arial" w:cs="Arial"/>
          <w:sz w:val="24"/>
          <w:szCs w:val="24"/>
        </w:rPr>
        <w:t xml:space="preserve"> Bogotá, Colombia.</w:t>
      </w:r>
    </w:p>
    <w:p w14:paraId="572DAEE7" w14:textId="2A8B9B10" w:rsidR="00F509BE" w:rsidRPr="00174B2D" w:rsidRDefault="00F509BE" w:rsidP="00F509BE">
      <w:pPr>
        <w:spacing w:after="120" w:line="360" w:lineRule="auto"/>
        <w:rPr>
          <w:rFonts w:ascii="Arial" w:hAnsi="Arial" w:cs="Arial"/>
          <w:sz w:val="24"/>
          <w:szCs w:val="24"/>
        </w:rPr>
      </w:pPr>
      <w:r w:rsidRPr="00174B2D">
        <w:rPr>
          <w:rFonts w:ascii="Arial" w:hAnsi="Arial" w:cs="Arial"/>
          <w:sz w:val="24"/>
          <w:szCs w:val="24"/>
          <w:vertAlign w:val="superscript"/>
        </w:rPr>
        <w:t>3</w:t>
      </w:r>
      <w:r w:rsidRPr="00174B2D">
        <w:rPr>
          <w:rFonts w:ascii="Arial" w:hAnsi="Arial" w:cs="Arial"/>
          <w:sz w:val="24"/>
          <w:szCs w:val="24"/>
        </w:rPr>
        <w:t xml:space="preserve"> </w:t>
      </w:r>
      <w:proofErr w:type="spellStart"/>
      <w:r w:rsidR="007F779E" w:rsidRPr="00174B2D">
        <w:rPr>
          <w:rFonts w:ascii="Arial" w:hAnsi="Arial" w:cs="Arial"/>
          <w:sz w:val="24"/>
          <w:szCs w:val="24"/>
        </w:rPr>
        <w:t>Departamento</w:t>
      </w:r>
      <w:proofErr w:type="spellEnd"/>
      <w:r w:rsidR="007F779E" w:rsidRPr="00174B2D">
        <w:rPr>
          <w:rFonts w:ascii="Arial" w:hAnsi="Arial" w:cs="Arial"/>
          <w:sz w:val="24"/>
          <w:szCs w:val="24"/>
        </w:rPr>
        <w:t xml:space="preserve"> de </w:t>
      </w:r>
      <w:proofErr w:type="spellStart"/>
      <w:r w:rsidR="007F779E" w:rsidRPr="00174B2D">
        <w:rPr>
          <w:rFonts w:ascii="Arial" w:hAnsi="Arial" w:cs="Arial"/>
          <w:sz w:val="24"/>
          <w:szCs w:val="24"/>
        </w:rPr>
        <w:t>Ecologia</w:t>
      </w:r>
      <w:proofErr w:type="spellEnd"/>
      <w:r w:rsidR="007F779E" w:rsidRPr="00174B2D">
        <w:rPr>
          <w:rFonts w:ascii="Arial" w:hAnsi="Arial" w:cs="Arial"/>
          <w:sz w:val="24"/>
          <w:szCs w:val="24"/>
        </w:rPr>
        <w:t xml:space="preserve">, Instituto de </w:t>
      </w:r>
      <w:proofErr w:type="spellStart"/>
      <w:r w:rsidR="007F779E" w:rsidRPr="00174B2D">
        <w:rPr>
          <w:rFonts w:ascii="Arial" w:hAnsi="Arial" w:cs="Arial"/>
          <w:sz w:val="24"/>
          <w:szCs w:val="24"/>
        </w:rPr>
        <w:t>Biociências</w:t>
      </w:r>
      <w:proofErr w:type="spellEnd"/>
      <w:r w:rsidR="007F779E" w:rsidRPr="00174B2D">
        <w:rPr>
          <w:rFonts w:ascii="Arial" w:hAnsi="Arial" w:cs="Arial"/>
          <w:sz w:val="24"/>
          <w:szCs w:val="24"/>
        </w:rPr>
        <w:t xml:space="preserve">, </w:t>
      </w:r>
      <w:proofErr w:type="spellStart"/>
      <w:r w:rsidR="007F779E" w:rsidRPr="00174B2D">
        <w:rPr>
          <w:rFonts w:ascii="Arial" w:hAnsi="Arial" w:cs="Arial"/>
          <w:sz w:val="24"/>
          <w:szCs w:val="24"/>
        </w:rPr>
        <w:t>Universidade</w:t>
      </w:r>
      <w:proofErr w:type="spellEnd"/>
      <w:r w:rsidR="007F779E" w:rsidRPr="00174B2D">
        <w:rPr>
          <w:rFonts w:ascii="Arial" w:hAnsi="Arial" w:cs="Arial"/>
          <w:sz w:val="24"/>
          <w:szCs w:val="24"/>
        </w:rPr>
        <w:t xml:space="preserve"> de São Paulo, São Paulo, 05508-090, Brazil.</w:t>
      </w:r>
    </w:p>
    <w:p w14:paraId="0E9BBF25" w14:textId="06DD885A" w:rsidR="00F509BE" w:rsidRPr="00174B2D" w:rsidRDefault="00F509BE" w:rsidP="00F509BE">
      <w:pPr>
        <w:spacing w:after="120" w:line="360" w:lineRule="auto"/>
        <w:rPr>
          <w:rFonts w:ascii="Arial" w:hAnsi="Arial" w:cs="Arial"/>
          <w:sz w:val="24"/>
          <w:szCs w:val="24"/>
        </w:rPr>
      </w:pPr>
      <w:r w:rsidRPr="00174B2D">
        <w:rPr>
          <w:rFonts w:ascii="Arial" w:hAnsi="Arial" w:cs="Arial"/>
          <w:sz w:val="24"/>
          <w:szCs w:val="24"/>
          <w:vertAlign w:val="superscript"/>
        </w:rPr>
        <w:t>4</w:t>
      </w:r>
      <w:r w:rsidRPr="00174B2D">
        <w:rPr>
          <w:rFonts w:ascii="Arial" w:hAnsi="Arial" w:cs="Arial"/>
          <w:sz w:val="24"/>
          <w:szCs w:val="24"/>
        </w:rPr>
        <w:t xml:space="preserve"> Instituto </w:t>
      </w:r>
      <w:proofErr w:type="spellStart"/>
      <w:r w:rsidRPr="00174B2D">
        <w:rPr>
          <w:rFonts w:ascii="Arial" w:hAnsi="Arial" w:cs="Arial"/>
          <w:sz w:val="24"/>
          <w:szCs w:val="24"/>
        </w:rPr>
        <w:t>Multidisciplinario</w:t>
      </w:r>
      <w:proofErr w:type="spellEnd"/>
      <w:r w:rsidRPr="00174B2D">
        <w:rPr>
          <w:rFonts w:ascii="Arial" w:hAnsi="Arial" w:cs="Arial"/>
          <w:sz w:val="24"/>
          <w:szCs w:val="24"/>
        </w:rPr>
        <w:t xml:space="preserve"> de </w:t>
      </w:r>
      <w:proofErr w:type="spellStart"/>
      <w:r w:rsidRPr="00174B2D">
        <w:rPr>
          <w:rFonts w:ascii="Arial" w:hAnsi="Arial" w:cs="Arial"/>
          <w:sz w:val="24"/>
          <w:szCs w:val="24"/>
        </w:rPr>
        <w:t>Biologia</w:t>
      </w:r>
      <w:proofErr w:type="spellEnd"/>
      <w:r w:rsidRPr="00174B2D">
        <w:rPr>
          <w:rFonts w:ascii="Arial" w:hAnsi="Arial" w:cs="Arial"/>
          <w:sz w:val="24"/>
          <w:szCs w:val="24"/>
        </w:rPr>
        <w:t xml:space="preserve"> Vegetal </w:t>
      </w:r>
      <w:proofErr w:type="spellStart"/>
      <w:r w:rsidRPr="00174B2D">
        <w:rPr>
          <w:rFonts w:ascii="Arial" w:hAnsi="Arial" w:cs="Arial"/>
          <w:sz w:val="24"/>
          <w:szCs w:val="24"/>
        </w:rPr>
        <w:t>FCEFyN</w:t>
      </w:r>
      <w:proofErr w:type="spellEnd"/>
      <w:r w:rsidRPr="00174B2D">
        <w:rPr>
          <w:rFonts w:ascii="Arial" w:hAnsi="Arial" w:cs="Arial"/>
          <w:sz w:val="24"/>
          <w:szCs w:val="24"/>
        </w:rPr>
        <w:t xml:space="preserve">, Universidad Nacional de Cordoba, CONICET, </w:t>
      </w:r>
      <w:r w:rsidR="0069447A" w:rsidRPr="00174B2D">
        <w:rPr>
          <w:rFonts w:ascii="Arial" w:hAnsi="Arial" w:cs="Arial"/>
          <w:sz w:val="24"/>
          <w:szCs w:val="24"/>
        </w:rPr>
        <w:t>Cordoba</w:t>
      </w:r>
      <w:r w:rsidR="0069447A">
        <w:rPr>
          <w:rFonts w:ascii="Arial" w:hAnsi="Arial" w:cs="Arial"/>
          <w:sz w:val="24"/>
          <w:szCs w:val="24"/>
        </w:rPr>
        <w:t>,</w:t>
      </w:r>
      <w:r w:rsidR="0069447A" w:rsidRPr="00174B2D">
        <w:rPr>
          <w:rFonts w:ascii="Arial" w:hAnsi="Arial" w:cs="Arial"/>
          <w:sz w:val="24"/>
          <w:szCs w:val="24"/>
        </w:rPr>
        <w:t xml:space="preserve"> </w:t>
      </w:r>
      <w:r w:rsidRPr="00174B2D">
        <w:rPr>
          <w:rFonts w:ascii="Arial" w:hAnsi="Arial" w:cs="Arial"/>
          <w:sz w:val="24"/>
          <w:szCs w:val="24"/>
        </w:rPr>
        <w:t xml:space="preserve">Argentina. </w:t>
      </w:r>
    </w:p>
    <w:p w14:paraId="08009F26" w14:textId="77777777" w:rsidR="00F509BE" w:rsidRPr="00F738C5" w:rsidRDefault="00F509BE" w:rsidP="00F509BE">
      <w:pPr>
        <w:spacing w:after="120" w:line="360" w:lineRule="auto"/>
        <w:rPr>
          <w:rFonts w:ascii="Arial" w:hAnsi="Arial" w:cs="Arial"/>
          <w:sz w:val="24"/>
          <w:szCs w:val="24"/>
        </w:rPr>
      </w:pPr>
      <w:r w:rsidRPr="00F738C5">
        <w:rPr>
          <w:rFonts w:ascii="Arial" w:hAnsi="Arial" w:cs="Arial"/>
          <w:sz w:val="24"/>
          <w:szCs w:val="24"/>
          <w:vertAlign w:val="superscript"/>
        </w:rPr>
        <w:t xml:space="preserve">5 </w:t>
      </w:r>
      <w:proofErr w:type="spellStart"/>
      <w:r w:rsidRPr="00F738C5">
        <w:rPr>
          <w:rFonts w:ascii="Arial" w:hAnsi="Arial" w:cs="Arial"/>
          <w:sz w:val="24"/>
          <w:szCs w:val="24"/>
        </w:rPr>
        <w:t>Departamento</w:t>
      </w:r>
      <w:proofErr w:type="spellEnd"/>
      <w:r w:rsidRPr="00F738C5">
        <w:rPr>
          <w:rFonts w:ascii="Arial" w:hAnsi="Arial" w:cs="Arial"/>
          <w:sz w:val="24"/>
          <w:szCs w:val="24"/>
        </w:rPr>
        <w:t xml:space="preserve"> de </w:t>
      </w:r>
      <w:proofErr w:type="spellStart"/>
      <w:r w:rsidRPr="00F738C5">
        <w:rPr>
          <w:rFonts w:ascii="Arial" w:hAnsi="Arial" w:cs="Arial"/>
          <w:sz w:val="24"/>
          <w:szCs w:val="24"/>
        </w:rPr>
        <w:t>Ecologia</w:t>
      </w:r>
      <w:proofErr w:type="spellEnd"/>
      <w:r w:rsidRPr="00F738C5">
        <w:rPr>
          <w:rFonts w:ascii="Arial" w:hAnsi="Arial" w:cs="Arial"/>
          <w:sz w:val="24"/>
          <w:szCs w:val="24"/>
        </w:rPr>
        <w:t xml:space="preserve">, </w:t>
      </w:r>
      <w:proofErr w:type="spellStart"/>
      <w:r w:rsidRPr="00F738C5">
        <w:rPr>
          <w:rFonts w:ascii="Arial" w:hAnsi="Arial" w:cs="Arial"/>
          <w:sz w:val="24"/>
          <w:szCs w:val="24"/>
        </w:rPr>
        <w:t>Universidade</w:t>
      </w:r>
      <w:proofErr w:type="spellEnd"/>
      <w:r w:rsidRPr="00F738C5">
        <w:rPr>
          <w:rFonts w:ascii="Arial" w:hAnsi="Arial" w:cs="Arial"/>
          <w:sz w:val="24"/>
          <w:szCs w:val="24"/>
        </w:rPr>
        <w:t xml:space="preserve"> Federal de </w:t>
      </w:r>
      <w:proofErr w:type="spellStart"/>
      <w:r w:rsidRPr="00F738C5">
        <w:rPr>
          <w:rFonts w:ascii="Arial" w:hAnsi="Arial" w:cs="Arial"/>
          <w:sz w:val="24"/>
          <w:szCs w:val="24"/>
        </w:rPr>
        <w:t>Goiás</w:t>
      </w:r>
      <w:proofErr w:type="spellEnd"/>
      <w:r w:rsidRPr="00F738C5">
        <w:rPr>
          <w:rFonts w:ascii="Arial" w:hAnsi="Arial" w:cs="Arial"/>
          <w:sz w:val="24"/>
          <w:szCs w:val="24"/>
        </w:rPr>
        <w:t xml:space="preserve">, Campus </w:t>
      </w:r>
      <w:proofErr w:type="spellStart"/>
      <w:r w:rsidRPr="00F738C5">
        <w:rPr>
          <w:rFonts w:ascii="Arial" w:hAnsi="Arial" w:cs="Arial"/>
          <w:sz w:val="24"/>
          <w:szCs w:val="24"/>
        </w:rPr>
        <w:t>Samambaia</w:t>
      </w:r>
      <w:proofErr w:type="spellEnd"/>
      <w:r w:rsidRPr="00F738C5">
        <w:rPr>
          <w:rFonts w:ascii="Arial" w:hAnsi="Arial" w:cs="Arial"/>
          <w:sz w:val="24"/>
          <w:szCs w:val="24"/>
        </w:rPr>
        <w:t xml:space="preserve">, </w:t>
      </w:r>
      <w:proofErr w:type="spellStart"/>
      <w:r w:rsidRPr="00F738C5">
        <w:rPr>
          <w:rFonts w:ascii="Arial" w:hAnsi="Arial" w:cs="Arial"/>
          <w:sz w:val="24"/>
          <w:szCs w:val="24"/>
        </w:rPr>
        <w:t>Goiânia</w:t>
      </w:r>
      <w:proofErr w:type="spellEnd"/>
      <w:r w:rsidRPr="00F738C5">
        <w:rPr>
          <w:rFonts w:ascii="Arial" w:hAnsi="Arial" w:cs="Arial"/>
          <w:sz w:val="24"/>
          <w:szCs w:val="24"/>
        </w:rPr>
        <w:t>, Brazil</w:t>
      </w:r>
      <w:r>
        <w:rPr>
          <w:rFonts w:ascii="Arial" w:hAnsi="Arial" w:cs="Arial"/>
          <w:sz w:val="24"/>
          <w:szCs w:val="24"/>
        </w:rPr>
        <w:t>.</w:t>
      </w:r>
    </w:p>
    <w:p w14:paraId="1AE62AD5" w14:textId="77777777" w:rsidR="00F509BE" w:rsidRDefault="00F509BE" w:rsidP="00F509BE">
      <w:pPr>
        <w:spacing w:after="120" w:line="360" w:lineRule="auto"/>
        <w:rPr>
          <w:rFonts w:ascii="Arial" w:hAnsi="Arial" w:cs="Arial"/>
          <w:sz w:val="24"/>
          <w:szCs w:val="24"/>
          <w:vertAlign w:val="superscript"/>
        </w:rPr>
      </w:pPr>
      <w:r w:rsidRPr="00F738C5">
        <w:rPr>
          <w:rFonts w:ascii="Arial" w:hAnsi="Arial" w:cs="Arial"/>
          <w:sz w:val="24"/>
          <w:szCs w:val="24"/>
          <w:vertAlign w:val="superscript"/>
        </w:rPr>
        <w:t xml:space="preserve">6 </w:t>
      </w:r>
      <w:r w:rsidRPr="00F738C5">
        <w:rPr>
          <w:rFonts w:ascii="Arial" w:hAnsi="Arial" w:cs="Arial"/>
          <w:sz w:val="24"/>
          <w:szCs w:val="24"/>
        </w:rPr>
        <w:t xml:space="preserve">Centre for Ecology, Evolution and Environmental Changes (cE3c), University of </w:t>
      </w:r>
      <w:proofErr w:type="spellStart"/>
      <w:r w:rsidRPr="00F738C5">
        <w:rPr>
          <w:rFonts w:ascii="Arial" w:hAnsi="Arial" w:cs="Arial"/>
          <w:sz w:val="24"/>
          <w:szCs w:val="24"/>
        </w:rPr>
        <w:t>Lisboa</w:t>
      </w:r>
      <w:proofErr w:type="spellEnd"/>
      <w:r w:rsidRPr="00F738C5">
        <w:rPr>
          <w:rFonts w:ascii="Arial" w:hAnsi="Arial" w:cs="Arial"/>
          <w:sz w:val="24"/>
          <w:szCs w:val="24"/>
        </w:rPr>
        <w:t>, Lisbon, Portugal</w:t>
      </w:r>
      <w:r w:rsidRPr="00F738C5">
        <w:rPr>
          <w:rFonts w:ascii="Arial" w:hAnsi="Arial" w:cs="Arial"/>
          <w:sz w:val="24"/>
          <w:szCs w:val="24"/>
          <w:vertAlign w:val="superscript"/>
        </w:rPr>
        <w:t xml:space="preserve"> </w:t>
      </w:r>
    </w:p>
    <w:p w14:paraId="0B05DF6F" w14:textId="77777777" w:rsidR="00F509BE" w:rsidRPr="00174B2D" w:rsidRDefault="00F509BE" w:rsidP="00F509BE">
      <w:pPr>
        <w:spacing w:after="120" w:line="360" w:lineRule="auto"/>
        <w:rPr>
          <w:rFonts w:ascii="Arial" w:hAnsi="Arial" w:cs="Arial"/>
          <w:sz w:val="24"/>
          <w:szCs w:val="24"/>
        </w:rPr>
      </w:pPr>
      <w:r>
        <w:rPr>
          <w:rFonts w:ascii="Arial" w:hAnsi="Arial" w:cs="Arial"/>
          <w:sz w:val="24"/>
          <w:szCs w:val="24"/>
          <w:vertAlign w:val="superscript"/>
        </w:rPr>
        <w:t xml:space="preserve">7 </w:t>
      </w:r>
      <w:r w:rsidRPr="00174B2D">
        <w:rPr>
          <w:rFonts w:ascii="Arial" w:hAnsi="Arial" w:cs="Arial"/>
          <w:sz w:val="24"/>
          <w:szCs w:val="24"/>
        </w:rPr>
        <w:t>School of Mathematics, Statistics and Physics, Newcastle University, Newcastle upon Tyne, NE1 7RU, UK.</w:t>
      </w:r>
    </w:p>
    <w:p w14:paraId="7B5965AF" w14:textId="77777777" w:rsidR="00F509BE" w:rsidRPr="00174B2D" w:rsidRDefault="00F509BE" w:rsidP="00F509BE">
      <w:pPr>
        <w:spacing w:after="120" w:line="360" w:lineRule="auto"/>
        <w:rPr>
          <w:rFonts w:ascii="Arial" w:hAnsi="Arial" w:cs="Arial"/>
          <w:sz w:val="24"/>
          <w:szCs w:val="24"/>
        </w:rPr>
      </w:pPr>
      <w:r w:rsidRPr="00F738C5">
        <w:rPr>
          <w:rFonts w:ascii="Arial" w:hAnsi="Arial" w:cs="Arial"/>
          <w:sz w:val="24"/>
          <w:szCs w:val="24"/>
          <w:vertAlign w:val="superscript"/>
        </w:rPr>
        <w:t xml:space="preserve">8 </w:t>
      </w:r>
      <w:r w:rsidRPr="00174B2D">
        <w:rPr>
          <w:rFonts w:ascii="Arial" w:hAnsi="Arial" w:cs="Arial"/>
          <w:sz w:val="24"/>
          <w:szCs w:val="24"/>
        </w:rPr>
        <w:t xml:space="preserve">Grupo de </w:t>
      </w:r>
      <w:proofErr w:type="spellStart"/>
      <w:r w:rsidRPr="00174B2D">
        <w:rPr>
          <w:rFonts w:ascii="Arial" w:hAnsi="Arial" w:cs="Arial"/>
          <w:sz w:val="24"/>
          <w:szCs w:val="24"/>
        </w:rPr>
        <w:t>Sistemas</w:t>
      </w:r>
      <w:proofErr w:type="spellEnd"/>
      <w:r w:rsidRPr="00174B2D">
        <w:rPr>
          <w:rFonts w:ascii="Arial" w:hAnsi="Arial" w:cs="Arial"/>
          <w:sz w:val="24"/>
          <w:szCs w:val="24"/>
        </w:rPr>
        <w:t xml:space="preserve"> </w:t>
      </w:r>
      <w:proofErr w:type="spellStart"/>
      <w:r w:rsidRPr="00174B2D">
        <w:rPr>
          <w:rFonts w:ascii="Arial" w:hAnsi="Arial" w:cs="Arial"/>
          <w:sz w:val="24"/>
          <w:szCs w:val="24"/>
        </w:rPr>
        <w:t>Complejos</w:t>
      </w:r>
      <w:proofErr w:type="spellEnd"/>
      <w:r w:rsidRPr="00174B2D">
        <w:rPr>
          <w:rFonts w:ascii="Arial" w:hAnsi="Arial" w:cs="Arial"/>
          <w:sz w:val="24"/>
          <w:szCs w:val="24"/>
        </w:rPr>
        <w:t xml:space="preserve"> y </w:t>
      </w:r>
      <w:proofErr w:type="spellStart"/>
      <w:r w:rsidRPr="00174B2D">
        <w:rPr>
          <w:rFonts w:ascii="Arial" w:hAnsi="Arial" w:cs="Arial"/>
          <w:sz w:val="24"/>
          <w:szCs w:val="24"/>
        </w:rPr>
        <w:t>Física</w:t>
      </w:r>
      <w:proofErr w:type="spellEnd"/>
      <w:r w:rsidRPr="00174B2D">
        <w:rPr>
          <w:rFonts w:ascii="Arial" w:hAnsi="Arial" w:cs="Arial"/>
          <w:sz w:val="24"/>
          <w:szCs w:val="24"/>
        </w:rPr>
        <w:t xml:space="preserve"> </w:t>
      </w:r>
      <w:proofErr w:type="spellStart"/>
      <w:r w:rsidRPr="00174B2D">
        <w:rPr>
          <w:rFonts w:ascii="Arial" w:hAnsi="Arial" w:cs="Arial"/>
          <w:sz w:val="24"/>
          <w:szCs w:val="24"/>
        </w:rPr>
        <w:t>Estadística</w:t>
      </w:r>
      <w:proofErr w:type="spellEnd"/>
      <w:r w:rsidRPr="00174B2D">
        <w:rPr>
          <w:rFonts w:ascii="Arial" w:hAnsi="Arial" w:cs="Arial"/>
          <w:sz w:val="24"/>
          <w:szCs w:val="24"/>
        </w:rPr>
        <w:t xml:space="preserve">, </w:t>
      </w:r>
      <w:proofErr w:type="spellStart"/>
      <w:r w:rsidRPr="00174B2D">
        <w:rPr>
          <w:rFonts w:ascii="Arial" w:hAnsi="Arial" w:cs="Arial"/>
          <w:sz w:val="24"/>
          <w:szCs w:val="24"/>
        </w:rPr>
        <w:t>Facultad</w:t>
      </w:r>
      <w:proofErr w:type="spellEnd"/>
      <w:r w:rsidRPr="00174B2D">
        <w:rPr>
          <w:rFonts w:ascii="Arial" w:hAnsi="Arial" w:cs="Arial"/>
          <w:sz w:val="24"/>
          <w:szCs w:val="24"/>
        </w:rPr>
        <w:t xml:space="preserve"> de </w:t>
      </w:r>
      <w:proofErr w:type="spellStart"/>
      <w:r w:rsidRPr="00174B2D">
        <w:rPr>
          <w:rFonts w:ascii="Arial" w:hAnsi="Arial" w:cs="Arial"/>
          <w:sz w:val="24"/>
          <w:szCs w:val="24"/>
        </w:rPr>
        <w:t>Ciencias</w:t>
      </w:r>
      <w:proofErr w:type="spellEnd"/>
      <w:r w:rsidRPr="00174B2D">
        <w:rPr>
          <w:rFonts w:ascii="Arial" w:hAnsi="Arial" w:cs="Arial"/>
          <w:sz w:val="24"/>
          <w:szCs w:val="24"/>
        </w:rPr>
        <w:t>, Universidad de la República, Montevideo, Uruguay.</w:t>
      </w:r>
    </w:p>
    <w:p w14:paraId="2F9EEBE7" w14:textId="652D4881" w:rsidR="00F509BE" w:rsidRPr="00174B2D" w:rsidRDefault="00F509BE" w:rsidP="00F509BE">
      <w:pPr>
        <w:spacing w:after="120" w:line="360" w:lineRule="auto"/>
        <w:rPr>
          <w:rFonts w:ascii="Arial" w:hAnsi="Arial" w:cs="Arial"/>
          <w:sz w:val="24"/>
          <w:szCs w:val="24"/>
        </w:rPr>
      </w:pPr>
      <w:r>
        <w:rPr>
          <w:rFonts w:ascii="Arial" w:hAnsi="Arial" w:cs="Arial"/>
          <w:sz w:val="24"/>
          <w:szCs w:val="24"/>
          <w:vertAlign w:val="superscript"/>
        </w:rPr>
        <w:t>9</w:t>
      </w:r>
      <w:r w:rsidRPr="00174B2D">
        <w:rPr>
          <w:rFonts w:ascii="Arial" w:hAnsi="Arial" w:cs="Arial"/>
          <w:sz w:val="24"/>
          <w:szCs w:val="24"/>
          <w:vertAlign w:val="superscript"/>
        </w:rPr>
        <w:t xml:space="preserve"> </w:t>
      </w:r>
      <w:proofErr w:type="spellStart"/>
      <w:r w:rsidR="005C047E" w:rsidRPr="005C047E">
        <w:rPr>
          <w:rFonts w:ascii="Arial" w:hAnsi="Arial" w:cs="Arial"/>
          <w:sz w:val="24"/>
          <w:szCs w:val="24"/>
        </w:rPr>
        <w:t>Departamento</w:t>
      </w:r>
      <w:proofErr w:type="spellEnd"/>
      <w:r w:rsidR="005C047E" w:rsidRPr="005C047E">
        <w:rPr>
          <w:rFonts w:ascii="Arial" w:hAnsi="Arial" w:cs="Arial"/>
          <w:sz w:val="24"/>
          <w:szCs w:val="24"/>
        </w:rPr>
        <w:t xml:space="preserve"> de </w:t>
      </w:r>
      <w:proofErr w:type="spellStart"/>
      <w:r w:rsidR="005C047E" w:rsidRPr="005C047E">
        <w:rPr>
          <w:rFonts w:ascii="Arial" w:hAnsi="Arial" w:cs="Arial"/>
          <w:sz w:val="24"/>
          <w:szCs w:val="24"/>
        </w:rPr>
        <w:t>Gestión</w:t>
      </w:r>
      <w:proofErr w:type="spellEnd"/>
      <w:r w:rsidR="005C047E" w:rsidRPr="005C047E">
        <w:rPr>
          <w:rFonts w:ascii="Arial" w:hAnsi="Arial" w:cs="Arial"/>
          <w:sz w:val="24"/>
          <w:szCs w:val="24"/>
        </w:rPr>
        <w:t xml:space="preserve">, </w:t>
      </w:r>
      <w:proofErr w:type="spellStart"/>
      <w:r w:rsidR="005C047E" w:rsidRPr="005C047E">
        <w:rPr>
          <w:rFonts w:ascii="Arial" w:hAnsi="Arial" w:cs="Arial"/>
          <w:sz w:val="24"/>
          <w:szCs w:val="24"/>
        </w:rPr>
        <w:t>Facultad</w:t>
      </w:r>
      <w:proofErr w:type="spellEnd"/>
      <w:r w:rsidR="005C047E" w:rsidRPr="005C047E">
        <w:rPr>
          <w:rFonts w:ascii="Arial" w:hAnsi="Arial" w:cs="Arial"/>
          <w:sz w:val="24"/>
          <w:szCs w:val="24"/>
        </w:rPr>
        <w:t xml:space="preserve"> de </w:t>
      </w:r>
      <w:proofErr w:type="spellStart"/>
      <w:r w:rsidR="005C047E" w:rsidRPr="005C047E">
        <w:rPr>
          <w:rFonts w:ascii="Arial" w:hAnsi="Arial" w:cs="Arial"/>
          <w:sz w:val="24"/>
          <w:szCs w:val="24"/>
        </w:rPr>
        <w:t>Ingeniería</w:t>
      </w:r>
      <w:proofErr w:type="spellEnd"/>
      <w:r w:rsidR="005C047E" w:rsidRPr="005C047E">
        <w:rPr>
          <w:rFonts w:ascii="Arial" w:hAnsi="Arial" w:cs="Arial"/>
          <w:sz w:val="24"/>
          <w:szCs w:val="24"/>
        </w:rPr>
        <w:t>, Universidad de Buenos Aires, Av. Las Heras 2214, C1127AAR, Buenos Aires, Argentina.</w:t>
      </w:r>
      <w:r w:rsidRPr="00174B2D">
        <w:rPr>
          <w:rFonts w:ascii="Arial" w:hAnsi="Arial" w:cs="Arial"/>
          <w:sz w:val="24"/>
          <w:szCs w:val="24"/>
        </w:rPr>
        <w:t xml:space="preserve"> </w:t>
      </w:r>
    </w:p>
    <w:p w14:paraId="7ECCC42C" w14:textId="77777777" w:rsidR="00F509BE" w:rsidRPr="00174B2D" w:rsidRDefault="00F509BE" w:rsidP="00F509BE">
      <w:pPr>
        <w:spacing w:after="120" w:line="360" w:lineRule="auto"/>
        <w:rPr>
          <w:rFonts w:ascii="Arial" w:hAnsi="Arial" w:cs="Arial"/>
          <w:sz w:val="24"/>
          <w:szCs w:val="24"/>
        </w:rPr>
      </w:pPr>
      <w:r>
        <w:rPr>
          <w:rFonts w:ascii="Arial" w:hAnsi="Arial" w:cs="Arial"/>
          <w:sz w:val="24"/>
          <w:szCs w:val="24"/>
          <w:vertAlign w:val="superscript"/>
        </w:rPr>
        <w:lastRenderedPageBreak/>
        <w:t>10</w:t>
      </w:r>
      <w:r w:rsidRPr="00174B2D">
        <w:rPr>
          <w:rFonts w:ascii="Arial" w:hAnsi="Arial" w:cs="Arial"/>
          <w:sz w:val="24"/>
          <w:szCs w:val="24"/>
          <w:vertAlign w:val="superscript"/>
        </w:rPr>
        <w:t xml:space="preserve"> </w:t>
      </w:r>
      <w:proofErr w:type="spellStart"/>
      <w:r w:rsidRPr="00174B2D">
        <w:rPr>
          <w:rFonts w:ascii="Arial" w:hAnsi="Arial" w:cs="Arial"/>
          <w:sz w:val="24"/>
          <w:szCs w:val="24"/>
        </w:rPr>
        <w:t>Departamento</w:t>
      </w:r>
      <w:proofErr w:type="spellEnd"/>
      <w:r w:rsidRPr="00174B2D">
        <w:rPr>
          <w:rFonts w:ascii="Arial" w:hAnsi="Arial" w:cs="Arial"/>
          <w:sz w:val="24"/>
          <w:szCs w:val="24"/>
        </w:rPr>
        <w:t xml:space="preserve"> de </w:t>
      </w:r>
      <w:proofErr w:type="spellStart"/>
      <w:r w:rsidRPr="00174B2D">
        <w:rPr>
          <w:rFonts w:ascii="Arial" w:hAnsi="Arial" w:cs="Arial"/>
          <w:sz w:val="24"/>
          <w:szCs w:val="24"/>
        </w:rPr>
        <w:t>Sistemática</w:t>
      </w:r>
      <w:proofErr w:type="spellEnd"/>
      <w:r w:rsidRPr="00174B2D">
        <w:rPr>
          <w:rFonts w:ascii="Arial" w:hAnsi="Arial" w:cs="Arial"/>
          <w:sz w:val="24"/>
          <w:szCs w:val="24"/>
        </w:rPr>
        <w:t xml:space="preserve"> e </w:t>
      </w:r>
      <w:proofErr w:type="spellStart"/>
      <w:r w:rsidRPr="00174B2D">
        <w:rPr>
          <w:rFonts w:ascii="Arial" w:hAnsi="Arial" w:cs="Arial"/>
          <w:sz w:val="24"/>
          <w:szCs w:val="24"/>
        </w:rPr>
        <w:t>Ecologia</w:t>
      </w:r>
      <w:proofErr w:type="spellEnd"/>
      <w:r w:rsidRPr="00174B2D">
        <w:rPr>
          <w:rFonts w:ascii="Arial" w:hAnsi="Arial" w:cs="Arial"/>
          <w:sz w:val="24"/>
          <w:szCs w:val="24"/>
        </w:rPr>
        <w:t xml:space="preserve">, Centro de </w:t>
      </w:r>
      <w:proofErr w:type="spellStart"/>
      <w:r w:rsidRPr="00174B2D">
        <w:rPr>
          <w:rFonts w:ascii="Arial" w:hAnsi="Arial" w:cs="Arial"/>
          <w:sz w:val="24"/>
          <w:szCs w:val="24"/>
        </w:rPr>
        <w:t>Ciências</w:t>
      </w:r>
      <w:proofErr w:type="spellEnd"/>
      <w:r w:rsidRPr="00174B2D">
        <w:rPr>
          <w:rFonts w:ascii="Arial" w:hAnsi="Arial" w:cs="Arial"/>
          <w:sz w:val="24"/>
          <w:szCs w:val="24"/>
        </w:rPr>
        <w:t xml:space="preserve"> </w:t>
      </w:r>
      <w:proofErr w:type="spellStart"/>
      <w:r w:rsidRPr="00174B2D">
        <w:rPr>
          <w:rFonts w:ascii="Arial" w:hAnsi="Arial" w:cs="Arial"/>
          <w:sz w:val="24"/>
          <w:szCs w:val="24"/>
        </w:rPr>
        <w:t>Exatas</w:t>
      </w:r>
      <w:proofErr w:type="spellEnd"/>
      <w:r w:rsidRPr="00174B2D">
        <w:rPr>
          <w:rFonts w:ascii="Arial" w:hAnsi="Arial" w:cs="Arial"/>
          <w:sz w:val="24"/>
          <w:szCs w:val="24"/>
        </w:rPr>
        <w:t xml:space="preserve"> e da </w:t>
      </w:r>
      <w:proofErr w:type="spellStart"/>
      <w:r w:rsidRPr="00174B2D">
        <w:rPr>
          <w:rFonts w:ascii="Arial" w:hAnsi="Arial" w:cs="Arial"/>
          <w:sz w:val="24"/>
          <w:szCs w:val="24"/>
        </w:rPr>
        <w:t>Natureza</w:t>
      </w:r>
      <w:proofErr w:type="spellEnd"/>
      <w:r w:rsidRPr="00174B2D">
        <w:rPr>
          <w:rFonts w:ascii="Arial" w:hAnsi="Arial" w:cs="Arial"/>
          <w:sz w:val="24"/>
          <w:szCs w:val="24"/>
        </w:rPr>
        <w:t xml:space="preserve">, </w:t>
      </w:r>
      <w:proofErr w:type="spellStart"/>
      <w:r w:rsidRPr="00174B2D">
        <w:rPr>
          <w:rFonts w:ascii="Arial" w:hAnsi="Arial" w:cs="Arial"/>
          <w:sz w:val="24"/>
          <w:szCs w:val="24"/>
        </w:rPr>
        <w:t>Universidade</w:t>
      </w:r>
      <w:proofErr w:type="spellEnd"/>
      <w:r w:rsidRPr="00174B2D">
        <w:rPr>
          <w:rFonts w:ascii="Arial" w:hAnsi="Arial" w:cs="Arial"/>
          <w:sz w:val="24"/>
          <w:szCs w:val="24"/>
        </w:rPr>
        <w:t xml:space="preserve"> Federal da </w:t>
      </w:r>
      <w:proofErr w:type="spellStart"/>
      <w:r w:rsidRPr="00174B2D">
        <w:rPr>
          <w:rFonts w:ascii="Arial" w:hAnsi="Arial" w:cs="Arial"/>
          <w:sz w:val="24"/>
          <w:szCs w:val="24"/>
        </w:rPr>
        <w:t>Paraíba</w:t>
      </w:r>
      <w:proofErr w:type="spellEnd"/>
      <w:r w:rsidRPr="00174B2D">
        <w:rPr>
          <w:rFonts w:ascii="Arial" w:hAnsi="Arial" w:cs="Arial"/>
          <w:sz w:val="24"/>
          <w:szCs w:val="24"/>
        </w:rPr>
        <w:t xml:space="preserve">, João Pessoa, 58051-900, Brazil. </w:t>
      </w:r>
    </w:p>
    <w:p w14:paraId="108EC239" w14:textId="7C2FB2D6" w:rsidR="00F509BE" w:rsidRPr="00174B2D" w:rsidRDefault="00F509BE" w:rsidP="00F509BE">
      <w:pPr>
        <w:spacing w:after="120" w:line="360" w:lineRule="auto"/>
        <w:rPr>
          <w:rFonts w:ascii="Arial" w:hAnsi="Arial" w:cs="Arial"/>
          <w:sz w:val="24"/>
          <w:szCs w:val="24"/>
        </w:rPr>
      </w:pPr>
      <w:r>
        <w:rPr>
          <w:rFonts w:ascii="Arial" w:hAnsi="Arial" w:cs="Arial"/>
          <w:sz w:val="24"/>
          <w:szCs w:val="24"/>
          <w:vertAlign w:val="superscript"/>
        </w:rPr>
        <w:t>11</w:t>
      </w:r>
      <w:r w:rsidRPr="00174B2D">
        <w:rPr>
          <w:rFonts w:ascii="Arial" w:hAnsi="Arial" w:cs="Arial"/>
          <w:sz w:val="24"/>
          <w:szCs w:val="24"/>
          <w:vertAlign w:val="superscript"/>
        </w:rPr>
        <w:t xml:space="preserve"> </w:t>
      </w:r>
      <w:proofErr w:type="spellStart"/>
      <w:r w:rsidRPr="00174B2D">
        <w:rPr>
          <w:rFonts w:ascii="Arial" w:hAnsi="Arial" w:cs="Arial"/>
          <w:sz w:val="24"/>
          <w:szCs w:val="24"/>
        </w:rPr>
        <w:t>Facultad</w:t>
      </w:r>
      <w:proofErr w:type="spellEnd"/>
      <w:r w:rsidRPr="00174B2D">
        <w:rPr>
          <w:rFonts w:ascii="Arial" w:hAnsi="Arial" w:cs="Arial"/>
          <w:sz w:val="24"/>
          <w:szCs w:val="24"/>
        </w:rPr>
        <w:t xml:space="preserve"> de </w:t>
      </w:r>
      <w:proofErr w:type="spellStart"/>
      <w:r w:rsidRPr="00174B2D">
        <w:rPr>
          <w:rFonts w:ascii="Arial" w:hAnsi="Arial" w:cs="Arial"/>
          <w:sz w:val="24"/>
          <w:szCs w:val="24"/>
        </w:rPr>
        <w:t>Agronomía</w:t>
      </w:r>
      <w:proofErr w:type="spellEnd"/>
      <w:r w:rsidRPr="00174B2D">
        <w:rPr>
          <w:rFonts w:ascii="Arial" w:hAnsi="Arial" w:cs="Arial"/>
          <w:sz w:val="24"/>
          <w:szCs w:val="24"/>
        </w:rPr>
        <w:t xml:space="preserve">, Universidad de Buenos Aires, </w:t>
      </w:r>
      <w:proofErr w:type="spellStart"/>
      <w:r w:rsidR="00076F33" w:rsidRPr="00076F33">
        <w:rPr>
          <w:rFonts w:ascii="Arial" w:hAnsi="Arial" w:cs="Arial"/>
          <w:sz w:val="24"/>
          <w:szCs w:val="24"/>
        </w:rPr>
        <w:t>Facultad</w:t>
      </w:r>
      <w:proofErr w:type="spellEnd"/>
      <w:r w:rsidR="00076F33" w:rsidRPr="00076F33">
        <w:rPr>
          <w:rFonts w:ascii="Arial" w:hAnsi="Arial" w:cs="Arial"/>
          <w:sz w:val="24"/>
          <w:szCs w:val="24"/>
        </w:rPr>
        <w:t xml:space="preserve"> de </w:t>
      </w:r>
      <w:proofErr w:type="spellStart"/>
      <w:r w:rsidR="00076F33" w:rsidRPr="00076F33">
        <w:rPr>
          <w:rFonts w:ascii="Arial" w:hAnsi="Arial" w:cs="Arial"/>
          <w:sz w:val="24"/>
          <w:szCs w:val="24"/>
        </w:rPr>
        <w:t>Agronomía</w:t>
      </w:r>
      <w:proofErr w:type="spellEnd"/>
      <w:r w:rsidR="00076F33" w:rsidRPr="00076F33">
        <w:rPr>
          <w:rFonts w:ascii="Arial" w:hAnsi="Arial" w:cs="Arial"/>
          <w:sz w:val="24"/>
          <w:szCs w:val="24"/>
        </w:rPr>
        <w:t>,</w:t>
      </w:r>
      <w:r w:rsidR="00076F33">
        <w:rPr>
          <w:rFonts w:ascii="Arial" w:hAnsi="Arial" w:cs="Arial"/>
          <w:sz w:val="24"/>
          <w:szCs w:val="24"/>
        </w:rPr>
        <w:t xml:space="preserve"> </w:t>
      </w:r>
      <w:proofErr w:type="spellStart"/>
      <w:r w:rsidRPr="00174B2D">
        <w:rPr>
          <w:rFonts w:ascii="Arial" w:hAnsi="Arial" w:cs="Arial"/>
          <w:sz w:val="24"/>
          <w:szCs w:val="24"/>
        </w:rPr>
        <w:t>Cátedra</w:t>
      </w:r>
      <w:proofErr w:type="spellEnd"/>
      <w:r w:rsidRPr="00174B2D">
        <w:rPr>
          <w:rFonts w:ascii="Arial" w:hAnsi="Arial" w:cs="Arial"/>
          <w:sz w:val="24"/>
          <w:szCs w:val="24"/>
        </w:rPr>
        <w:t xml:space="preserve"> de </w:t>
      </w:r>
      <w:proofErr w:type="spellStart"/>
      <w:r w:rsidRPr="00174B2D">
        <w:rPr>
          <w:rFonts w:ascii="Arial" w:hAnsi="Arial" w:cs="Arial"/>
          <w:sz w:val="24"/>
          <w:szCs w:val="24"/>
        </w:rPr>
        <w:t>Botánica</w:t>
      </w:r>
      <w:proofErr w:type="spellEnd"/>
      <w:r w:rsidRPr="00174B2D">
        <w:rPr>
          <w:rFonts w:ascii="Arial" w:hAnsi="Arial" w:cs="Arial"/>
          <w:sz w:val="24"/>
          <w:szCs w:val="24"/>
        </w:rPr>
        <w:t xml:space="preserve"> General, Av. San Martín 4453, C1417DSE, Buenos Aires, Argentina.</w:t>
      </w:r>
    </w:p>
    <w:p w14:paraId="4FBDD075" w14:textId="77777777" w:rsidR="00F509BE" w:rsidRPr="00174B2D" w:rsidRDefault="00F509BE" w:rsidP="00F509BE">
      <w:pPr>
        <w:spacing w:after="120" w:line="360" w:lineRule="auto"/>
        <w:rPr>
          <w:rFonts w:ascii="Arial" w:hAnsi="Arial" w:cs="Arial"/>
          <w:sz w:val="24"/>
          <w:szCs w:val="24"/>
        </w:rPr>
      </w:pPr>
      <w:r w:rsidRPr="00174B2D">
        <w:rPr>
          <w:rFonts w:ascii="Arial" w:hAnsi="Arial" w:cs="Arial"/>
          <w:sz w:val="24"/>
          <w:szCs w:val="24"/>
          <w:vertAlign w:val="superscript"/>
        </w:rPr>
        <w:t>1</w:t>
      </w:r>
      <w:r>
        <w:rPr>
          <w:rFonts w:ascii="Arial" w:hAnsi="Arial" w:cs="Arial"/>
          <w:sz w:val="24"/>
          <w:szCs w:val="24"/>
          <w:vertAlign w:val="superscript"/>
        </w:rPr>
        <w:t>2</w:t>
      </w:r>
      <w:r w:rsidRPr="00174B2D">
        <w:rPr>
          <w:rFonts w:ascii="Arial" w:hAnsi="Arial" w:cs="Arial"/>
          <w:sz w:val="24"/>
          <w:szCs w:val="24"/>
          <w:vertAlign w:val="superscript"/>
        </w:rPr>
        <w:t xml:space="preserve"> </w:t>
      </w:r>
      <w:proofErr w:type="spellStart"/>
      <w:r w:rsidRPr="00174B2D">
        <w:rPr>
          <w:rFonts w:ascii="Arial" w:hAnsi="Arial" w:cs="Arial"/>
          <w:sz w:val="24"/>
          <w:szCs w:val="24"/>
        </w:rPr>
        <w:t>Programa</w:t>
      </w:r>
      <w:proofErr w:type="spellEnd"/>
      <w:r w:rsidRPr="00174B2D">
        <w:rPr>
          <w:rFonts w:ascii="Arial" w:hAnsi="Arial" w:cs="Arial"/>
          <w:sz w:val="24"/>
          <w:szCs w:val="24"/>
        </w:rPr>
        <w:t xml:space="preserve"> de </w:t>
      </w:r>
      <w:proofErr w:type="spellStart"/>
      <w:r w:rsidRPr="00174B2D">
        <w:rPr>
          <w:rFonts w:ascii="Arial" w:hAnsi="Arial" w:cs="Arial"/>
          <w:sz w:val="24"/>
          <w:szCs w:val="24"/>
        </w:rPr>
        <w:t>Pós-Graduação</w:t>
      </w:r>
      <w:proofErr w:type="spellEnd"/>
      <w:r w:rsidRPr="00174B2D">
        <w:rPr>
          <w:rFonts w:ascii="Arial" w:hAnsi="Arial" w:cs="Arial"/>
          <w:sz w:val="24"/>
          <w:szCs w:val="24"/>
        </w:rPr>
        <w:t xml:space="preserve"> </w:t>
      </w:r>
      <w:proofErr w:type="spellStart"/>
      <w:r w:rsidRPr="00174B2D">
        <w:rPr>
          <w:rFonts w:ascii="Arial" w:hAnsi="Arial" w:cs="Arial"/>
          <w:sz w:val="24"/>
          <w:szCs w:val="24"/>
        </w:rPr>
        <w:t>em</w:t>
      </w:r>
      <w:proofErr w:type="spellEnd"/>
      <w:r w:rsidRPr="00174B2D">
        <w:rPr>
          <w:rFonts w:ascii="Arial" w:hAnsi="Arial" w:cs="Arial"/>
          <w:sz w:val="24"/>
          <w:szCs w:val="24"/>
        </w:rPr>
        <w:t xml:space="preserve"> </w:t>
      </w:r>
      <w:proofErr w:type="spellStart"/>
      <w:r w:rsidRPr="00174B2D">
        <w:rPr>
          <w:rFonts w:ascii="Arial" w:hAnsi="Arial" w:cs="Arial"/>
          <w:sz w:val="24"/>
          <w:szCs w:val="24"/>
        </w:rPr>
        <w:t>Ciências</w:t>
      </w:r>
      <w:proofErr w:type="spellEnd"/>
      <w:r w:rsidRPr="00174B2D">
        <w:rPr>
          <w:rFonts w:ascii="Arial" w:hAnsi="Arial" w:cs="Arial"/>
          <w:sz w:val="24"/>
          <w:szCs w:val="24"/>
        </w:rPr>
        <w:t xml:space="preserve"> </w:t>
      </w:r>
      <w:proofErr w:type="spellStart"/>
      <w:r w:rsidRPr="00174B2D">
        <w:rPr>
          <w:rFonts w:ascii="Arial" w:hAnsi="Arial" w:cs="Arial"/>
          <w:sz w:val="24"/>
          <w:szCs w:val="24"/>
        </w:rPr>
        <w:t>Biológicas</w:t>
      </w:r>
      <w:proofErr w:type="spellEnd"/>
      <w:r w:rsidRPr="00174B2D">
        <w:rPr>
          <w:rFonts w:ascii="Arial" w:hAnsi="Arial" w:cs="Arial"/>
          <w:sz w:val="24"/>
          <w:szCs w:val="24"/>
        </w:rPr>
        <w:t xml:space="preserve"> (</w:t>
      </w:r>
      <w:proofErr w:type="spellStart"/>
      <w:r w:rsidRPr="00174B2D">
        <w:rPr>
          <w:rFonts w:ascii="Arial" w:hAnsi="Arial" w:cs="Arial"/>
          <w:sz w:val="24"/>
          <w:szCs w:val="24"/>
        </w:rPr>
        <w:t>Zoologia</w:t>
      </w:r>
      <w:proofErr w:type="spellEnd"/>
      <w:r w:rsidRPr="00174B2D">
        <w:rPr>
          <w:rFonts w:ascii="Arial" w:hAnsi="Arial" w:cs="Arial"/>
          <w:sz w:val="24"/>
          <w:szCs w:val="24"/>
        </w:rPr>
        <w:t xml:space="preserve">), </w:t>
      </w:r>
      <w:proofErr w:type="spellStart"/>
      <w:r w:rsidRPr="00174B2D">
        <w:rPr>
          <w:rFonts w:ascii="Arial" w:hAnsi="Arial" w:cs="Arial"/>
          <w:sz w:val="24"/>
          <w:szCs w:val="24"/>
        </w:rPr>
        <w:t>Universidade</w:t>
      </w:r>
      <w:proofErr w:type="spellEnd"/>
      <w:r w:rsidRPr="00174B2D">
        <w:rPr>
          <w:rFonts w:ascii="Arial" w:hAnsi="Arial" w:cs="Arial"/>
          <w:sz w:val="24"/>
          <w:szCs w:val="24"/>
        </w:rPr>
        <w:t xml:space="preserve"> Federal da </w:t>
      </w:r>
      <w:proofErr w:type="spellStart"/>
      <w:r w:rsidRPr="00174B2D">
        <w:rPr>
          <w:rFonts w:ascii="Arial" w:hAnsi="Arial" w:cs="Arial"/>
          <w:sz w:val="24"/>
          <w:szCs w:val="24"/>
        </w:rPr>
        <w:t>Paraíba</w:t>
      </w:r>
      <w:proofErr w:type="spellEnd"/>
      <w:r w:rsidRPr="00174B2D">
        <w:rPr>
          <w:rFonts w:ascii="Arial" w:hAnsi="Arial" w:cs="Arial"/>
          <w:sz w:val="24"/>
          <w:szCs w:val="24"/>
        </w:rPr>
        <w:t>, João Pessoa, 58051-900, Brazil.</w:t>
      </w:r>
    </w:p>
    <w:p w14:paraId="3FF30AD8" w14:textId="77777777" w:rsidR="00F509BE" w:rsidRPr="00174B2D" w:rsidRDefault="00F509BE" w:rsidP="00F509BE">
      <w:pPr>
        <w:spacing w:after="120" w:line="360" w:lineRule="auto"/>
        <w:rPr>
          <w:rFonts w:ascii="Arial" w:hAnsi="Arial" w:cs="Arial"/>
          <w:sz w:val="24"/>
          <w:szCs w:val="24"/>
        </w:rPr>
      </w:pPr>
      <w:r w:rsidRPr="00174B2D">
        <w:rPr>
          <w:rFonts w:ascii="Arial" w:hAnsi="Arial" w:cs="Arial"/>
          <w:sz w:val="24"/>
          <w:szCs w:val="24"/>
          <w:vertAlign w:val="superscript"/>
        </w:rPr>
        <w:t>1</w:t>
      </w:r>
      <w:r>
        <w:rPr>
          <w:rFonts w:ascii="Arial" w:hAnsi="Arial" w:cs="Arial"/>
          <w:sz w:val="24"/>
          <w:szCs w:val="24"/>
          <w:vertAlign w:val="superscript"/>
        </w:rPr>
        <w:t>3</w:t>
      </w:r>
      <w:r w:rsidRPr="00174B2D">
        <w:rPr>
          <w:rFonts w:ascii="Arial" w:hAnsi="Arial" w:cs="Arial"/>
          <w:sz w:val="24"/>
          <w:szCs w:val="24"/>
        </w:rPr>
        <w:t xml:space="preserve"> IRIS Research Group, Innovation for Resilience, Inclusion and Sustainability, Laboratory of Animal Ecology, </w:t>
      </w:r>
      <w:proofErr w:type="spellStart"/>
      <w:r w:rsidRPr="00174B2D">
        <w:rPr>
          <w:rFonts w:ascii="Arial" w:hAnsi="Arial" w:cs="Arial"/>
          <w:sz w:val="24"/>
          <w:szCs w:val="24"/>
        </w:rPr>
        <w:t>Universidade</w:t>
      </w:r>
      <w:proofErr w:type="spellEnd"/>
      <w:r w:rsidRPr="00174B2D">
        <w:rPr>
          <w:rFonts w:ascii="Arial" w:hAnsi="Arial" w:cs="Arial"/>
          <w:sz w:val="24"/>
          <w:szCs w:val="24"/>
        </w:rPr>
        <w:t xml:space="preserve"> Federal da </w:t>
      </w:r>
      <w:proofErr w:type="spellStart"/>
      <w:r w:rsidRPr="00174B2D">
        <w:rPr>
          <w:rFonts w:ascii="Arial" w:hAnsi="Arial" w:cs="Arial"/>
          <w:sz w:val="24"/>
          <w:szCs w:val="24"/>
        </w:rPr>
        <w:t>Paraíba</w:t>
      </w:r>
      <w:proofErr w:type="spellEnd"/>
      <w:r w:rsidRPr="00174B2D">
        <w:rPr>
          <w:rFonts w:ascii="Arial" w:hAnsi="Arial" w:cs="Arial"/>
          <w:sz w:val="24"/>
          <w:szCs w:val="24"/>
        </w:rPr>
        <w:t>, Campus IV, Rio Tinto, 58297-000, Brazil.</w:t>
      </w:r>
    </w:p>
    <w:p w14:paraId="69F3E159" w14:textId="77777777" w:rsidR="00F509BE" w:rsidRPr="00174B2D" w:rsidRDefault="00F509BE" w:rsidP="00F509BE">
      <w:pPr>
        <w:spacing w:after="120" w:line="360" w:lineRule="auto"/>
        <w:rPr>
          <w:rFonts w:ascii="Arial" w:hAnsi="Arial" w:cs="Arial"/>
          <w:sz w:val="24"/>
          <w:szCs w:val="24"/>
        </w:rPr>
      </w:pPr>
      <w:r w:rsidRPr="00174B2D">
        <w:rPr>
          <w:rFonts w:ascii="Arial" w:hAnsi="Arial" w:cs="Arial"/>
          <w:sz w:val="24"/>
          <w:szCs w:val="24"/>
          <w:vertAlign w:val="superscript"/>
        </w:rPr>
        <w:t>1</w:t>
      </w:r>
      <w:r>
        <w:rPr>
          <w:rFonts w:ascii="Arial" w:hAnsi="Arial" w:cs="Arial"/>
          <w:sz w:val="24"/>
          <w:szCs w:val="24"/>
          <w:vertAlign w:val="superscript"/>
        </w:rPr>
        <w:t>4</w:t>
      </w:r>
      <w:r w:rsidRPr="00174B2D">
        <w:rPr>
          <w:rFonts w:ascii="Arial" w:hAnsi="Arial" w:cs="Arial"/>
          <w:sz w:val="24"/>
          <w:szCs w:val="24"/>
        </w:rPr>
        <w:t xml:space="preserve"> Centro de </w:t>
      </w:r>
      <w:proofErr w:type="spellStart"/>
      <w:r w:rsidRPr="00174B2D">
        <w:rPr>
          <w:rFonts w:ascii="Arial" w:hAnsi="Arial" w:cs="Arial"/>
          <w:sz w:val="24"/>
          <w:szCs w:val="24"/>
        </w:rPr>
        <w:t>Investigaciones</w:t>
      </w:r>
      <w:proofErr w:type="spellEnd"/>
      <w:r w:rsidRPr="00174B2D">
        <w:rPr>
          <w:rFonts w:ascii="Arial" w:hAnsi="Arial" w:cs="Arial"/>
          <w:sz w:val="24"/>
          <w:szCs w:val="24"/>
        </w:rPr>
        <w:t xml:space="preserve"> y </w:t>
      </w:r>
      <w:proofErr w:type="spellStart"/>
      <w:r w:rsidRPr="00174B2D">
        <w:rPr>
          <w:rFonts w:ascii="Arial" w:hAnsi="Arial" w:cs="Arial"/>
          <w:sz w:val="24"/>
          <w:szCs w:val="24"/>
        </w:rPr>
        <w:t>Transferencia</w:t>
      </w:r>
      <w:proofErr w:type="spellEnd"/>
      <w:r w:rsidRPr="00174B2D">
        <w:rPr>
          <w:rFonts w:ascii="Arial" w:hAnsi="Arial" w:cs="Arial"/>
          <w:sz w:val="24"/>
          <w:szCs w:val="24"/>
        </w:rPr>
        <w:t xml:space="preserve"> de Catamarca, CONICET-UNCA, Prado 366, K4700AAP, San Fernando del Valle de Catamarca, Catamarca, Argentina.</w:t>
      </w:r>
    </w:p>
    <w:p w14:paraId="4C190E37" w14:textId="77777777" w:rsidR="00F509BE" w:rsidRPr="00174B2D" w:rsidRDefault="00F509BE" w:rsidP="00F509BE">
      <w:pPr>
        <w:spacing w:after="120" w:line="360" w:lineRule="auto"/>
        <w:rPr>
          <w:rFonts w:ascii="Arial" w:hAnsi="Arial" w:cs="Arial"/>
          <w:sz w:val="24"/>
          <w:szCs w:val="24"/>
        </w:rPr>
      </w:pPr>
      <w:r w:rsidRPr="00174B2D">
        <w:rPr>
          <w:rFonts w:ascii="Arial" w:hAnsi="Arial" w:cs="Arial"/>
          <w:sz w:val="24"/>
          <w:szCs w:val="24"/>
          <w:vertAlign w:val="superscript"/>
        </w:rPr>
        <w:t>1</w:t>
      </w:r>
      <w:r>
        <w:rPr>
          <w:rFonts w:ascii="Arial" w:hAnsi="Arial" w:cs="Arial"/>
          <w:sz w:val="24"/>
          <w:szCs w:val="24"/>
          <w:vertAlign w:val="superscript"/>
        </w:rPr>
        <w:t>5</w:t>
      </w:r>
      <w:r w:rsidRPr="00174B2D">
        <w:rPr>
          <w:rFonts w:ascii="Arial" w:hAnsi="Arial" w:cs="Arial"/>
          <w:sz w:val="24"/>
          <w:szCs w:val="24"/>
        </w:rPr>
        <w:t xml:space="preserve"> IFEVA, </w:t>
      </w:r>
      <w:proofErr w:type="spellStart"/>
      <w:r w:rsidRPr="00174B2D">
        <w:rPr>
          <w:rFonts w:ascii="Arial" w:hAnsi="Arial" w:cs="Arial"/>
          <w:sz w:val="24"/>
          <w:szCs w:val="24"/>
        </w:rPr>
        <w:t>Facultad</w:t>
      </w:r>
      <w:proofErr w:type="spellEnd"/>
      <w:r w:rsidRPr="00174B2D">
        <w:rPr>
          <w:rFonts w:ascii="Arial" w:hAnsi="Arial" w:cs="Arial"/>
          <w:sz w:val="24"/>
          <w:szCs w:val="24"/>
        </w:rPr>
        <w:t xml:space="preserve"> de </w:t>
      </w:r>
      <w:proofErr w:type="spellStart"/>
      <w:r w:rsidRPr="00174B2D">
        <w:rPr>
          <w:rFonts w:ascii="Arial" w:hAnsi="Arial" w:cs="Arial"/>
          <w:sz w:val="24"/>
          <w:szCs w:val="24"/>
        </w:rPr>
        <w:t>Agronomía</w:t>
      </w:r>
      <w:proofErr w:type="spellEnd"/>
      <w:r w:rsidRPr="00174B2D">
        <w:rPr>
          <w:rFonts w:ascii="Arial" w:hAnsi="Arial" w:cs="Arial"/>
          <w:sz w:val="24"/>
          <w:szCs w:val="24"/>
        </w:rPr>
        <w:t xml:space="preserve">, </w:t>
      </w:r>
      <w:proofErr w:type="spellStart"/>
      <w:r w:rsidRPr="00174B2D">
        <w:rPr>
          <w:rFonts w:ascii="Arial" w:hAnsi="Arial" w:cs="Arial"/>
          <w:sz w:val="24"/>
          <w:szCs w:val="24"/>
        </w:rPr>
        <w:t>Cátedra</w:t>
      </w:r>
      <w:proofErr w:type="spellEnd"/>
      <w:r w:rsidRPr="00174B2D">
        <w:rPr>
          <w:rFonts w:ascii="Arial" w:hAnsi="Arial" w:cs="Arial"/>
          <w:sz w:val="24"/>
          <w:szCs w:val="24"/>
        </w:rPr>
        <w:t xml:space="preserve"> de </w:t>
      </w:r>
      <w:proofErr w:type="spellStart"/>
      <w:r w:rsidRPr="00174B2D">
        <w:rPr>
          <w:rFonts w:ascii="Arial" w:hAnsi="Arial" w:cs="Arial"/>
          <w:sz w:val="24"/>
          <w:szCs w:val="24"/>
        </w:rPr>
        <w:t>Ecología</w:t>
      </w:r>
      <w:proofErr w:type="spellEnd"/>
      <w:r w:rsidRPr="00174B2D">
        <w:rPr>
          <w:rFonts w:ascii="Arial" w:hAnsi="Arial" w:cs="Arial"/>
          <w:sz w:val="24"/>
          <w:szCs w:val="24"/>
        </w:rPr>
        <w:t>. Av. San Martín 4453, C1417DSE, Universidad de Buenos Aires, CONICET, Buenos Aires, Argentina.</w:t>
      </w:r>
    </w:p>
    <w:p w14:paraId="7843299F" w14:textId="77777777" w:rsidR="00F509BE" w:rsidRPr="00174B2D" w:rsidRDefault="00F509BE" w:rsidP="00F509BE">
      <w:pPr>
        <w:spacing w:after="120" w:line="360" w:lineRule="auto"/>
        <w:rPr>
          <w:rFonts w:ascii="Arial" w:hAnsi="Arial" w:cs="Arial"/>
          <w:sz w:val="24"/>
          <w:szCs w:val="24"/>
        </w:rPr>
      </w:pPr>
      <w:r w:rsidRPr="00174B2D">
        <w:rPr>
          <w:rFonts w:ascii="Arial" w:hAnsi="Arial" w:cs="Arial"/>
          <w:sz w:val="24"/>
          <w:szCs w:val="24"/>
          <w:vertAlign w:val="superscript"/>
        </w:rPr>
        <w:t>1</w:t>
      </w:r>
      <w:r>
        <w:rPr>
          <w:rFonts w:ascii="Arial" w:hAnsi="Arial" w:cs="Arial"/>
          <w:sz w:val="24"/>
          <w:szCs w:val="24"/>
          <w:vertAlign w:val="superscript"/>
        </w:rPr>
        <w:t>6</w:t>
      </w:r>
      <w:r w:rsidRPr="00174B2D">
        <w:rPr>
          <w:rFonts w:ascii="Arial" w:hAnsi="Arial" w:cs="Arial"/>
          <w:sz w:val="24"/>
          <w:szCs w:val="24"/>
        </w:rPr>
        <w:t xml:space="preserve"> UK Centre for Ecology &amp; Hydrology, Wallingford, OX10 8BB, UK.</w:t>
      </w:r>
    </w:p>
    <w:p w14:paraId="43A0AA34" w14:textId="77777777" w:rsidR="00F509BE" w:rsidRPr="00174B2D" w:rsidRDefault="00F509BE" w:rsidP="00F509BE">
      <w:pPr>
        <w:spacing w:after="120" w:line="360" w:lineRule="auto"/>
        <w:rPr>
          <w:rFonts w:ascii="Arial" w:hAnsi="Arial" w:cs="Arial"/>
          <w:sz w:val="24"/>
          <w:szCs w:val="24"/>
        </w:rPr>
      </w:pPr>
      <w:r w:rsidRPr="00174B2D">
        <w:rPr>
          <w:rFonts w:ascii="Arial" w:hAnsi="Arial" w:cs="Arial"/>
          <w:sz w:val="24"/>
          <w:szCs w:val="24"/>
          <w:vertAlign w:val="superscript"/>
        </w:rPr>
        <w:t>1</w:t>
      </w:r>
      <w:r>
        <w:rPr>
          <w:rFonts w:ascii="Arial" w:hAnsi="Arial" w:cs="Arial"/>
          <w:sz w:val="24"/>
          <w:szCs w:val="24"/>
          <w:vertAlign w:val="superscript"/>
        </w:rPr>
        <w:t>7</w:t>
      </w:r>
      <w:r w:rsidRPr="00174B2D">
        <w:rPr>
          <w:rFonts w:ascii="Arial" w:hAnsi="Arial" w:cs="Arial"/>
          <w:sz w:val="24"/>
          <w:szCs w:val="24"/>
        </w:rPr>
        <w:t xml:space="preserve"> </w:t>
      </w:r>
      <w:proofErr w:type="spellStart"/>
      <w:r w:rsidRPr="00174B2D">
        <w:rPr>
          <w:rFonts w:ascii="Arial" w:hAnsi="Arial" w:cs="Arial"/>
          <w:sz w:val="24"/>
          <w:szCs w:val="24"/>
        </w:rPr>
        <w:t>Departamento</w:t>
      </w:r>
      <w:proofErr w:type="spellEnd"/>
      <w:r w:rsidRPr="00174B2D">
        <w:rPr>
          <w:rFonts w:ascii="Arial" w:hAnsi="Arial" w:cs="Arial"/>
          <w:sz w:val="24"/>
          <w:szCs w:val="24"/>
        </w:rPr>
        <w:t xml:space="preserve"> de </w:t>
      </w:r>
      <w:proofErr w:type="spellStart"/>
      <w:r w:rsidRPr="00174B2D">
        <w:rPr>
          <w:rFonts w:ascii="Arial" w:hAnsi="Arial" w:cs="Arial"/>
          <w:sz w:val="24"/>
          <w:szCs w:val="24"/>
        </w:rPr>
        <w:t>Botânica</w:t>
      </w:r>
      <w:proofErr w:type="spellEnd"/>
      <w:r w:rsidRPr="00174B2D">
        <w:rPr>
          <w:rFonts w:ascii="Arial" w:hAnsi="Arial" w:cs="Arial"/>
          <w:sz w:val="24"/>
          <w:szCs w:val="24"/>
        </w:rPr>
        <w:t xml:space="preserve">, </w:t>
      </w:r>
      <w:proofErr w:type="spellStart"/>
      <w:r w:rsidRPr="00174B2D">
        <w:rPr>
          <w:rFonts w:ascii="Arial" w:hAnsi="Arial" w:cs="Arial"/>
          <w:sz w:val="24"/>
          <w:szCs w:val="24"/>
        </w:rPr>
        <w:t>Universidade</w:t>
      </w:r>
      <w:proofErr w:type="spellEnd"/>
      <w:r w:rsidRPr="00174B2D">
        <w:rPr>
          <w:rFonts w:ascii="Arial" w:hAnsi="Arial" w:cs="Arial"/>
          <w:sz w:val="24"/>
          <w:szCs w:val="24"/>
        </w:rPr>
        <w:t xml:space="preserve"> Federal do Paraná, Curitiba, Paraná, 81531-980, Brazil.</w:t>
      </w:r>
    </w:p>
    <w:p w14:paraId="05AE6709" w14:textId="0D33B68A" w:rsidR="00F509BE" w:rsidRDefault="00F509BE" w:rsidP="00F509BE">
      <w:pPr>
        <w:spacing w:after="120" w:line="360" w:lineRule="auto"/>
        <w:rPr>
          <w:rFonts w:ascii="Arial" w:hAnsi="Arial" w:cs="Arial"/>
          <w:sz w:val="24"/>
          <w:szCs w:val="24"/>
        </w:rPr>
      </w:pPr>
      <w:r w:rsidRPr="00174B2D">
        <w:rPr>
          <w:rFonts w:ascii="Arial" w:hAnsi="Arial" w:cs="Arial"/>
          <w:sz w:val="24"/>
          <w:szCs w:val="24"/>
          <w:vertAlign w:val="superscript"/>
        </w:rPr>
        <w:t>1</w:t>
      </w:r>
      <w:r>
        <w:rPr>
          <w:rFonts w:ascii="Arial" w:hAnsi="Arial" w:cs="Arial"/>
          <w:sz w:val="24"/>
          <w:szCs w:val="24"/>
          <w:vertAlign w:val="superscript"/>
        </w:rPr>
        <w:t>8</w:t>
      </w:r>
      <w:r w:rsidRPr="00174B2D">
        <w:rPr>
          <w:rFonts w:ascii="Arial" w:hAnsi="Arial" w:cs="Arial"/>
          <w:sz w:val="24"/>
          <w:szCs w:val="24"/>
        </w:rPr>
        <w:t xml:space="preserve"> Instituto </w:t>
      </w:r>
      <w:proofErr w:type="spellStart"/>
      <w:r w:rsidRPr="00174B2D">
        <w:rPr>
          <w:rFonts w:ascii="Arial" w:hAnsi="Arial" w:cs="Arial"/>
          <w:sz w:val="24"/>
          <w:szCs w:val="24"/>
        </w:rPr>
        <w:t>Argentino</w:t>
      </w:r>
      <w:proofErr w:type="spellEnd"/>
      <w:r w:rsidRPr="00174B2D">
        <w:rPr>
          <w:rFonts w:ascii="Arial" w:hAnsi="Arial" w:cs="Arial"/>
          <w:sz w:val="24"/>
          <w:szCs w:val="24"/>
        </w:rPr>
        <w:t xml:space="preserve"> de </w:t>
      </w:r>
      <w:proofErr w:type="spellStart"/>
      <w:r w:rsidRPr="00174B2D">
        <w:rPr>
          <w:rFonts w:ascii="Arial" w:hAnsi="Arial" w:cs="Arial"/>
          <w:sz w:val="24"/>
          <w:szCs w:val="24"/>
        </w:rPr>
        <w:t>Investigaciones</w:t>
      </w:r>
      <w:proofErr w:type="spellEnd"/>
      <w:r w:rsidRPr="00174B2D">
        <w:rPr>
          <w:rFonts w:ascii="Arial" w:hAnsi="Arial" w:cs="Arial"/>
          <w:sz w:val="24"/>
          <w:szCs w:val="24"/>
        </w:rPr>
        <w:t xml:space="preserve"> de las Zonas </w:t>
      </w:r>
      <w:proofErr w:type="spellStart"/>
      <w:r w:rsidRPr="00174B2D">
        <w:rPr>
          <w:rFonts w:ascii="Arial" w:hAnsi="Arial" w:cs="Arial"/>
          <w:sz w:val="24"/>
          <w:szCs w:val="24"/>
        </w:rPr>
        <w:t>Áridas</w:t>
      </w:r>
      <w:proofErr w:type="spellEnd"/>
      <w:r w:rsidRPr="00174B2D">
        <w:rPr>
          <w:rFonts w:ascii="Arial" w:hAnsi="Arial" w:cs="Arial"/>
          <w:sz w:val="24"/>
          <w:szCs w:val="24"/>
        </w:rPr>
        <w:t xml:space="preserve">, CONICET and Universidad Nacional de </w:t>
      </w:r>
      <w:proofErr w:type="spellStart"/>
      <w:r w:rsidRPr="00174B2D">
        <w:rPr>
          <w:rFonts w:ascii="Arial" w:hAnsi="Arial" w:cs="Arial"/>
          <w:sz w:val="24"/>
          <w:szCs w:val="24"/>
        </w:rPr>
        <w:t>Cuyo</w:t>
      </w:r>
      <w:proofErr w:type="spellEnd"/>
      <w:r w:rsidRPr="00174B2D">
        <w:rPr>
          <w:rFonts w:ascii="Arial" w:hAnsi="Arial" w:cs="Arial"/>
          <w:sz w:val="24"/>
          <w:szCs w:val="24"/>
        </w:rPr>
        <w:t>, Av. Ruiz Leal s/n, 5500 Mendoza, Argentina</w:t>
      </w:r>
    </w:p>
    <w:p w14:paraId="13EE91F8" w14:textId="4F75BD91" w:rsidR="00E17FDD" w:rsidRPr="00174B2D" w:rsidRDefault="00E17FDD" w:rsidP="00F509BE">
      <w:pPr>
        <w:spacing w:after="120" w:line="360" w:lineRule="auto"/>
        <w:rPr>
          <w:rFonts w:ascii="Arial" w:hAnsi="Arial" w:cs="Arial"/>
          <w:sz w:val="24"/>
          <w:szCs w:val="24"/>
        </w:rPr>
      </w:pPr>
      <w:r w:rsidRPr="00E17FDD">
        <w:rPr>
          <w:rFonts w:ascii="Arial" w:hAnsi="Arial" w:cs="Arial"/>
          <w:sz w:val="24"/>
          <w:szCs w:val="24"/>
        </w:rPr>
        <w:t xml:space="preserve">19 </w:t>
      </w:r>
      <w:proofErr w:type="spellStart"/>
      <w:r w:rsidRPr="00E17FDD">
        <w:rPr>
          <w:rFonts w:ascii="Arial" w:hAnsi="Arial" w:cs="Arial"/>
          <w:sz w:val="24"/>
          <w:szCs w:val="24"/>
        </w:rPr>
        <w:t>Consejo</w:t>
      </w:r>
      <w:proofErr w:type="spellEnd"/>
      <w:r w:rsidRPr="00E17FDD">
        <w:rPr>
          <w:rFonts w:ascii="Arial" w:hAnsi="Arial" w:cs="Arial"/>
          <w:sz w:val="24"/>
          <w:szCs w:val="24"/>
        </w:rPr>
        <w:t xml:space="preserve"> Nacional de </w:t>
      </w:r>
      <w:proofErr w:type="spellStart"/>
      <w:r w:rsidRPr="00E17FDD">
        <w:rPr>
          <w:rFonts w:ascii="Arial" w:hAnsi="Arial" w:cs="Arial"/>
          <w:sz w:val="24"/>
          <w:szCs w:val="24"/>
        </w:rPr>
        <w:t>Investigaciones</w:t>
      </w:r>
      <w:proofErr w:type="spellEnd"/>
      <w:r w:rsidRPr="00E17FDD">
        <w:rPr>
          <w:rFonts w:ascii="Arial" w:hAnsi="Arial" w:cs="Arial"/>
          <w:sz w:val="24"/>
          <w:szCs w:val="24"/>
        </w:rPr>
        <w:t xml:space="preserve"> </w:t>
      </w:r>
      <w:proofErr w:type="spellStart"/>
      <w:r w:rsidRPr="00E17FDD">
        <w:rPr>
          <w:rFonts w:ascii="Arial" w:hAnsi="Arial" w:cs="Arial"/>
          <w:sz w:val="24"/>
          <w:szCs w:val="24"/>
        </w:rPr>
        <w:t>Científicas</w:t>
      </w:r>
      <w:proofErr w:type="spellEnd"/>
      <w:r w:rsidRPr="00E17FDD">
        <w:rPr>
          <w:rFonts w:ascii="Arial" w:hAnsi="Arial" w:cs="Arial"/>
          <w:sz w:val="24"/>
          <w:szCs w:val="24"/>
        </w:rPr>
        <w:t xml:space="preserve"> y </w:t>
      </w:r>
      <w:proofErr w:type="spellStart"/>
      <w:r w:rsidRPr="00E17FDD">
        <w:rPr>
          <w:rFonts w:ascii="Arial" w:hAnsi="Arial" w:cs="Arial"/>
          <w:sz w:val="24"/>
          <w:szCs w:val="24"/>
        </w:rPr>
        <w:t>Técnicas</w:t>
      </w:r>
      <w:proofErr w:type="spellEnd"/>
      <w:r w:rsidRPr="00E17FDD">
        <w:rPr>
          <w:rFonts w:ascii="Arial" w:hAnsi="Arial" w:cs="Arial"/>
          <w:sz w:val="24"/>
          <w:szCs w:val="24"/>
        </w:rPr>
        <w:t xml:space="preserve"> (CONICET), Argentina.</w:t>
      </w:r>
    </w:p>
    <w:p w14:paraId="0EB36517" w14:textId="77777777" w:rsidR="00F509BE" w:rsidRPr="00174B2D" w:rsidRDefault="00F509BE" w:rsidP="00E17FDD">
      <w:pPr>
        <w:spacing w:after="360" w:line="360" w:lineRule="auto"/>
        <w:rPr>
          <w:rFonts w:ascii="Arial" w:hAnsi="Arial" w:cs="Arial"/>
          <w:sz w:val="24"/>
          <w:szCs w:val="24"/>
        </w:rPr>
      </w:pPr>
      <w:r w:rsidRPr="00174B2D">
        <w:rPr>
          <w:rFonts w:ascii="Arial" w:hAnsi="Arial" w:cs="Arial"/>
          <w:sz w:val="24"/>
          <w:szCs w:val="24"/>
        </w:rPr>
        <w:t xml:space="preserve">* Correspondence: </w:t>
      </w:r>
      <w:hyperlink r:id="rId8" w:history="1">
        <w:r w:rsidRPr="00174B2D">
          <w:rPr>
            <w:rStyle w:val="Hyperlink"/>
            <w:rFonts w:ascii="Arial" w:hAnsi="Arial" w:cs="Arial"/>
            <w:sz w:val="24"/>
            <w:szCs w:val="24"/>
          </w:rPr>
          <w:t>fredric.windsor@ncl.ac.uk</w:t>
        </w:r>
      </w:hyperlink>
      <w:r w:rsidRPr="00174B2D">
        <w:rPr>
          <w:rFonts w:ascii="Arial" w:hAnsi="Arial" w:cs="Arial"/>
          <w:sz w:val="24"/>
          <w:szCs w:val="24"/>
        </w:rPr>
        <w:t xml:space="preserve"> and </w:t>
      </w:r>
      <w:hyperlink r:id="rId9" w:history="1">
        <w:r w:rsidRPr="00174B2D">
          <w:rPr>
            <w:rStyle w:val="Hyperlink"/>
            <w:rFonts w:ascii="Arial" w:hAnsi="Arial" w:cs="Arial"/>
            <w:sz w:val="24"/>
            <w:szCs w:val="24"/>
          </w:rPr>
          <w:t>darren.evans@ncl.ac.uk</w:t>
        </w:r>
      </w:hyperlink>
      <w:r w:rsidRPr="00174B2D">
        <w:rPr>
          <w:rFonts w:ascii="Arial" w:hAnsi="Arial" w:cs="Arial"/>
          <w:sz w:val="24"/>
          <w:szCs w:val="24"/>
        </w:rPr>
        <w:t xml:space="preserve">  </w:t>
      </w:r>
    </w:p>
    <w:p w14:paraId="142C0585" w14:textId="1693F5B1" w:rsidR="00B22E3E" w:rsidRPr="00D973B5" w:rsidRDefault="00D973B5" w:rsidP="00E17FDD">
      <w:pPr>
        <w:spacing w:after="0" w:line="480" w:lineRule="auto"/>
        <w:rPr>
          <w:rFonts w:ascii="Arial" w:hAnsi="Arial" w:cs="Arial"/>
          <w:b/>
          <w:bCs/>
          <w:sz w:val="24"/>
          <w:szCs w:val="24"/>
        </w:rPr>
      </w:pPr>
      <w:r w:rsidRPr="00D973B5">
        <w:rPr>
          <w:rFonts w:ascii="Arial" w:hAnsi="Arial" w:cs="Arial"/>
          <w:b/>
          <w:bCs/>
          <w:sz w:val="24"/>
          <w:szCs w:val="24"/>
        </w:rPr>
        <w:t>Author contributions</w:t>
      </w:r>
    </w:p>
    <w:p w14:paraId="16D70640" w14:textId="570794C2" w:rsidR="00F509BE" w:rsidRDefault="00775680" w:rsidP="004C3B5C">
      <w:pPr>
        <w:spacing w:after="120" w:line="480" w:lineRule="auto"/>
        <w:rPr>
          <w:rFonts w:ascii="Arial" w:hAnsi="Arial" w:cs="Arial"/>
          <w:sz w:val="24"/>
          <w:szCs w:val="24"/>
        </w:rPr>
      </w:pPr>
      <w:r>
        <w:rPr>
          <w:rFonts w:ascii="Arial" w:hAnsi="Arial" w:cs="Arial"/>
          <w:sz w:val="24"/>
          <w:szCs w:val="24"/>
        </w:rPr>
        <w:t xml:space="preserve">All authors contributed to the ideas and perspectives presented in the paper </w:t>
      </w:r>
      <w:r w:rsidR="005F4300">
        <w:rPr>
          <w:rFonts w:ascii="Arial" w:hAnsi="Arial" w:cs="Arial"/>
          <w:sz w:val="24"/>
          <w:szCs w:val="24"/>
        </w:rPr>
        <w:t>as part of</w:t>
      </w:r>
      <w:r>
        <w:rPr>
          <w:rFonts w:ascii="Arial" w:hAnsi="Arial" w:cs="Arial"/>
          <w:sz w:val="24"/>
          <w:szCs w:val="24"/>
        </w:rPr>
        <w:t xml:space="preserve"> the</w:t>
      </w:r>
      <w:r w:rsidR="009E394C">
        <w:rPr>
          <w:rFonts w:ascii="Arial" w:hAnsi="Arial" w:cs="Arial"/>
          <w:sz w:val="24"/>
          <w:szCs w:val="24"/>
        </w:rPr>
        <w:t xml:space="preserve"> </w:t>
      </w:r>
      <w:r w:rsidR="008545C7" w:rsidRPr="008545C7">
        <w:rPr>
          <w:rFonts w:ascii="Arial" w:hAnsi="Arial" w:cs="Arial"/>
          <w:sz w:val="24"/>
          <w:szCs w:val="24"/>
        </w:rPr>
        <w:t>Royal Society Challenge-led Grant “</w:t>
      </w:r>
      <w:r w:rsidR="008545C7" w:rsidRPr="008545C7">
        <w:rPr>
          <w:rFonts w:ascii="Arial" w:hAnsi="Arial" w:cs="Arial"/>
          <w:i/>
          <w:iCs/>
          <w:sz w:val="24"/>
          <w:szCs w:val="24"/>
        </w:rPr>
        <w:t xml:space="preserve">Developing network ecology to </w:t>
      </w:r>
      <w:r w:rsidR="00E17FDD">
        <w:rPr>
          <w:rFonts w:ascii="Arial" w:hAnsi="Arial" w:cs="Arial"/>
          <w:i/>
          <w:iCs/>
          <w:sz w:val="24"/>
          <w:szCs w:val="24"/>
        </w:rPr>
        <w:t>u</w:t>
      </w:r>
      <w:r w:rsidR="008545C7" w:rsidRPr="008545C7">
        <w:rPr>
          <w:rFonts w:ascii="Arial" w:hAnsi="Arial" w:cs="Arial"/>
          <w:i/>
          <w:iCs/>
          <w:sz w:val="24"/>
          <w:szCs w:val="24"/>
        </w:rPr>
        <w:t>nderstand and secure resilient food systems</w:t>
      </w:r>
      <w:r w:rsidR="008545C7" w:rsidRPr="008545C7">
        <w:rPr>
          <w:rFonts w:ascii="Arial" w:hAnsi="Arial" w:cs="Arial"/>
          <w:sz w:val="24"/>
          <w:szCs w:val="24"/>
        </w:rPr>
        <w:t>”.</w:t>
      </w:r>
      <w:r w:rsidR="009E394C">
        <w:rPr>
          <w:rFonts w:ascii="Arial" w:hAnsi="Arial" w:cs="Arial"/>
          <w:sz w:val="24"/>
          <w:szCs w:val="24"/>
        </w:rPr>
        <w:t xml:space="preserve"> </w:t>
      </w:r>
      <w:r w:rsidR="004C3B5C">
        <w:rPr>
          <w:rFonts w:ascii="Arial" w:hAnsi="Arial" w:cs="Arial"/>
          <w:sz w:val="24"/>
          <w:szCs w:val="24"/>
        </w:rPr>
        <w:t>FMW</w:t>
      </w:r>
      <w:r>
        <w:rPr>
          <w:rFonts w:ascii="Arial" w:hAnsi="Arial" w:cs="Arial"/>
          <w:sz w:val="24"/>
          <w:szCs w:val="24"/>
        </w:rPr>
        <w:t xml:space="preserve"> and DME wrote the paper</w:t>
      </w:r>
      <w:r w:rsidR="00920953">
        <w:rPr>
          <w:rFonts w:ascii="Arial" w:hAnsi="Arial" w:cs="Arial"/>
          <w:sz w:val="24"/>
          <w:szCs w:val="24"/>
        </w:rPr>
        <w:t>.</w:t>
      </w:r>
      <w:r>
        <w:rPr>
          <w:rFonts w:ascii="Arial" w:hAnsi="Arial" w:cs="Arial"/>
          <w:sz w:val="24"/>
          <w:szCs w:val="24"/>
        </w:rPr>
        <w:t xml:space="preserve"> </w:t>
      </w:r>
      <w:r w:rsidR="00FB66BA">
        <w:rPr>
          <w:rFonts w:ascii="Arial" w:hAnsi="Arial" w:cs="Arial"/>
          <w:sz w:val="24"/>
          <w:szCs w:val="24"/>
        </w:rPr>
        <w:t>All authors contributed to revisions</w:t>
      </w:r>
      <w:r w:rsidR="001B4888">
        <w:rPr>
          <w:rFonts w:ascii="Arial" w:hAnsi="Arial" w:cs="Arial"/>
          <w:sz w:val="24"/>
          <w:szCs w:val="24"/>
        </w:rPr>
        <w:t xml:space="preserve"> and edited the paper. </w:t>
      </w:r>
    </w:p>
    <w:p w14:paraId="52981200" w14:textId="77777777" w:rsidR="00B22E3E" w:rsidRPr="00C83A50" w:rsidRDefault="00B22E3E" w:rsidP="00B22E3E">
      <w:pPr>
        <w:spacing w:after="120" w:line="480" w:lineRule="auto"/>
        <w:rPr>
          <w:rFonts w:ascii="Arial" w:hAnsi="Arial" w:cs="Arial"/>
          <w:b/>
          <w:bCs/>
          <w:color w:val="000000" w:themeColor="text1"/>
          <w:sz w:val="24"/>
          <w:szCs w:val="24"/>
        </w:rPr>
      </w:pPr>
      <w:r w:rsidRPr="00C83A50">
        <w:rPr>
          <w:rFonts w:ascii="Arial" w:hAnsi="Arial" w:cs="Arial"/>
          <w:b/>
          <w:bCs/>
          <w:color w:val="000000" w:themeColor="text1"/>
          <w:sz w:val="24"/>
          <w:szCs w:val="24"/>
        </w:rPr>
        <w:lastRenderedPageBreak/>
        <w:t>Abstract</w:t>
      </w:r>
    </w:p>
    <w:p w14:paraId="2EF77A9E" w14:textId="6C2FFA0A"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The global challenge of feeding two billion more people by 2050, using more </w:t>
      </w:r>
      <w:r w:rsidR="00432212" w:rsidRPr="00C83A50">
        <w:rPr>
          <w:rFonts w:ascii="Arial" w:hAnsi="Arial" w:cs="Arial"/>
          <w:color w:val="000000" w:themeColor="text1"/>
          <w:sz w:val="24"/>
          <w:szCs w:val="24"/>
        </w:rPr>
        <w:t>sustainable</w:t>
      </w:r>
      <w:r w:rsidRPr="00C83A50">
        <w:rPr>
          <w:rFonts w:ascii="Arial" w:hAnsi="Arial" w:cs="Arial"/>
          <w:color w:val="000000" w:themeColor="text1"/>
          <w:sz w:val="24"/>
          <w:szCs w:val="24"/>
        </w:rPr>
        <w:t xml:space="preserve"> agricultural practices whilst dealing with uncertainties associated with environmental change, requires a transformation of food systems. We present a new perspective for how advances in network science can provide novel ways to better understand, harness, and restore multiple ecological processes in agricultural environments. We </w:t>
      </w:r>
      <w:r w:rsidR="005677D2" w:rsidRPr="00C83A50">
        <w:rPr>
          <w:rFonts w:ascii="Arial" w:hAnsi="Arial" w:cs="Arial"/>
          <w:color w:val="000000" w:themeColor="text1"/>
          <w:sz w:val="24"/>
          <w:szCs w:val="24"/>
        </w:rPr>
        <w:t>describe</w:t>
      </w:r>
      <w:r w:rsidRPr="00C83A50">
        <w:rPr>
          <w:rFonts w:ascii="Arial" w:hAnsi="Arial" w:cs="Arial"/>
          <w:color w:val="000000" w:themeColor="text1"/>
          <w:sz w:val="24"/>
          <w:szCs w:val="24"/>
        </w:rPr>
        <w:t>: (</w:t>
      </w:r>
      <w:proofErr w:type="spellStart"/>
      <w:r w:rsidRPr="00C83A50">
        <w:rPr>
          <w:rFonts w:ascii="Arial" w:hAnsi="Arial" w:cs="Arial"/>
          <w:color w:val="000000" w:themeColor="text1"/>
          <w:sz w:val="24"/>
          <w:szCs w:val="24"/>
        </w:rPr>
        <w:t>i</w:t>
      </w:r>
      <w:proofErr w:type="spellEnd"/>
      <w:r w:rsidRPr="00C83A50">
        <w:rPr>
          <w:rFonts w:ascii="Arial" w:hAnsi="Arial" w:cs="Arial"/>
          <w:color w:val="000000" w:themeColor="text1"/>
          <w:sz w:val="24"/>
          <w:szCs w:val="24"/>
        </w:rPr>
        <w:t xml:space="preserve">) a </w:t>
      </w:r>
      <w:r w:rsidR="00BE5DD7" w:rsidRPr="00C83A50">
        <w:rPr>
          <w:rFonts w:ascii="Arial" w:hAnsi="Arial" w:cs="Arial"/>
          <w:color w:val="000000" w:themeColor="text1"/>
          <w:sz w:val="24"/>
          <w:szCs w:val="24"/>
        </w:rPr>
        <w:t xml:space="preserve">network-focused </w:t>
      </w:r>
      <w:r w:rsidRPr="00C83A50">
        <w:rPr>
          <w:rFonts w:ascii="Arial" w:hAnsi="Arial" w:cs="Arial"/>
          <w:color w:val="000000" w:themeColor="text1"/>
          <w:sz w:val="24"/>
          <w:szCs w:val="24"/>
        </w:rPr>
        <w:t xml:space="preserve">framework for managing </w:t>
      </w:r>
      <w:proofErr w:type="spellStart"/>
      <w:r w:rsidRPr="00C83A50">
        <w:rPr>
          <w:rFonts w:ascii="Arial" w:hAnsi="Arial" w:cs="Arial"/>
          <w:color w:val="000000" w:themeColor="text1"/>
          <w:sz w:val="24"/>
          <w:szCs w:val="24"/>
        </w:rPr>
        <w:t>agro</w:t>
      </w:r>
      <w:proofErr w:type="spellEnd"/>
      <w:r w:rsidR="00F97753"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ecosystems that accounts for the multiple interactions between biodiversity and associated ecosystem services; (ii) guidance for incorporating socio-economic factors into ecological networks; and (iii) the potential </w:t>
      </w:r>
      <w:r w:rsidR="00432212" w:rsidRPr="00C83A50">
        <w:rPr>
          <w:rFonts w:ascii="Arial" w:hAnsi="Arial" w:cs="Arial"/>
          <w:color w:val="000000" w:themeColor="text1"/>
          <w:sz w:val="24"/>
          <w:szCs w:val="24"/>
        </w:rPr>
        <w:t>to upscale</w:t>
      </w:r>
      <w:r w:rsidRPr="00C83A50">
        <w:rPr>
          <w:rFonts w:ascii="Arial" w:hAnsi="Arial" w:cs="Arial"/>
          <w:color w:val="000000" w:themeColor="text1"/>
          <w:sz w:val="24"/>
          <w:szCs w:val="24"/>
        </w:rPr>
        <w:t xml:space="preserve"> network methods to inform efforts to build resilience, including global food-supply chains. </w:t>
      </w:r>
      <w:r w:rsidR="00083CFA" w:rsidRPr="00C83A50">
        <w:rPr>
          <w:rFonts w:ascii="Arial" w:hAnsi="Arial" w:cs="Arial"/>
          <w:color w:val="000000" w:themeColor="text1"/>
          <w:sz w:val="24"/>
          <w:szCs w:val="24"/>
        </w:rPr>
        <w:t xml:space="preserve">In doing so we </w:t>
      </w:r>
      <w:r w:rsidR="004446AD" w:rsidRPr="00C83A50">
        <w:rPr>
          <w:rFonts w:ascii="Arial" w:hAnsi="Arial" w:cs="Arial"/>
          <w:color w:val="000000" w:themeColor="text1"/>
          <w:sz w:val="24"/>
          <w:szCs w:val="24"/>
        </w:rPr>
        <w:t xml:space="preserve">aim </w:t>
      </w:r>
      <w:r w:rsidR="00B97859" w:rsidRPr="00C83A50">
        <w:rPr>
          <w:rFonts w:ascii="Arial" w:hAnsi="Arial" w:cs="Arial"/>
          <w:color w:val="000000" w:themeColor="text1"/>
          <w:sz w:val="24"/>
          <w:szCs w:val="24"/>
        </w:rPr>
        <w:t>to</w:t>
      </w:r>
      <w:r w:rsidRPr="00C83A50">
        <w:rPr>
          <w:rFonts w:ascii="Arial" w:hAnsi="Arial" w:cs="Arial"/>
          <w:color w:val="000000" w:themeColor="text1"/>
          <w:sz w:val="24"/>
          <w:szCs w:val="24"/>
        </w:rPr>
        <w:t xml:space="preserve"> facilitate the application of network science </w:t>
      </w:r>
      <w:r w:rsidR="00432212" w:rsidRPr="00C83A50">
        <w:rPr>
          <w:rFonts w:ascii="Arial" w:hAnsi="Arial" w:cs="Arial"/>
          <w:color w:val="000000" w:themeColor="text1"/>
          <w:sz w:val="24"/>
          <w:szCs w:val="24"/>
        </w:rPr>
        <w:t>as a systems-based</w:t>
      </w:r>
      <w:r w:rsidRPr="00C83A50">
        <w:rPr>
          <w:rFonts w:ascii="Arial" w:hAnsi="Arial" w:cs="Arial"/>
          <w:color w:val="000000" w:themeColor="text1"/>
          <w:sz w:val="24"/>
          <w:szCs w:val="24"/>
        </w:rPr>
        <w:t xml:space="preserve"> way to </w:t>
      </w:r>
      <w:r w:rsidR="00432212" w:rsidRPr="00C83A50">
        <w:rPr>
          <w:rFonts w:ascii="Arial" w:hAnsi="Arial" w:cs="Arial"/>
          <w:color w:val="000000" w:themeColor="text1"/>
          <w:sz w:val="24"/>
          <w:szCs w:val="24"/>
        </w:rPr>
        <w:t>tackle</w:t>
      </w:r>
      <w:r w:rsidRPr="00C83A50">
        <w:rPr>
          <w:rFonts w:ascii="Arial" w:hAnsi="Arial" w:cs="Arial"/>
          <w:color w:val="000000" w:themeColor="text1"/>
          <w:sz w:val="24"/>
          <w:szCs w:val="24"/>
        </w:rPr>
        <w:t xml:space="preserve"> the challenges of securing an equitable distribution of food.</w:t>
      </w:r>
    </w:p>
    <w:p w14:paraId="6658BF1D" w14:textId="77777777" w:rsidR="00B22E3E" w:rsidRPr="00C83A50" w:rsidRDefault="00B22E3E" w:rsidP="00F3065B">
      <w:pPr>
        <w:suppressLineNumbers/>
        <w:spacing w:after="120" w:line="480" w:lineRule="auto"/>
        <w:rPr>
          <w:rFonts w:ascii="Arial" w:hAnsi="Arial" w:cs="Arial"/>
          <w:b/>
          <w:bCs/>
          <w:color w:val="000000" w:themeColor="text1"/>
          <w:sz w:val="24"/>
          <w:szCs w:val="24"/>
        </w:rPr>
      </w:pPr>
    </w:p>
    <w:p w14:paraId="6727D976" w14:textId="42D7A81A" w:rsidR="00B22E3E" w:rsidRPr="00C83A50" w:rsidRDefault="00B22E3E" w:rsidP="00B22E3E">
      <w:pPr>
        <w:spacing w:after="120" w:line="480" w:lineRule="auto"/>
        <w:rPr>
          <w:rFonts w:ascii="Arial" w:hAnsi="Arial" w:cs="Arial"/>
          <w:b/>
          <w:bCs/>
          <w:color w:val="000000" w:themeColor="text1"/>
          <w:sz w:val="24"/>
          <w:szCs w:val="24"/>
        </w:rPr>
      </w:pPr>
      <w:r w:rsidRPr="00C83A50">
        <w:rPr>
          <w:rFonts w:ascii="Arial" w:hAnsi="Arial" w:cs="Arial"/>
          <w:b/>
          <w:bCs/>
          <w:color w:val="000000" w:themeColor="text1"/>
          <w:sz w:val="24"/>
          <w:szCs w:val="24"/>
        </w:rPr>
        <w:t>Keywords</w:t>
      </w:r>
    </w:p>
    <w:p w14:paraId="7ECE6A71" w14:textId="77777777"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Agriculture, biodiversity, ecological networks, social networks, crops, food production, resilience.</w:t>
      </w:r>
    </w:p>
    <w:p w14:paraId="4FD66471" w14:textId="77777777" w:rsidR="00B22E3E" w:rsidRPr="00C83A50" w:rsidRDefault="00B22E3E" w:rsidP="00F3065B">
      <w:pPr>
        <w:suppressLineNumbers/>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 </w:t>
      </w:r>
    </w:p>
    <w:p w14:paraId="6ED81266" w14:textId="77777777" w:rsidR="00B22E3E" w:rsidRPr="00C83A50" w:rsidRDefault="00B22E3E" w:rsidP="00F3065B">
      <w:pPr>
        <w:suppressLineNumbers/>
        <w:spacing w:after="120" w:line="480" w:lineRule="auto"/>
        <w:rPr>
          <w:rFonts w:ascii="Arial" w:hAnsi="Arial" w:cs="Arial"/>
          <w:color w:val="000000" w:themeColor="text1"/>
          <w:sz w:val="24"/>
          <w:szCs w:val="24"/>
        </w:rPr>
      </w:pPr>
    </w:p>
    <w:p w14:paraId="7246BA9A" w14:textId="53C931C4" w:rsidR="00B22E3E" w:rsidRPr="00C83A50" w:rsidRDefault="00B22E3E" w:rsidP="00F3065B">
      <w:pPr>
        <w:suppressLineNumbers/>
        <w:spacing w:after="120" w:line="480" w:lineRule="auto"/>
        <w:rPr>
          <w:rFonts w:ascii="Arial" w:hAnsi="Arial" w:cs="Arial"/>
          <w:color w:val="000000" w:themeColor="text1"/>
          <w:sz w:val="24"/>
          <w:szCs w:val="24"/>
        </w:rPr>
      </w:pPr>
    </w:p>
    <w:p w14:paraId="6887085D" w14:textId="1F58C1A9" w:rsidR="00B22E3E" w:rsidRPr="00C83A50" w:rsidRDefault="00B22E3E" w:rsidP="00F3065B">
      <w:pPr>
        <w:suppressLineNumbers/>
        <w:spacing w:after="120" w:line="480" w:lineRule="auto"/>
        <w:rPr>
          <w:rFonts w:ascii="Arial" w:hAnsi="Arial" w:cs="Arial"/>
          <w:color w:val="000000" w:themeColor="text1"/>
          <w:sz w:val="24"/>
          <w:szCs w:val="24"/>
        </w:rPr>
      </w:pPr>
    </w:p>
    <w:p w14:paraId="2B0A3D1F" w14:textId="77777777" w:rsidR="00B22E3E" w:rsidRPr="00C83A50" w:rsidRDefault="00B22E3E" w:rsidP="00F3065B">
      <w:pPr>
        <w:suppressLineNumbers/>
        <w:spacing w:after="120" w:line="480" w:lineRule="auto"/>
        <w:rPr>
          <w:rFonts w:ascii="Arial" w:hAnsi="Arial" w:cs="Arial"/>
          <w:color w:val="000000" w:themeColor="text1"/>
          <w:sz w:val="24"/>
          <w:szCs w:val="24"/>
        </w:rPr>
      </w:pPr>
    </w:p>
    <w:p w14:paraId="1E71A759" w14:textId="77777777" w:rsidR="00B22E3E" w:rsidRPr="00C83A50" w:rsidRDefault="00B22E3E" w:rsidP="00F3065B">
      <w:pPr>
        <w:suppressLineNumbers/>
        <w:spacing w:after="120" w:line="480" w:lineRule="auto"/>
        <w:rPr>
          <w:rFonts w:ascii="Arial" w:hAnsi="Arial" w:cs="Arial"/>
          <w:color w:val="000000" w:themeColor="text1"/>
          <w:sz w:val="24"/>
          <w:szCs w:val="24"/>
        </w:rPr>
      </w:pPr>
    </w:p>
    <w:p w14:paraId="68BAC389" w14:textId="77777777"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lastRenderedPageBreak/>
        <w:t>“</w:t>
      </w:r>
      <w:r w:rsidRPr="00C83A50">
        <w:rPr>
          <w:rFonts w:ascii="Arial" w:hAnsi="Arial" w:cs="Arial"/>
          <w:i/>
          <w:iCs/>
          <w:color w:val="000000" w:themeColor="text1"/>
          <w:sz w:val="24"/>
          <w:szCs w:val="24"/>
        </w:rPr>
        <w:t>The natural living world is arranged in very complex channels of supply that are known as food-chains. [...] But with land in cultivation, whether pastoral, ploughed, or gardened, the earnest desire of man has been to shorten food-chains, reduce their number, and substitute new ones for old. [...] The enormous problem still is to manage, control, and where necessary alter the pattern of food-chains in the world, without upsetting the balance of their populations. It is this last problem that has not by any means been solved.</w:t>
      </w:r>
      <w:r w:rsidRPr="00C83A50">
        <w:rPr>
          <w:rFonts w:ascii="Arial" w:hAnsi="Arial" w:cs="Arial"/>
          <w:color w:val="000000" w:themeColor="text1"/>
          <w:sz w:val="24"/>
          <w:szCs w:val="24"/>
        </w:rPr>
        <w:t>” Charles Elton (1958)</w:t>
      </w:r>
    </w:p>
    <w:p w14:paraId="611B2080" w14:textId="77777777" w:rsidR="00B22E3E" w:rsidRPr="00C83A50" w:rsidRDefault="00B22E3E" w:rsidP="00F3065B">
      <w:pPr>
        <w:suppressLineNumbers/>
        <w:spacing w:after="120" w:line="480" w:lineRule="auto"/>
        <w:rPr>
          <w:rFonts w:ascii="Arial" w:hAnsi="Arial" w:cs="Arial"/>
          <w:b/>
          <w:bCs/>
          <w:color w:val="000000" w:themeColor="text1"/>
          <w:sz w:val="24"/>
          <w:szCs w:val="24"/>
        </w:rPr>
      </w:pPr>
    </w:p>
    <w:p w14:paraId="3D7D8CD5" w14:textId="1DEEF869" w:rsidR="00B22E3E" w:rsidRPr="00C83A50" w:rsidRDefault="00B22E3E" w:rsidP="00862F84">
      <w:pPr>
        <w:pStyle w:val="ListParagraph"/>
        <w:numPr>
          <w:ilvl w:val="0"/>
          <w:numId w:val="1"/>
        </w:numPr>
        <w:spacing w:after="120" w:line="480" w:lineRule="auto"/>
        <w:rPr>
          <w:rFonts w:ascii="Arial" w:hAnsi="Arial" w:cs="Arial"/>
          <w:b/>
          <w:bCs/>
          <w:color w:val="000000" w:themeColor="text1"/>
          <w:sz w:val="24"/>
          <w:szCs w:val="24"/>
        </w:rPr>
      </w:pPr>
      <w:r w:rsidRPr="00C83A50">
        <w:rPr>
          <w:rFonts w:ascii="Arial" w:hAnsi="Arial" w:cs="Arial"/>
          <w:b/>
          <w:bCs/>
          <w:color w:val="000000" w:themeColor="text1"/>
          <w:sz w:val="24"/>
          <w:szCs w:val="24"/>
        </w:rPr>
        <w:t>Introduction</w:t>
      </w:r>
    </w:p>
    <w:p w14:paraId="0A1003D5" w14:textId="1842D36B"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Over six billion people are directly dependent upon agriculture</w:t>
      </w:r>
      <w:r w:rsidR="00992B7A" w:rsidRPr="00C83A50">
        <w:rPr>
          <w:rFonts w:ascii="Arial" w:hAnsi="Arial" w:cs="Arial"/>
          <w:color w:val="000000" w:themeColor="text1"/>
          <w:sz w:val="24"/>
          <w:szCs w:val="24"/>
        </w:rPr>
        <w:t xml:space="preserve"> for their livelihoods</w:t>
      </w:r>
      <w:r w:rsidR="003739E8" w:rsidRPr="00C83A50">
        <w:rPr>
          <w:rFonts w:ascii="Arial" w:hAnsi="Arial" w:cs="Arial"/>
          <w:color w:val="000000" w:themeColor="text1"/>
          <w:sz w:val="24"/>
          <w:szCs w:val="24"/>
        </w:rPr>
        <w:t xml:space="preserve"> </w:t>
      </w:r>
      <w:r w:rsidRPr="00C83A50">
        <w:rPr>
          <w:rFonts w:ascii="Arial" w:hAnsi="Arial" w:cs="Arial"/>
          <w:color w:val="000000" w:themeColor="text1"/>
          <w:sz w:val="24"/>
          <w:szCs w:val="24"/>
        </w:rPr>
        <w:t>worldwide</w:t>
      </w:r>
      <w:r w:rsidR="001D0874" w:rsidRPr="00C83A50">
        <w:rPr>
          <w:rFonts w:ascii="Arial" w:hAnsi="Arial" w:cs="Arial"/>
          <w:color w:val="000000" w:themeColor="text1"/>
          <w:sz w:val="24"/>
          <w:szCs w:val="24"/>
        </w:rPr>
        <w:t xml:space="preserve"> </w:t>
      </w:r>
      <w:r w:rsidR="00744B1D"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{"citationItems":[{"id":"ITEM-1","itemData":{"URL":"http://www.fao.org/3/i3107e/i3107e00.htm","author":[{"dropping-particle":"","family":"Food and Agriculture Organization of the United Nations","given":"","non-dropping-particle":"","parse-names":false,"suffix":""}],"id":"ITEM-1","issued":{"date-parts":[["2013"]]},"page":"307","publisher-place":"Rome, Italy","title":"World Food and Agriculture - Statistical Yearbook 2013","type":"webpage"},"uris":["http://www.mendeley.com/documents/?uuid=737c81ea-890d-4add-a1e5-5eb74b6278ad"]}],"mendeley":{"formattedCitation":"(Food and Agriculture Organization of the United Nations, 2013)","plainTextFormattedCitation":"(Food and Agriculture Organization of the United Nations, 2013)","previouslyFormattedCitation":"(Food and Agriculture Organization of the United Nations, 2013)"},"properties":{"noteIndex":0},"schema":"https://github.com/citation-style-language/schema/raw/master/csl-citation.json"}</w:instrText>
      </w:r>
      <w:r w:rsidR="00744B1D"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(Food and Agriculture Organization of the United Nations, 2013)</w:t>
      </w:r>
      <w:r w:rsidR="00744B1D"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with one in </w:t>
      </w:r>
      <w:r w:rsidR="00442DE5" w:rsidRPr="00C83A50">
        <w:rPr>
          <w:rFonts w:ascii="Arial" w:hAnsi="Arial" w:cs="Arial"/>
          <w:color w:val="000000" w:themeColor="text1"/>
          <w:sz w:val="24"/>
          <w:szCs w:val="24"/>
        </w:rPr>
        <w:t>ten</w:t>
      </w:r>
      <w:r w:rsidRPr="00C83A50">
        <w:rPr>
          <w:rFonts w:ascii="Arial" w:hAnsi="Arial" w:cs="Arial"/>
          <w:color w:val="000000" w:themeColor="text1"/>
          <w:sz w:val="24"/>
          <w:szCs w:val="24"/>
        </w:rPr>
        <w:t xml:space="preserve"> people (</w:t>
      </w:r>
      <w:r w:rsidR="00442DE5" w:rsidRPr="00C83A50">
        <w:rPr>
          <w:rFonts w:ascii="Arial" w:hAnsi="Arial" w:cs="Arial"/>
          <w:color w:val="000000" w:themeColor="text1"/>
          <w:sz w:val="24"/>
          <w:szCs w:val="24"/>
        </w:rPr>
        <w:t>690</w:t>
      </w:r>
      <w:r w:rsidRPr="00C83A50">
        <w:rPr>
          <w:rFonts w:ascii="Arial" w:hAnsi="Arial" w:cs="Arial"/>
          <w:color w:val="000000" w:themeColor="text1"/>
          <w:sz w:val="24"/>
          <w:szCs w:val="24"/>
        </w:rPr>
        <w:t xml:space="preserve"> million) undernourished and the majority of the world’s hungry people living in developing countries</w:t>
      </w:r>
      <w:r w:rsidR="001D0874" w:rsidRPr="00C83A50">
        <w:rPr>
          <w:rFonts w:ascii="Arial" w:hAnsi="Arial" w:cs="Arial"/>
          <w:color w:val="000000" w:themeColor="text1"/>
          <w:sz w:val="24"/>
          <w:szCs w:val="24"/>
        </w:rPr>
        <w:t xml:space="preserve"> </w:t>
      </w:r>
      <w:r w:rsidR="0030022B"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{"citationItems":[{"id":"ITEM-1","itemData":{"URL":"https://unstats.un.org/sdgs/report/2020/","author":[{"dropping-particle":"","family":"United Nations","given":"","non-dropping-particle":"","parse-names":false,"suffix":""}],"id":"ITEM-1","issued":{"date-parts":[["2020"]]},"page":"68","publisher-place":"New York, NY, USA","title":"The Sustainable Development Goals Report 2020","type":"webpage"},"uris":["http://www.mendeley.com/documents/?uuid=bd7a1fde-4048-4925-abd4-865b6d68cc66"]}],"mendeley":{"formattedCitation":"(United Nations, 2020)","plainTextFormattedCitation":"(United Nations, 2020)","previouslyFormattedCitation":"(United Nations, 2020)"},"properties":{"noteIndex":0},"schema":"https://github.com/citation-style-language/schema/raw/master/csl-citation.json"}</w:instrText>
      </w:r>
      <w:r w:rsidR="0030022B"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(United Nations, 2020)</w:t>
      </w:r>
      <w:r w:rsidR="0030022B"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Feeding nine billion people by 2050, using less environmentally damaging agricultural practices whilst also dealing with the uncertainties posed by climate change, is a significant undertaking</w:t>
      </w:r>
      <w:r w:rsidR="001D0874" w:rsidRPr="00C83A50">
        <w:rPr>
          <w:rFonts w:ascii="Arial" w:hAnsi="Arial" w:cs="Arial"/>
          <w:color w:val="000000" w:themeColor="text1"/>
          <w:sz w:val="24"/>
          <w:szCs w:val="24"/>
        </w:rPr>
        <w:t xml:space="preserve"> </w:t>
      </w:r>
      <w:r w:rsidR="0030022B"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{"citationItems":[{"id":"ITEM-1","itemData":{"DOI":"10.1126/science.1185383","ISSN":"00368075","abstract":"Continuing population and consumption growth will mean that the global demand for food will increase for at least another 40 years. Growing competition for land, water, and energy, in addition to the overexploitation of fisheries, will affect our ability to produce food, as will the urgent requirement to reduce the impact of the food system on the environment. The effects of climate change are a further threat. But the world can produce more food and can ensure that it is used more efficiently and equitably. A multifaceted and linked global strategy is needed to ensure sustainable and equitable food security, different components of which are explored here.","author":[{"dropping-particle":"","family":"Godfray","given":"H. Charles J.","non-dropping-particle":"","parse-names":false,"suffix":""},{"dropping-particle":"","family":"Beddington","given":"John R.","non-dropping-particle":"","parse-names":false,"suffix":""},{"dropping-particle":"","family":"Crute","given":"Ian R.","non-dropping-particle":"","parse-names":false,"suffix":""},{"dropping-particle":"","family":"Haddad","given":"Lawrence","non-dropping-particle":"","parse-names":false,"suffix":""},{"dropping-particle":"","family":"Lawrence","given":"David","non-dropping-particle":"","parse-names":false,"suffix":""},{"dropping-particle":"","family":"Muir","given":"James F.","non-dropping-particle":"","parse-names":false,"suffix":""},{"dropping-particle":"","family":"Pretty","given":"Jules","non-dropping-particle":"","parse-names":false,"suffix":""},{"dropping-particle":"","family":"Robinson","given":"Sherman","non-dropping-particle":"","parse-names":false,"suffix":""},{"dropping-particle":"","family":"Thomas","given":"Sandy M.","non-dropping-particle":"","parse-names":false,"suffix":""},{"dropping-particle":"","family":"Toulmin","given":"Camilla","non-dropping-particle":"","parse-names":false,"suffix":""}],"container-title":"Science","id":"ITEM-1","issue":"5967","issued":{"date-parts":[["2010","2","12"]]},"page":"812-818","title":"Food security: The challenge of feeding 9 billion people","type":"article-journal","volume":"327"},"uris":["http://www.mendeley.com/documents/?uuid=d0977738-c554-3bdf-acf4-0dae103cb7cc"]}],"mendeley":{"formattedCitation":"(Godfray et al., 2010)","plainTextFormattedCitation":"(Godfray et al., 2010)","previouslyFormattedCitation":"(Godfray et al., 2010)"},"properties":{"noteIndex":0},"schema":"https://github.com/citation-style-language/schema/raw/master/csl-citation.json"}</w:instrText>
      </w:r>
      <w:r w:rsidR="0030022B"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(Godfray et al., 2010)</w:t>
      </w:r>
      <w:r w:rsidR="0030022B"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The scenario is especially challenging if we consider that 52% of agricultural land is currently moderately or severely degraded as a result of intensive agricultural practices</w:t>
      </w:r>
      <w:r w:rsidR="001D0874" w:rsidRPr="00C83A50">
        <w:rPr>
          <w:rFonts w:ascii="Arial" w:hAnsi="Arial" w:cs="Arial"/>
          <w:color w:val="000000" w:themeColor="text1"/>
          <w:sz w:val="24"/>
          <w:szCs w:val="24"/>
        </w:rPr>
        <w:t xml:space="preserve"> </w:t>
      </w:r>
      <w:r w:rsidR="0030022B"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{"citationItems":[{"id":"ITEM-1","itemData":{"URL":"http://www.fao.org/land-water/land/land-assessment/en/","accessed":{"date-parts":[["2019","10","3"]]},"author":[{"dropping-particle":"","family":"Food and Agriculture Organization of the United Nations","given":"","non-dropping-particle":"","parse-names":false,"suffix":""}],"id":"ITEM-1","issued":{"date-parts":[["2019"]]},"publisher-place":"Rome, Italy","title":"Land assessment and impacts","type":"webpage"},"uris":["http://www.mendeley.com/documents/?uuid=71e25c25-446e-4370-b07a-eedc3f23cc9d"]}],"mendeley":{"formattedCitation":"(Food and Agriculture Organization of the United Nations, 2019)","plainTextFormattedCitation":"(Food and Agriculture Organization of the United Nations, 2019)","previouslyFormattedCitation":"(Food and Agriculture Organization of the United Nations, 2019)"},"properties":{"noteIndex":0},"schema":"https://github.com/citation-style-language/schema/raw/master/csl-citation.json"}</w:instrText>
      </w:r>
      <w:r w:rsidR="0030022B"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(Food and Agriculture Organization of the United Nations, 2019)</w:t>
      </w:r>
      <w:r w:rsidR="0030022B"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The nexus between food demand and supply poses a major challenge to contemporary food systems that appear under-equipped to deal with future challenges</w:t>
      </w:r>
      <w:r w:rsidR="006B5F65" w:rsidRPr="00C83A50">
        <w:rPr>
          <w:rFonts w:ascii="Arial" w:hAnsi="Arial" w:cs="Arial"/>
          <w:color w:val="000000" w:themeColor="text1"/>
          <w:sz w:val="24"/>
          <w:szCs w:val="24"/>
        </w:rPr>
        <w:t xml:space="preserve">. Ultimately they </w:t>
      </w:r>
      <w:r w:rsidRPr="00C83A50">
        <w:rPr>
          <w:rFonts w:ascii="Arial" w:hAnsi="Arial" w:cs="Arial"/>
          <w:color w:val="000000" w:themeColor="text1"/>
          <w:sz w:val="24"/>
          <w:szCs w:val="24"/>
        </w:rPr>
        <w:t>may lack resilience to potential perturbations and long-term changes (i.e., climate change), which threaten the integrity of global food production, food quality, environmental stability and human health</w:t>
      </w:r>
      <w:r w:rsidR="001D0874" w:rsidRPr="00C83A50">
        <w:rPr>
          <w:rFonts w:ascii="Arial" w:hAnsi="Arial" w:cs="Arial"/>
          <w:color w:val="000000" w:themeColor="text1"/>
          <w:sz w:val="24"/>
          <w:szCs w:val="24"/>
        </w:rPr>
        <w:t xml:space="preserve"> </w:t>
      </w:r>
      <w:r w:rsidR="0030022B"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{"citationItems":[{"id":"ITEM-1","itemData":{"DOI":"10.1038/s41893-018-0210-1","ISSN":"23989629","abstract":"Sudden losses to food production (that is, shocks) and their consequences across land and sea pose cumulative threats to global sustainability. We conducted an integrated assessment of global production data from crop, livestock, aquaculture and fisheries sectors over 53 years to understand how shocks occurring in one food sector can create diverse and linked challenges among others. We show that some regions are shock hotspots, exposed frequently to shocks across multiple sectors. Critically, shock frequency has increased through time on land and sea at a global scale. Geopolitical and extreme-weather events were the main shock drivers identified, but with considerable differences across sectors. We illustrate how social and ecological drivers, influenced by the dynamics of the food system, can spill over multiple food sectors and create synchronous challenges or trade-offs among terrestrial and aquatic systems. In a more shock-prone and interconnected world, bold food policy and social protection mechanisms that help people anticipate, cope with and recover from losses will be central to sustainability.","author":[{"dropping-particle":"","family":"Cottrell","given":"Richard S.","non-dropping-particle":"","parse-names":false,"suffix":""},{"dropping-particle":"","family":"Nash","given":"Kirsty L.","non-dropping-particle":"","parse-names":false,"suffix":""},{"dropping-particle":"","family":"Halpern","given":"Benjamin S.","non-dropping-particle":"","parse-names":false,"suffix":""},{"dropping-particle":"","family":"Remenyi","given":"Tomas A.","non-dropping-particle":"","parse-names":false,"suffix":""},{"dropping-particle":"","family":"Corney","given":"Stuart P.","non-dropping-particle":"","parse-names":false,"suffix":""},{"dropping-particle":"","family":"Fleming","given":"Aysha","non-dropping-particle":"","parse-names":false,"suffix":""},{"dropping-particle":"","family":"Fulton","given":"Elizabeth A.","non-dropping-particle":"","parse-names":false,"suffix":""},{"dropping-particle":"","family":"Hornborg","given":"Sara","non-dropping-particle":"","parse-names":false,"suffix":""},{"dropping-particle":"","family":"Johne","given":"Alexandra","non-dropping-particle":"","parse-names":false,"suffix":""},{"dropping-particle":"","family":"Watson","given":"Reg A.","non-dropping-particle":"","parse-names":false,"suffix":""},{"dropping-particle":"","family":"Blanchard","given":"Julia L.","non-dropping-particle":"","parse-names":false,"suffix":""}],"container-title":"Nature Sustainability","id":"ITEM-1","issue":"2","issued":{"date-parts":[["2019","2","1"]]},"page":"130-137","publisher":"Nature Publishing Group","title":"Food production shocks across land and sea","type":"article-journal","volume":"2"},"uris":["http://www.mendeley.com/documents/?uuid=361098b3-0d6c-3cc7-b882-f0628a1cbdb5"]}],"mendeley":{"formattedCitation":"(Cottrell et al., 2019)","plainTextFormattedCitation":"(Cottrell et al., 2019)","previouslyFormattedCitation":"(Cottrell et al., 2019)"},"properties":{"noteIndex":0},"schema":"https://github.com/citation-style-language/schema/raw/master/csl-citation.json"}</w:instrText>
      </w:r>
      <w:r w:rsidR="0030022B"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(Cottrell et al., 2019)</w:t>
      </w:r>
      <w:r w:rsidR="0030022B"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w:t>
      </w:r>
    </w:p>
    <w:p w14:paraId="236FB40F" w14:textId="10ECAB3F"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lastRenderedPageBreak/>
        <w:t>Addressing these issues alongside ‘</w:t>
      </w:r>
      <w:r w:rsidRPr="00C83A50">
        <w:rPr>
          <w:rFonts w:ascii="Arial" w:hAnsi="Arial" w:cs="Arial"/>
          <w:i/>
          <w:iCs/>
          <w:color w:val="000000" w:themeColor="text1"/>
          <w:sz w:val="24"/>
          <w:szCs w:val="24"/>
        </w:rPr>
        <w:t>bending the curve of biodiversity loss</w:t>
      </w:r>
      <w:r w:rsidRPr="00C83A50">
        <w:rPr>
          <w:rFonts w:ascii="Arial" w:hAnsi="Arial" w:cs="Arial"/>
          <w:color w:val="000000" w:themeColor="text1"/>
          <w:sz w:val="24"/>
          <w:szCs w:val="24"/>
        </w:rPr>
        <w:t>’</w:t>
      </w:r>
      <w:r w:rsidR="00B30263" w:rsidRPr="00C83A50">
        <w:rPr>
          <w:rFonts w:ascii="Arial" w:hAnsi="Arial" w:cs="Arial"/>
          <w:color w:val="000000" w:themeColor="text1"/>
          <w:sz w:val="24"/>
          <w:szCs w:val="24"/>
        </w:rPr>
        <w:t xml:space="preserve"> </w:t>
      </w:r>
      <w:r w:rsidR="00B30263" w:rsidRPr="00C83A50">
        <w:rPr>
          <w:rFonts w:ascii="Arial" w:hAnsi="Arial" w:cs="Arial"/>
          <w:color w:val="000000" w:themeColor="text1"/>
          <w:sz w:val="24"/>
          <w:szCs w:val="24"/>
        </w:rPr>
        <w:fldChar w:fldCharType="begin" w:fldLock="1"/>
      </w:r>
      <w:r w:rsidR="003252B1" w:rsidRPr="00C83A50">
        <w:rPr>
          <w:rFonts w:ascii="Arial" w:hAnsi="Arial" w:cs="Arial"/>
          <w:color w:val="000000" w:themeColor="text1"/>
          <w:sz w:val="24"/>
          <w:szCs w:val="24"/>
        </w:rPr>
        <w:instrText>ADDIN CSL_CITATION {"citationItems":[{"id":"ITEM-1","itemData":{"DOI":"10.1038/s41586-020-2705-y","ISSN":"1476-4687","PMID":"32908312","abstract":"Increased efforts are required to prevent further losses to terrestrial biodiversity and the ecosystem services that it  provides1,2. Ambitious targets have been proposed, such as reversing the declining trends in biodiversity3; however, just feeding the growing human population will make this a challenge4. Here we use an ensemble of land-use and biodiversity models to assess whether—and how—humanity can reverse the declines in terrestrial biodiversity caused by habitat conversion, which is a major threat to biodiversity5. We show that immediate efforts, consistent with the broader sustainability agenda but of unprecedented ambition and coordination, could enable the provision of food for the growing human population while reversing the global terrestrial biodiversity trends caused by habitat conversion. If we decide to increase the extent of land under conservation management, restore degraded land and generalize landscape-level conservation planning, biodiversity trends from habitat conversion could become positive by the mid-twenty-first century on average across models (confidence interval, 2042–2061), but this was not the case for all models. Food prices could increase and, on average across models, almost half (confidence interval, 34–50%) of the future biodiversity losses could not be avoided. However, additionally tackling the drivers of land-use change could avoid conflict with affordable food provision and reduces the environmental effects of the food-provision system. Through further sustainable intensification and trade, reduced food waste and more plant-based human diets, more than two thirds of future biodiversity losses are avoided and the biodiversity trends from habitat conversion are reversed by 2050 for almost all of the models. Although limiting further loss will remain challenging in several biodiversity-rich regions, and other threats—such as climate change—must be addressed to truly reverse the declines in biodiversity, our results show that ambitious conservation efforts and food system transformation are central to an effective post-2020 biodiversity strategy. To promote the recovery of the currently declining global trends in terrestrial biodiversity, increases in both the extent of land under conservation management and the sustainability of the global food system from farm to fork are required.","author":[{"dropping-particle":"","family":"Leclère","given":"David","non-dropping-particle":"","parse-names":false,"suffix":""},{"dropping-particle":"","family":"Obersteiner","given":"Michael","non-dropping-particle":"","parse-names":false,"suffix":""},{"dropping-particle":"","family":"Barrett","given":"Mike","non-dropping-particle":"","parse-names":false,"suffix":""},{"dropping-particle":"","family":"Butchart","given":"Stuart H.M.","non-dropping-particle":"","parse-names":false,"suffix":""},{"dropping-particle":"","family":"Chaudhary","given":"Abhishek","non-dropping-particle":"","parse-names":false,"suffix":""},{"dropping-particle":"","family":"Palma","given":"Adriana","non-dropping-particle":"De","parse-names":false,"suffix":""},{"dropping-particle":"","family":"DeClerck","given":"Fabrice A.J.","non-dropping-particle":"","parse-names":false,"suffix":""},{"dropping-particle":"","family":"Marco","given":"Moreno","non-dropping-particle":"Di","parse-names":false,"suffix":""},{"dropping-particle":"","family":"Doelman","given":"Jonathan C.","non-dropping-particle":"","parse-names":false,"suffix":""},{"dropping-particle":"","family":"Dürauer","given":"Martina","non-dropping-particle":"","parse-names":false,"suffix":""},{"dropping-particle":"","family":"Freeman","given":"Robin","non-dropping-particle":"","parse-names":false,"suffix":""},{"dropping-particle":"","family":"Harfoot","given":"Michael","non-dropping-particle":"","parse-names":false,"suffix":""},{"dropping-particle":"","family":"Hasegawa","given":"Tomoko","non-dropping-particle":"","parse-names":false,"suffix":""},{"dropping-particle":"","family":"Hellweg","given":"Stefanie","non-dropping-particle":"","parse-names":false,"suffix":""},{"dropping-particle":"","family":"Hilbers","given":"Jelle P.","non-dropping-particle":"","parse-names":false,"suffix":""},{"dropping-particle":"","family":"Hill","given":"Samantha L.L.","non-dropping-particle":"","parse-names":false,"suffix":""},{"dropping-particle":"","family":"Humpenöder","given":"Florian","non-dropping-particle":"","parse-names":false,"suffix":""},{"dropping-particle":"","family":"Jennings","given":"Nancy","non-dropping-particle":"","parse-names":false,"suffix":""},{"dropping-particle":"","family":"Krisztin","given":"Tamás","non-dropping-particle":"","parse-names":false,"suffix":""},{"dropping-particle":"","family":"Mace","given":"Georgina M.","non-dropping-particle":"","parse-names":false,"suffix":""},{"dropping-particle":"","family":"Ohashi","given":"Haruka","non-dropping-particle":"","parse-names":false,"suffix":""},{"dropping-particle":"","family":"Popp","given":"Alexander","non-dropping-particle":"","parse-names":false,"suffix":""},{"dropping-particle":"","family":"Purvis","given":"Andy","non-dropping-particle":"","parse-names":false,"suffix":""},{"dropping-particle":"","family":"Schipper","given":"Aafke M.","non-dropping-particle":"","parse-names":false,"suffix":""},{"dropping-particle":"","family":"Tabeau","given":"Andrzej","non-dropping-particle":"","parse-names":false,"suffix":""},{"dropping-particle":"","family":"Valin","given":"Hugo","non-dropping-particle":"","parse-names":false,"suffix":""},{"dropping-particle":"","family":"Meijl","given":"Hans","non-dropping-particle":"van","parse-names":false,"suffix":""},{"dropping-particle":"","family":"Zeist","given":"Willem Jan","non-dropping-particle":"van","parse-names":false,"suffix":""},{"dropping-particle":"","family":"Visconti","given":"Piero","non-dropping-particle":"","parse-names":false,"suffix":""},{"dropping-particle":"","family":"Alkemade","given":"Rob","non-dropping-particle":"","parse-names":false,"suffix":""},{"dropping-particle":"","family":"Almond","given":"Rosamunde","non-dropping-particle":"","parse-names":false,"suffix":""},{"dropping-particle":"","family":"Bunting","given":"Gill","non-dropping-particle":"","parse-names":false,"suffix":""},{"dropping-particle":"","family":"Burgess","given":"Neil D.","non-dropping-particle":"","parse-names":false,"suffix":""},{"dropping-particle":"","family":"Cornell","given":"Sarah E.","non-dropping-particle":"","parse-names":false,"suffix":""},{"dropping-particle":"","family":"Fulvio","given":"Fulvio","non-dropping-particle":"Di","parse-names":false,"suffix":""},{"dropping-particle":"","family":"Ferrier","given":"Simon","non-dropping-particle":"","parse-names":false,"suffix":""},{"dropping-particle":"","family":"Fritz","given":"Steffen","non-dropping-particle":"","parse-names":false,"suffix":""},{"dropping-particle":"","family":"Fujimori","given":"Shinichiro","non-dropping-particle":"","parse-names":false,"suffix":""},{"dropping-particle":"","family":"Grooten","given":"Monique","non-dropping-particle":"","parse-names":false,"suffix":""},{"dropping-particle":"","family":"Harwood","given":"Thomas","non-dropping-particle":"","parse-names":false,"suffix":""},{"dropping-particle":"","family":"Havlík","given":"Petr","non-dropping-particle":"","parse-names":false,"suffix":""},{"dropping-particle":"","family":"Herrero","given":"Mario","non-dropping-particle":"","parse-names":false,"suffix":""},{"dropping-particle":"","family":"Hoskins","given":"Andrew J.","non-dropping-particle":"","parse-names":false,"suffix":""},{"dropping-particle":"","family":"Jung","given":"Martin","non-dropping-particle":"","parse-names":false,"suffix":""},{"dropping-particle":"","family":"Kram","given":"Tom","non-dropping-particle":"","parse-names":false,"suffix":""},{"dropping-particle":"","family":"Lotze-Campen","given":"Hermann","non-dropping-particle":"","parse-names":false,"suffix":""},{"dropping-particle":"","family":"Matsui","given":"Tetsuya","non-dropping-particle":"","parse-names":false,"suffix":""},{"dropping-particle":"","family":"Meyer","given":"Carsten","non-dropping-particle":"","parse-names":false,"suffix":""},{"dropping-particle":"","family":"Nel","given":"Deon","non-dropping-particle":"","parse-names":false,"suffix":""},{"dropping-particle":"","family":"Newbold","given":"Tim","non-dropping-particle":"","parse-names":false,"suffix":""},{"dropping-particle":"","family":"Schmidt-Traub","given":"Guido","non-dropping-particle":"","parse-names":false,"suffix":""},{"dropping-particle":"","family":"Stehfest","given":"Elke","non-dropping-particle":"","parse-names":false,"suffix":""},{"dropping-particle":"","family":"Strassburg","given":"Bernardo B.N.","non-dropping-particle":"","parse-names":false,"suffix":""},{"dropping-particle":"","family":"Vuuren","given":"Detlef P.","non-dropping-particle":"van","parse-names":false,"suffix":""},{"dropping-particle":"","family":"Ware","given":"Chris","non-dropping-particle":"","parse-names":false,"suffix":""},{"dropping-particle":"","family":"Watson","given":"James E.M.","non-dropping-particle":"","parse-names":false,"suffix":""},{"dropping-particle":"","family":"Wu","given":"Wenchao","non-dropping-particle":"","parse-names":false,"suffix":""},{"dropping-particle":"","family":"Young","given":"Lucy","non-dropping-particle":"","parse-names":false,"suffix":""}],"container-title":"Nature 2020 585:7826","id":"ITEM-1","issue":"7826","issued":{"date-parts":[["2020","9","10"]]},"page":"551-556","publisher":"Nature Publishing Group","title":"Bending the curve of terrestrial biodiversity needs an integrated strategy","type":"article-journal","volume":"585"},"uris":["http://www.mendeley.com/documents/?uuid=b4e2a4e4-12e5-3b4d-bc54-803b88737feb"]}],"mendeley":{"formattedCitation":"(Leclère et al., 2020)","plainTextFormattedCitation":"(Leclère et al., 2020)","previouslyFormattedCitation":"(Leclère et al., 2020)"},"properties":{"noteIndex":0},"schema":"https://github.com/citation-style-language/schema/raw/master/csl-citation.json"}</w:instrText>
      </w:r>
      <w:r w:rsidR="00B30263" w:rsidRPr="00C83A50">
        <w:rPr>
          <w:rFonts w:ascii="Arial" w:hAnsi="Arial" w:cs="Arial"/>
          <w:color w:val="000000" w:themeColor="text1"/>
          <w:sz w:val="24"/>
          <w:szCs w:val="24"/>
        </w:rPr>
        <w:fldChar w:fldCharType="separate"/>
      </w:r>
      <w:r w:rsidR="00B30263" w:rsidRPr="00C83A50">
        <w:rPr>
          <w:rFonts w:ascii="Arial" w:hAnsi="Arial" w:cs="Arial"/>
          <w:noProof/>
          <w:color w:val="000000" w:themeColor="text1"/>
          <w:sz w:val="24"/>
          <w:szCs w:val="24"/>
        </w:rPr>
        <w:t>(Leclère et al., 2020)</w:t>
      </w:r>
      <w:r w:rsidR="00B30263" w:rsidRPr="00C83A50">
        <w:rPr>
          <w:rFonts w:ascii="Arial" w:hAnsi="Arial" w:cs="Arial"/>
          <w:color w:val="000000" w:themeColor="text1"/>
          <w:sz w:val="24"/>
          <w:szCs w:val="24"/>
        </w:rPr>
        <w:fldChar w:fldCharType="end"/>
      </w:r>
      <w:r w:rsidR="00A147D4" w:rsidRPr="00C83A50">
        <w:rPr>
          <w:rFonts w:ascii="Arial" w:hAnsi="Arial" w:cs="Arial"/>
          <w:color w:val="000000" w:themeColor="text1"/>
          <w:sz w:val="24"/>
          <w:szCs w:val="24"/>
        </w:rPr>
        <w:t xml:space="preserve"> </w:t>
      </w:r>
      <w:r w:rsidRPr="00C83A50">
        <w:rPr>
          <w:rFonts w:ascii="Arial" w:hAnsi="Arial" w:cs="Arial"/>
          <w:color w:val="000000" w:themeColor="text1"/>
          <w:sz w:val="24"/>
          <w:szCs w:val="24"/>
        </w:rPr>
        <w:t xml:space="preserve">associated with the unsustainable intensive farming practices and inequitable distribution and consumption of food, requires a radical transformation of </w:t>
      </w:r>
      <w:del w:id="0" w:author="Fredric Windsor" w:date="2022-02-01T09:24:00Z">
        <w:r w:rsidRPr="00C83A50" w:rsidDel="00B37FF8">
          <w:rPr>
            <w:rFonts w:ascii="Arial" w:hAnsi="Arial" w:cs="Arial"/>
            <w:color w:val="000000" w:themeColor="text1"/>
            <w:sz w:val="24"/>
            <w:szCs w:val="24"/>
          </w:rPr>
          <w:delText xml:space="preserve">the global </w:delText>
        </w:r>
      </w:del>
      <w:r w:rsidRPr="00C83A50">
        <w:rPr>
          <w:rFonts w:ascii="Arial" w:hAnsi="Arial" w:cs="Arial"/>
          <w:color w:val="000000" w:themeColor="text1"/>
          <w:sz w:val="24"/>
          <w:szCs w:val="24"/>
        </w:rPr>
        <w:t>food system</w:t>
      </w:r>
      <w:ins w:id="1" w:author="Fredric Windsor" w:date="2022-02-01T09:24:00Z">
        <w:r w:rsidR="00B37FF8">
          <w:rPr>
            <w:rFonts w:ascii="Arial" w:hAnsi="Arial" w:cs="Arial"/>
            <w:color w:val="000000" w:themeColor="text1"/>
            <w:sz w:val="24"/>
            <w:szCs w:val="24"/>
          </w:rPr>
          <w:t>s</w:t>
        </w:r>
      </w:ins>
      <w:r w:rsidRPr="00C83A50">
        <w:rPr>
          <w:rFonts w:ascii="Arial" w:hAnsi="Arial" w:cs="Arial"/>
          <w:color w:val="000000" w:themeColor="text1"/>
          <w:sz w:val="24"/>
          <w:szCs w:val="24"/>
        </w:rPr>
        <w:t xml:space="preserve"> from local to global scales</w:t>
      </w:r>
      <w:r w:rsidR="001D0874" w:rsidRPr="00C83A50">
        <w:rPr>
          <w:rFonts w:ascii="Arial" w:hAnsi="Arial" w:cs="Arial"/>
          <w:color w:val="000000" w:themeColor="text1"/>
          <w:sz w:val="24"/>
          <w:szCs w:val="24"/>
        </w:rPr>
        <w:t xml:space="preserve"> </w:t>
      </w:r>
      <w:r w:rsidR="0030022B"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{"citationItems":[{"id":"ITEM-1","itemData":{"URL":"https://livingplanet.panda.org/en-gb/","author":[{"dropping-particle":"","family":"World Wide Fund for Nature","given":"","non-dropping-particle":"","parse-names":false,"suffix":""}],"id":"ITEM-1","issued":{"date-parts":[["2020"]]},"page":"83","publisher-place":"Gland, Switzerland","title":"Living Planet Report 2020 - Bending the curve of biodiversity loss","type":"webpage"},"uris":["http://www.mendeley.com/documents/?uuid=4a99c894-dfc0-4ea7-bc87-0edda2c8cf2e"]}],"mendeley":{"formattedCitation":"(World Wide Fund for Nature, 2020)","plainTextFormattedCitation":"(World Wide Fund for Nature, 2020)","previouslyFormattedCitation":"(World Wide Fund for Nature, 2020)"},"properties":{"noteIndex":0},"schema":"https://github.com/citation-style-language/schema/raw/master/csl-citation.json"}</w:instrText>
      </w:r>
      <w:r w:rsidR="0030022B"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(World Wide Fund for Nature, 2020)</w:t>
      </w:r>
      <w:r w:rsidR="0030022B"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w:t>
      </w:r>
      <w:r w:rsidR="00D0465F" w:rsidRPr="00C83A50">
        <w:rPr>
          <w:rFonts w:ascii="Arial" w:hAnsi="Arial" w:cs="Arial"/>
          <w:color w:val="000000" w:themeColor="text1"/>
          <w:sz w:val="24"/>
          <w:szCs w:val="24"/>
        </w:rPr>
        <w:t>“</w:t>
      </w:r>
      <w:r w:rsidR="00D0465F" w:rsidRPr="008C7764">
        <w:rPr>
          <w:rFonts w:ascii="Arial" w:hAnsi="Arial" w:cs="Arial"/>
          <w:i/>
          <w:iCs/>
          <w:color w:val="000000" w:themeColor="text1"/>
          <w:sz w:val="24"/>
          <w:szCs w:val="24"/>
          <w:rPrChange w:id="2" w:author="Fredric Windsor" w:date="2022-02-01T09:29:00Z">
            <w:rPr>
              <w:rFonts w:ascii="Arial" w:hAnsi="Arial" w:cs="Arial"/>
              <w:color w:val="000000" w:themeColor="text1"/>
              <w:sz w:val="24"/>
              <w:szCs w:val="24"/>
            </w:rPr>
          </w:rPrChange>
        </w:rPr>
        <w:t>Bending the curve</w:t>
      </w:r>
      <w:r w:rsidR="00D0465F"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 is now a major policy driver for many nations in the quest for sustainable agriculture (e.g., the European Union’s Farm to Fork Strategy). However, the significant socio-ecological complexity in contemporary agriculture, coupled with the global movement of goods and labour, inequitable distribution of water and rapid changes in environmental conditions, means that future agricultural challenges are multifaceted, interconnected and require large amounts of information in order to succeed</w:t>
      </w:r>
      <w:r w:rsidR="001D0874" w:rsidRPr="00C83A50">
        <w:rPr>
          <w:rFonts w:ascii="Arial" w:hAnsi="Arial" w:cs="Arial"/>
          <w:color w:val="000000" w:themeColor="text1"/>
          <w:sz w:val="24"/>
          <w:szCs w:val="24"/>
        </w:rPr>
        <w:t xml:space="preserve"> </w:t>
      </w:r>
      <w:r w:rsidR="0030022B"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{"citationItems":[{"id":"ITEM-1","itemData":{"DOI":"10.1098/rstb.2007.2166","ISSN":"09628452","abstract":"As a result of agricultural intensification, more food is produced today than needed to feed the entire world population and at prices that have never been so low. Yet despite this success and the impact of globalization and increasing world trade in agriculture, there remain large, persistent and, in some cases, worsening spatial differences in the ability of societies to both feed themselves and protect the long-term productive capacity of their natural resources. This paper explores these differences and develops a country x farming systems typology for exploring the linkages between human needs, agriculture and the environment, and for assessing options for addressing future food security, land use and ecosystem service challenges facing different societies around the world. © 2007 The Royal Society.","author":[{"dropping-particle":"","family":"Hazell","given":"Peter","non-dropping-particle":"","parse-names":false,"suffix":""},{"dropping-particle":"","family":"Wood","given":"Stanley","non-dropping-particle":"","parse-names":false,"suffix":""}],"container-title":"Philosophical Transactions of the Royal Society B: Biological Sciences","id":"ITEM-1","issue":"1491","issued":{"date-parts":[["2008","2","12"]]},"page":"495-515","publisher":"Royal Society","title":"Drivers of change in global agriculture","type":"article-journal","volume":"363"},"uris":["http://www.mendeley.com/documents/?uuid=a127c33d-7ca3-39e7-bce9-8376cfed1a46"]}],"mendeley":{"formattedCitation":"(Hazell and Wood, 2008)","plainTextFormattedCitation":"(Hazell and Wood, 2008)","previouslyFormattedCitation":"(Hazell and Wood, 2008)"},"properties":{"noteIndex":0},"schema":"https://github.com/citation-style-language/schema/raw/master/csl-citation.json"}</w:instrText>
      </w:r>
      <w:r w:rsidR="0030022B"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(Hazell and Wood, 2008)</w:t>
      </w:r>
      <w:r w:rsidR="0030022B"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The United Nations Sustainable Development Goals (SDGs) </w:t>
      </w:r>
      <w:r w:rsidR="009F552E" w:rsidRPr="00C83A50">
        <w:rPr>
          <w:rFonts w:ascii="Arial" w:hAnsi="Arial" w:cs="Arial"/>
          <w:color w:val="000000" w:themeColor="text1"/>
          <w:sz w:val="24"/>
          <w:szCs w:val="24"/>
        </w:rPr>
        <w:t xml:space="preserve">were developed to </w:t>
      </w:r>
      <w:r w:rsidRPr="00C83A50">
        <w:rPr>
          <w:rFonts w:ascii="Arial" w:hAnsi="Arial" w:cs="Arial"/>
          <w:color w:val="000000" w:themeColor="text1"/>
          <w:sz w:val="24"/>
          <w:szCs w:val="24"/>
        </w:rPr>
        <w:t xml:space="preserve">address such interconnected challenges </w:t>
      </w:r>
      <w:r w:rsidR="0030022B"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{"citationItems":[{"id":"ITEM-1","itemData":{"DOI":"10.1038/s41467-018-03308-7","ISSN":"20411723","abstract":"Food systems are at the heart of at least 12 of the 17 Sustainable Development Goals (SDGs). The wide scope of the SDGs call for holistic approaches that integrate previously \"siloed\" food sustainability assessments. Here we present a first global-scale analysis quantifying the status of national food system performance of 156 countries, employing 25 sustainability indicators across 7 domains as follows: nutrition, environment, food affordability and availability, sociocultural well-being, resilience, food safety, and waste. The results show that different countries have widely varying patterns of performance with unique priorities for improvement. High-income nations score well on most indicators, but poorly on environmental, food waste, and health-sensitive nutrient-intake indicators. Transitioning from animal foods toward plant-based foods would improve indicator scores for most countries. Our nation-specific quantitative results can help policy-makers to set improvement targets on specific areas and adopt new practices, while keeping track of the other aspects of sustainability.","author":[{"dropping-particle":"","family":"Chaudhary","given":"Abhishek","non-dropping-particle":"","parse-names":false,"suffix":""},{"dropping-particle":"","family":"Gustafson","given":"David","non-dropping-particle":"","parse-names":false,"suffix":""},{"dropping-particle":"","family":"Mathys","given":"Alexander","non-dropping-particle":"","parse-names":false,"suffix":""}],"container-title":"Nature Communications","id":"ITEM-1","issue":"1","issued":{"date-parts":[["2018","12","1"]]},"page":"1-13","publisher":"Nature Publishing Group","title":"Multi-indicator sustainability assessment of global food systems","type":"article-journal","volume":"9"},"uris":["http://www.mendeley.com/documents/?uuid=021655d0-8c5e-3c8e-988d-44be31e7b16c"]}],"mendeley":{"formattedCitation":"(Chaudhary et al., 2018)","plainTextFormattedCitation":"(Chaudhary et al., 2018)","previouslyFormattedCitation":"(Chaudhary et al., 2018)"},"properties":{"noteIndex":0},"schema":"https://github.com/citation-style-language/schema/raw/master/csl-citation.json"}</w:instrText>
      </w:r>
      <w:r w:rsidR="0030022B"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(Chaudhary et al., 2018)</w:t>
      </w:r>
      <w:r w:rsidR="0030022B" w:rsidRPr="00C83A50">
        <w:rPr>
          <w:rFonts w:ascii="Arial" w:hAnsi="Arial" w:cs="Arial"/>
          <w:color w:val="000000" w:themeColor="text1"/>
          <w:sz w:val="24"/>
          <w:szCs w:val="24"/>
        </w:rPr>
        <w:fldChar w:fldCharType="end"/>
      </w:r>
      <w:r w:rsidR="00F20B83" w:rsidRPr="00C83A50">
        <w:rPr>
          <w:rFonts w:ascii="Arial" w:hAnsi="Arial" w:cs="Arial"/>
          <w:color w:val="000000" w:themeColor="text1"/>
          <w:sz w:val="24"/>
          <w:szCs w:val="24"/>
        </w:rPr>
        <w:t xml:space="preserve"> and the</w:t>
      </w:r>
      <w:r w:rsidRPr="00C83A50">
        <w:rPr>
          <w:rFonts w:ascii="Arial" w:hAnsi="Arial" w:cs="Arial"/>
          <w:color w:val="000000" w:themeColor="text1"/>
          <w:sz w:val="24"/>
          <w:szCs w:val="24"/>
        </w:rPr>
        <w:t xml:space="preserve"> ecosystem services provided by agricultural systems depend on the strong interactions and feedbacks between humans, the environment, and food systems. Therefore, </w:t>
      </w:r>
      <w:r w:rsidR="003739E8" w:rsidRPr="00C83A50">
        <w:rPr>
          <w:rFonts w:ascii="Arial" w:hAnsi="Arial" w:cs="Arial"/>
          <w:color w:val="000000" w:themeColor="text1"/>
          <w:sz w:val="24"/>
          <w:szCs w:val="24"/>
        </w:rPr>
        <w:t>whole systems-based approaches are</w:t>
      </w:r>
      <w:r w:rsidRPr="00C83A50">
        <w:rPr>
          <w:rFonts w:ascii="Arial" w:hAnsi="Arial" w:cs="Arial"/>
          <w:color w:val="000000" w:themeColor="text1"/>
          <w:sz w:val="24"/>
          <w:szCs w:val="24"/>
        </w:rPr>
        <w:t xml:space="preserve"> required to understand and effectively manage these </w:t>
      </w:r>
      <w:r w:rsidR="003739E8" w:rsidRPr="00C83A50">
        <w:rPr>
          <w:rFonts w:ascii="Arial" w:hAnsi="Arial" w:cs="Arial"/>
          <w:color w:val="000000" w:themeColor="text1"/>
          <w:sz w:val="24"/>
          <w:szCs w:val="24"/>
        </w:rPr>
        <w:t xml:space="preserve">layers of complexity </w:t>
      </w:r>
      <w:r w:rsidRPr="00C83A50">
        <w:rPr>
          <w:rFonts w:ascii="Arial" w:hAnsi="Arial" w:cs="Arial"/>
          <w:color w:val="000000" w:themeColor="text1"/>
          <w:sz w:val="24"/>
          <w:szCs w:val="24"/>
        </w:rPr>
        <w:t>and face the challenges imposed by the SDGs</w:t>
      </w:r>
      <w:r w:rsidR="001D0874" w:rsidRPr="00C83A50">
        <w:rPr>
          <w:rFonts w:ascii="Arial" w:hAnsi="Arial" w:cs="Arial"/>
          <w:color w:val="000000" w:themeColor="text1"/>
          <w:sz w:val="24"/>
          <w:szCs w:val="24"/>
        </w:rPr>
        <w:t xml:space="preserve"> </w:t>
      </w:r>
      <w:r w:rsidR="00C91712"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{"citationItems":[{"id":"ITEM-1","itemData":{"DOI":"10.1038/s41893-018-0190-1","ISSN":"23989629","abstract":"The Sustainable Development Goals (SDGs) are presented as highly connected: an ‘interrelated’ and ‘indivisible’ agenda with a need for policy coherence for implementation. We analyse the relationships among the goals using formal systems analysis and find that the connections between goals are uneven, with a failure to integrate gender equality, peace and governance concerns. This incoherence may undermine policy initiatives aimed at developing approaches to implement the SDGs.","author":[{"dropping-particle":"","family":"McGowan","given":"Philip J.K.","non-dropping-particle":"","parse-names":false,"suffix":""},{"dropping-particle":"","family":"Stewart","given":"Gavin B.","non-dropping-particle":"","parse-names":false,"suffix":""},{"dropping-particle":"","family":"Long","given":"Graham","non-dropping-particle":"","parse-names":false,"suffix":""},{"dropping-particle":"","family":"Grainger","given":"Matthew J.","non-dropping-particle":"","parse-names":false,"suffix":""}],"container-title":"Nature Sustainability","id":"ITEM-1","issue":"1","issued":{"date-parts":[["2019","1","1"]]},"page":"43-45","publisher":"Nature Publishing Group","title":"An imperfect vision of indivisibility in the Sustainable Development Goals","type":"article-journal","volume":"2"},"uris":["http://www.mendeley.com/documents/?uuid=10ecfa7d-c2d7-3365-a0f9-4169dcfc196c"]}],"mendeley":{"formattedCitation":"(McGowan et al., 2019)","plainTextFormattedCitation":"(McGowan et al., 2019)","previouslyFormattedCitation":"(McGowan et al., 2019)"},"properties":{"noteIndex":0},"schema":"https://github.com/citation-style-language/schema/raw/master/csl-citation.json"}</w:instrText>
      </w:r>
      <w:r w:rsidR="00C91712"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(McGowan et al., 2019)</w:t>
      </w:r>
      <w:r w:rsidR="00C91712"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We contend that complexity science (</w:t>
      </w:r>
      <w:r w:rsidR="003739E8" w:rsidRPr="00C83A50">
        <w:rPr>
          <w:rFonts w:ascii="Arial" w:hAnsi="Arial" w:cs="Arial"/>
          <w:color w:val="000000" w:themeColor="text1"/>
          <w:sz w:val="24"/>
          <w:szCs w:val="24"/>
        </w:rPr>
        <w:t>Table 1</w:t>
      </w:r>
      <w:r w:rsidR="00442DE5" w:rsidRPr="00C83A50">
        <w:rPr>
          <w:rFonts w:ascii="Arial" w:hAnsi="Arial" w:cs="Arial"/>
          <w:color w:val="000000" w:themeColor="text1"/>
          <w:sz w:val="24"/>
          <w:szCs w:val="24"/>
        </w:rPr>
        <w:t xml:space="preserve">), </w:t>
      </w:r>
      <w:r w:rsidRPr="00C83A50">
        <w:rPr>
          <w:rFonts w:ascii="Arial" w:hAnsi="Arial" w:cs="Arial"/>
          <w:color w:val="000000" w:themeColor="text1"/>
          <w:sz w:val="24"/>
          <w:szCs w:val="24"/>
        </w:rPr>
        <w:t>in particular advances in network science</w:t>
      </w:r>
      <w:r w:rsidR="00442DE5"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 can provide a systems-based framework within which the challenges to contemporary agricultural and food systems can be addressed at multiple spatial and temporal scales and using different information types.</w:t>
      </w:r>
    </w:p>
    <w:p w14:paraId="1F5444E0" w14:textId="77777777" w:rsidR="00E14DF3" w:rsidRPr="00C83A50" w:rsidRDefault="00E14DF3" w:rsidP="00E14DF3">
      <w:pPr>
        <w:suppressLineNumbers/>
        <w:spacing w:after="120"/>
        <w:rPr>
          <w:rFonts w:ascii="Arial" w:hAnsi="Arial" w:cs="Arial"/>
          <w:b/>
          <w:bCs/>
          <w:color w:val="000000" w:themeColor="text1"/>
          <w:sz w:val="24"/>
          <w:szCs w:val="24"/>
        </w:rPr>
      </w:pPr>
      <w:r w:rsidRPr="00C83A50">
        <w:rPr>
          <w:rFonts w:ascii="Arial" w:hAnsi="Arial" w:cs="Arial"/>
          <w:b/>
          <w:bCs/>
          <w:color w:val="000000" w:themeColor="text1"/>
          <w:sz w:val="24"/>
          <w:szCs w:val="24"/>
        </w:rPr>
        <w:t>Table 1. Glossary of terms relating to complexity and network science in agriculture.</w:t>
      </w:r>
    </w:p>
    <w:tbl>
      <w:tblPr>
        <w:tblStyle w:val="TableGrid"/>
        <w:tblW w:w="9010" w:type="dxa"/>
        <w:tblLook w:val="04A0" w:firstRow="1" w:lastRow="0" w:firstColumn="1" w:lastColumn="0" w:noHBand="0" w:noVBand="1"/>
      </w:tblPr>
      <w:tblGrid>
        <w:gridCol w:w="2972"/>
        <w:gridCol w:w="6038"/>
      </w:tblGrid>
      <w:tr w:rsidR="00C83A50" w:rsidRPr="00C83A50" w14:paraId="7BE21DDA" w14:textId="77777777" w:rsidTr="008C67D8">
        <w:tc>
          <w:tcPr>
            <w:tcW w:w="2972" w:type="dxa"/>
            <w:shd w:val="clear" w:color="auto" w:fill="808080" w:themeFill="background1" w:themeFillShade="80"/>
          </w:tcPr>
          <w:p w14:paraId="62CD0ABC" w14:textId="77777777" w:rsidR="004E53C5" w:rsidRPr="00C83A50" w:rsidRDefault="004E53C5" w:rsidP="008C67D8">
            <w:pPr>
              <w:jc w:val="both"/>
              <w:rPr>
                <w:rFonts w:ascii="Arial" w:hAnsi="Arial" w:cs="Arial"/>
                <w:b/>
                <w:bCs/>
                <w:color w:val="000000" w:themeColor="text1"/>
              </w:rPr>
            </w:pPr>
            <w:r w:rsidRPr="00C83A50">
              <w:rPr>
                <w:rFonts w:ascii="Arial" w:hAnsi="Arial"/>
                <w:b/>
                <w:color w:val="000000" w:themeColor="text1"/>
              </w:rPr>
              <w:t>Term</w:t>
            </w:r>
          </w:p>
        </w:tc>
        <w:tc>
          <w:tcPr>
            <w:tcW w:w="6038" w:type="dxa"/>
            <w:shd w:val="clear" w:color="auto" w:fill="808080" w:themeFill="background1" w:themeFillShade="80"/>
          </w:tcPr>
          <w:p w14:paraId="6F21B9CF" w14:textId="77777777" w:rsidR="004E53C5" w:rsidRPr="00C83A50" w:rsidRDefault="004E53C5" w:rsidP="008C67D8">
            <w:pPr>
              <w:jc w:val="both"/>
              <w:rPr>
                <w:rFonts w:ascii="Arial" w:hAnsi="Arial" w:cs="Arial"/>
                <w:b/>
                <w:bCs/>
                <w:color w:val="000000" w:themeColor="text1"/>
              </w:rPr>
            </w:pPr>
            <w:r w:rsidRPr="00C83A50">
              <w:rPr>
                <w:rFonts w:ascii="Arial" w:hAnsi="Arial"/>
                <w:b/>
                <w:color w:val="000000" w:themeColor="text1"/>
              </w:rPr>
              <w:t>Description</w:t>
            </w:r>
          </w:p>
        </w:tc>
      </w:tr>
      <w:tr w:rsidR="00C83A50" w:rsidRPr="00C83A50" w14:paraId="16A59A39" w14:textId="77777777" w:rsidTr="008C67D8">
        <w:tc>
          <w:tcPr>
            <w:tcW w:w="9010" w:type="dxa"/>
            <w:gridSpan w:val="2"/>
            <w:shd w:val="clear" w:color="auto" w:fill="auto"/>
          </w:tcPr>
          <w:p w14:paraId="2CA02484" w14:textId="77777777" w:rsidR="004E53C5" w:rsidRPr="00C83A50" w:rsidRDefault="004E53C5" w:rsidP="008C67D8">
            <w:pPr>
              <w:rPr>
                <w:rFonts w:ascii="Arial" w:hAnsi="Arial" w:cs="Arial"/>
                <w:i/>
                <w:iCs/>
                <w:color w:val="000000" w:themeColor="text1"/>
              </w:rPr>
            </w:pPr>
            <w:r w:rsidRPr="00C83A50">
              <w:rPr>
                <w:rFonts w:ascii="Arial" w:hAnsi="Arial"/>
                <w:b/>
                <w:i/>
                <w:color w:val="000000" w:themeColor="text1"/>
              </w:rPr>
              <w:t>General terms</w:t>
            </w:r>
          </w:p>
        </w:tc>
      </w:tr>
      <w:tr w:rsidR="00C83A50" w:rsidRPr="00C83A50" w14:paraId="5A0E15F2" w14:textId="77777777" w:rsidTr="008C67D8">
        <w:tc>
          <w:tcPr>
            <w:tcW w:w="2972" w:type="dxa"/>
            <w:shd w:val="clear" w:color="auto" w:fill="auto"/>
          </w:tcPr>
          <w:p w14:paraId="6A1A2E02" w14:textId="77777777" w:rsidR="004E53C5" w:rsidRPr="00C83A50" w:rsidRDefault="004E53C5" w:rsidP="008C67D8">
            <w:pPr>
              <w:jc w:val="both"/>
              <w:rPr>
                <w:rFonts w:ascii="Arial" w:hAnsi="Arial" w:cs="Arial"/>
                <w:color w:val="000000" w:themeColor="text1"/>
              </w:rPr>
            </w:pPr>
            <w:r w:rsidRPr="00C83A50">
              <w:rPr>
                <w:rFonts w:ascii="Arial" w:hAnsi="Arial"/>
                <w:color w:val="000000" w:themeColor="text1"/>
              </w:rPr>
              <w:t xml:space="preserve">  Complexity science</w:t>
            </w:r>
          </w:p>
        </w:tc>
        <w:tc>
          <w:tcPr>
            <w:tcW w:w="6038" w:type="dxa"/>
            <w:shd w:val="clear" w:color="auto" w:fill="auto"/>
          </w:tcPr>
          <w:p w14:paraId="0963F080" w14:textId="2793D208" w:rsidR="004E53C5" w:rsidRPr="00C83A50" w:rsidRDefault="00A63D0B" w:rsidP="008C67D8">
            <w:pPr>
              <w:rPr>
                <w:rFonts w:ascii="Arial" w:hAnsi="Arial" w:cs="Arial"/>
                <w:color w:val="000000" w:themeColor="text1"/>
              </w:rPr>
            </w:pPr>
            <w:r w:rsidRPr="00C83A50">
              <w:rPr>
                <w:rFonts w:ascii="Arial" w:hAnsi="Arial"/>
                <w:color w:val="000000" w:themeColor="text1"/>
              </w:rPr>
              <w:t xml:space="preserve">The study of complex systems, those composed of multiple components that may interact with one another to produce emergent properties, local </w:t>
            </w:r>
            <w:r w:rsidRPr="00C83A50">
              <w:rPr>
                <w:rFonts w:ascii="Arial" w:hAnsi="Arial"/>
                <w:color w:val="000000" w:themeColor="text1"/>
              </w:rPr>
              <w:lastRenderedPageBreak/>
              <w:t>conditions, non-</w:t>
            </w:r>
            <w:proofErr w:type="gramStart"/>
            <w:r w:rsidRPr="00C83A50">
              <w:rPr>
                <w:rFonts w:ascii="Arial" w:hAnsi="Arial"/>
                <w:color w:val="000000" w:themeColor="text1"/>
              </w:rPr>
              <w:t>linearity</w:t>
            </w:r>
            <w:proofErr w:type="gramEnd"/>
            <w:r w:rsidRPr="00C83A50">
              <w:rPr>
                <w:rFonts w:ascii="Arial" w:hAnsi="Arial"/>
                <w:color w:val="000000" w:themeColor="text1"/>
              </w:rPr>
              <w:t xml:space="preserve"> and adaptation, which shape the collective behaviours. Complexity is observed in a variety of systems.</w:t>
            </w:r>
          </w:p>
        </w:tc>
      </w:tr>
      <w:tr w:rsidR="00C83A50" w:rsidRPr="00C83A50" w14:paraId="4E59803B" w14:textId="77777777" w:rsidTr="008C67D8">
        <w:tc>
          <w:tcPr>
            <w:tcW w:w="2972" w:type="dxa"/>
            <w:shd w:val="clear" w:color="auto" w:fill="auto"/>
          </w:tcPr>
          <w:p w14:paraId="696CCEA3" w14:textId="77777777" w:rsidR="004E53C5" w:rsidRPr="00C83A50" w:rsidRDefault="004E53C5" w:rsidP="008C67D8">
            <w:pPr>
              <w:jc w:val="both"/>
              <w:rPr>
                <w:rFonts w:ascii="Arial" w:hAnsi="Arial" w:cs="Arial"/>
                <w:color w:val="000000" w:themeColor="text1"/>
              </w:rPr>
            </w:pPr>
            <w:r w:rsidRPr="00C83A50">
              <w:rPr>
                <w:rFonts w:ascii="Arial" w:hAnsi="Arial"/>
                <w:color w:val="000000" w:themeColor="text1"/>
              </w:rPr>
              <w:lastRenderedPageBreak/>
              <w:t xml:space="preserve">  Network </w:t>
            </w:r>
            <w:r w:rsidRPr="00C83A50">
              <w:rPr>
                <w:rFonts w:ascii="Arial" w:eastAsia="Calibri" w:hAnsi="Arial" w:cs="Arial"/>
                <w:color w:val="000000" w:themeColor="text1"/>
              </w:rPr>
              <w:t>science</w:t>
            </w:r>
          </w:p>
        </w:tc>
        <w:tc>
          <w:tcPr>
            <w:tcW w:w="6038" w:type="dxa"/>
            <w:shd w:val="clear" w:color="auto" w:fill="auto"/>
          </w:tcPr>
          <w:p w14:paraId="0E40285F" w14:textId="6A447DF5" w:rsidR="004E53C5" w:rsidRPr="00C83A50" w:rsidRDefault="00A63D0B" w:rsidP="008C67D8">
            <w:pPr>
              <w:rPr>
                <w:rFonts w:ascii="Arial" w:hAnsi="Arial" w:cs="Arial"/>
                <w:color w:val="000000" w:themeColor="text1"/>
              </w:rPr>
            </w:pPr>
            <w:r w:rsidRPr="00C83A50">
              <w:rPr>
                <w:rFonts w:ascii="Arial" w:hAnsi="Arial"/>
                <w:color w:val="000000" w:themeColor="text1"/>
              </w:rPr>
              <w:t>The study of the interactions between discrete elements and their potential implications.</w:t>
            </w:r>
          </w:p>
        </w:tc>
      </w:tr>
      <w:tr w:rsidR="00C83A50" w:rsidRPr="00C83A50" w14:paraId="6FFBB1D8" w14:textId="77777777" w:rsidTr="008C67D8">
        <w:tc>
          <w:tcPr>
            <w:tcW w:w="2972" w:type="dxa"/>
            <w:shd w:val="clear" w:color="auto" w:fill="auto"/>
          </w:tcPr>
          <w:p w14:paraId="5A99285B" w14:textId="77777777" w:rsidR="004E53C5" w:rsidRPr="00C83A50" w:rsidRDefault="004E53C5" w:rsidP="008C67D8">
            <w:pPr>
              <w:jc w:val="both"/>
              <w:rPr>
                <w:rFonts w:ascii="Arial" w:hAnsi="Arial" w:cs="Arial"/>
                <w:color w:val="000000" w:themeColor="text1"/>
              </w:rPr>
            </w:pPr>
            <w:r w:rsidRPr="00C83A50">
              <w:rPr>
                <w:rFonts w:ascii="Arial" w:hAnsi="Arial"/>
                <w:color w:val="000000" w:themeColor="text1"/>
              </w:rPr>
              <w:t xml:space="preserve">  Network</w:t>
            </w:r>
          </w:p>
        </w:tc>
        <w:tc>
          <w:tcPr>
            <w:tcW w:w="6038" w:type="dxa"/>
            <w:shd w:val="clear" w:color="auto" w:fill="auto"/>
          </w:tcPr>
          <w:p w14:paraId="40AE0B7E" w14:textId="6672013E" w:rsidR="004E53C5" w:rsidRPr="00C83A50" w:rsidRDefault="00A63D0B" w:rsidP="008C67D8">
            <w:pPr>
              <w:rPr>
                <w:rFonts w:ascii="Arial" w:hAnsi="Arial" w:cs="Arial"/>
                <w:color w:val="000000" w:themeColor="text1"/>
              </w:rPr>
            </w:pPr>
            <w:r w:rsidRPr="00C83A50">
              <w:rPr>
                <w:rFonts w:ascii="Arial" w:hAnsi="Arial"/>
                <w:color w:val="000000" w:themeColor="text1"/>
              </w:rPr>
              <w:t>A system of interconnected or linked elements, also called a ‘graph’ in mathematics.</w:t>
            </w:r>
          </w:p>
        </w:tc>
      </w:tr>
      <w:tr w:rsidR="00C83A50" w:rsidRPr="00C83A50" w14:paraId="596BC0D0" w14:textId="77777777" w:rsidTr="008C67D8">
        <w:tc>
          <w:tcPr>
            <w:tcW w:w="2972" w:type="dxa"/>
            <w:shd w:val="clear" w:color="auto" w:fill="auto"/>
          </w:tcPr>
          <w:p w14:paraId="25E299D7" w14:textId="77777777" w:rsidR="004E53C5" w:rsidRPr="00C83A50" w:rsidRDefault="004E53C5" w:rsidP="008C67D8">
            <w:pPr>
              <w:jc w:val="both"/>
              <w:rPr>
                <w:rFonts w:ascii="Arial" w:hAnsi="Arial" w:cs="Arial"/>
                <w:color w:val="000000" w:themeColor="text1"/>
              </w:rPr>
            </w:pPr>
            <w:r w:rsidRPr="00C83A50">
              <w:rPr>
                <w:rFonts w:ascii="Arial" w:hAnsi="Arial"/>
                <w:color w:val="000000" w:themeColor="text1"/>
              </w:rPr>
              <w:t xml:space="preserve">  Ecological network</w:t>
            </w:r>
          </w:p>
        </w:tc>
        <w:tc>
          <w:tcPr>
            <w:tcW w:w="6038" w:type="dxa"/>
            <w:shd w:val="clear" w:color="auto" w:fill="auto"/>
          </w:tcPr>
          <w:p w14:paraId="01349604" w14:textId="433B1582" w:rsidR="004E53C5" w:rsidRPr="00C83A50" w:rsidRDefault="00E82847" w:rsidP="008C67D8">
            <w:pPr>
              <w:rPr>
                <w:rFonts w:ascii="Arial" w:hAnsi="Arial" w:cs="Arial"/>
                <w:color w:val="000000" w:themeColor="text1"/>
              </w:rPr>
            </w:pPr>
            <w:r w:rsidRPr="00C83A50">
              <w:rPr>
                <w:rFonts w:ascii="Arial" w:hAnsi="Arial"/>
                <w:color w:val="000000" w:themeColor="text1"/>
              </w:rPr>
              <w:t>A system of interconnected ecological units (e.g., individuals, populations, species) at a particular temporal and spatial scale (e.g., a habitat, a community, an ecosystem).</w:t>
            </w:r>
          </w:p>
        </w:tc>
      </w:tr>
      <w:tr w:rsidR="00C83A50" w:rsidRPr="00C83A50" w14:paraId="75A04211" w14:textId="77777777" w:rsidTr="008C67D8">
        <w:tc>
          <w:tcPr>
            <w:tcW w:w="9010" w:type="dxa"/>
            <w:gridSpan w:val="2"/>
            <w:shd w:val="clear" w:color="auto" w:fill="auto"/>
          </w:tcPr>
          <w:p w14:paraId="0DFE7377" w14:textId="77777777" w:rsidR="004E53C5" w:rsidRPr="00C83A50" w:rsidRDefault="004E53C5" w:rsidP="008C67D8">
            <w:pPr>
              <w:rPr>
                <w:rFonts w:ascii="Arial" w:hAnsi="Arial" w:cs="Arial"/>
                <w:i/>
                <w:iCs/>
                <w:color w:val="000000" w:themeColor="text1"/>
              </w:rPr>
            </w:pPr>
            <w:r w:rsidRPr="00C83A50">
              <w:rPr>
                <w:rFonts w:ascii="Arial" w:hAnsi="Arial"/>
                <w:b/>
                <w:i/>
                <w:color w:val="000000" w:themeColor="text1"/>
              </w:rPr>
              <w:t>Network terms</w:t>
            </w:r>
          </w:p>
        </w:tc>
      </w:tr>
      <w:tr w:rsidR="00C83A50" w:rsidRPr="00C83A50" w14:paraId="36822D3C" w14:textId="77777777" w:rsidTr="008C67D8">
        <w:tc>
          <w:tcPr>
            <w:tcW w:w="2972" w:type="dxa"/>
            <w:shd w:val="clear" w:color="auto" w:fill="auto"/>
          </w:tcPr>
          <w:p w14:paraId="20137BF7" w14:textId="77777777" w:rsidR="004E53C5" w:rsidRPr="00C83A50" w:rsidRDefault="004E53C5" w:rsidP="008C67D8">
            <w:pPr>
              <w:jc w:val="both"/>
              <w:rPr>
                <w:rFonts w:ascii="Arial" w:hAnsi="Arial" w:cs="Arial"/>
                <w:color w:val="000000" w:themeColor="text1"/>
              </w:rPr>
            </w:pPr>
            <w:r w:rsidRPr="00C83A50">
              <w:rPr>
                <w:rFonts w:ascii="Arial" w:hAnsi="Arial"/>
                <w:color w:val="000000" w:themeColor="text1"/>
              </w:rPr>
              <w:t xml:space="preserve">  Nodes (or vertices)</w:t>
            </w:r>
            <w:r w:rsidRPr="00C83A50">
              <w:rPr>
                <w:rFonts w:ascii="Arial" w:hAnsi="Arial" w:cs="Arial"/>
                <w:color w:val="000000" w:themeColor="text1"/>
              </w:rPr>
              <w:t xml:space="preserve"> </w:t>
            </w:r>
          </w:p>
        </w:tc>
        <w:tc>
          <w:tcPr>
            <w:tcW w:w="6038" w:type="dxa"/>
            <w:shd w:val="clear" w:color="auto" w:fill="auto"/>
          </w:tcPr>
          <w:p w14:paraId="26877AE3" w14:textId="001DFF33" w:rsidR="004E53C5" w:rsidRPr="00C83A50" w:rsidRDefault="00E82847" w:rsidP="008C67D8">
            <w:pPr>
              <w:rPr>
                <w:rFonts w:ascii="Arial" w:hAnsi="Arial" w:cs="Arial"/>
                <w:color w:val="000000" w:themeColor="text1"/>
              </w:rPr>
            </w:pPr>
            <w:r w:rsidRPr="00C83A50">
              <w:rPr>
                <w:rFonts w:ascii="Arial" w:hAnsi="Arial"/>
                <w:color w:val="000000" w:themeColor="text1"/>
              </w:rPr>
              <w:t xml:space="preserve">Elements within a network. Nodes may be people, animals, plants, ideas, places, ecosystem services, </w:t>
            </w:r>
            <w:proofErr w:type="gramStart"/>
            <w:r w:rsidRPr="00C83A50">
              <w:rPr>
                <w:rFonts w:ascii="Arial" w:hAnsi="Arial"/>
                <w:color w:val="000000" w:themeColor="text1"/>
              </w:rPr>
              <w:t>habitats</w:t>
            </w:r>
            <w:proofErr w:type="gramEnd"/>
            <w:r w:rsidRPr="00C83A50">
              <w:rPr>
                <w:rFonts w:ascii="Arial" w:hAnsi="Arial"/>
                <w:color w:val="000000" w:themeColor="text1"/>
              </w:rPr>
              <w:t xml:space="preserve"> or a range of other discrete elements.</w:t>
            </w:r>
          </w:p>
        </w:tc>
      </w:tr>
      <w:tr w:rsidR="00C83A50" w:rsidRPr="00C83A50" w14:paraId="0D8644D0" w14:textId="77777777" w:rsidTr="008C67D8">
        <w:trPr>
          <w:trHeight w:val="876"/>
        </w:trPr>
        <w:tc>
          <w:tcPr>
            <w:tcW w:w="2972" w:type="dxa"/>
            <w:shd w:val="clear" w:color="auto" w:fill="auto"/>
          </w:tcPr>
          <w:p w14:paraId="3B0E1750" w14:textId="77777777" w:rsidR="004E53C5" w:rsidRPr="00C83A50" w:rsidRDefault="004E53C5" w:rsidP="008C67D8">
            <w:pPr>
              <w:jc w:val="both"/>
              <w:rPr>
                <w:rFonts w:ascii="Arial" w:hAnsi="Arial" w:cs="Arial"/>
                <w:color w:val="000000" w:themeColor="text1"/>
              </w:rPr>
            </w:pPr>
            <w:r w:rsidRPr="00C83A50">
              <w:rPr>
                <w:rFonts w:ascii="Arial" w:hAnsi="Arial"/>
                <w:color w:val="000000" w:themeColor="text1"/>
              </w:rPr>
              <w:t xml:space="preserve">  Links (or edges)</w:t>
            </w:r>
          </w:p>
        </w:tc>
        <w:tc>
          <w:tcPr>
            <w:tcW w:w="6038" w:type="dxa"/>
            <w:shd w:val="clear" w:color="auto" w:fill="auto"/>
          </w:tcPr>
          <w:p w14:paraId="26A11A9A" w14:textId="69D3D86A" w:rsidR="004E53C5" w:rsidRPr="00C83A50" w:rsidRDefault="00E82847" w:rsidP="008C67D8">
            <w:pPr>
              <w:rPr>
                <w:rFonts w:ascii="Arial" w:hAnsi="Arial" w:cs="Arial"/>
                <w:color w:val="000000" w:themeColor="text1"/>
              </w:rPr>
            </w:pPr>
            <w:r w:rsidRPr="00C83A50">
              <w:rPr>
                <w:rFonts w:ascii="Arial" w:hAnsi="Arial"/>
                <w:color w:val="000000" w:themeColor="text1"/>
              </w:rPr>
              <w:t xml:space="preserve">Interactions or relationships between two or more nodes within a network (see Ecological interaction). This could be weighted (e.g., visitation frequency of a pollinator or number of caterpillars attacked by </w:t>
            </w:r>
            <w:proofErr w:type="spellStart"/>
            <w:r w:rsidRPr="00C83A50">
              <w:rPr>
                <w:rFonts w:ascii="Arial" w:hAnsi="Arial"/>
                <w:color w:val="000000" w:themeColor="text1"/>
              </w:rPr>
              <w:t>parasitoids</w:t>
            </w:r>
            <w:proofErr w:type="spellEnd"/>
            <w:r w:rsidRPr="00C83A50">
              <w:rPr>
                <w:rFonts w:ascii="Arial" w:hAnsi="Arial"/>
                <w:color w:val="000000" w:themeColor="text1"/>
              </w:rPr>
              <w:t>) or unweighted (e.g., present/absent). Furthermore, edges can be directed (i.e., from one node to the other) or undirected (i.e., where the relation between the two nodes is symmetrical).</w:t>
            </w:r>
          </w:p>
        </w:tc>
      </w:tr>
      <w:tr w:rsidR="00C83A50" w:rsidRPr="00C83A50" w14:paraId="4C91DC47" w14:textId="77777777" w:rsidTr="008C67D8">
        <w:tc>
          <w:tcPr>
            <w:tcW w:w="2972" w:type="dxa"/>
            <w:shd w:val="clear" w:color="auto" w:fill="auto"/>
          </w:tcPr>
          <w:p w14:paraId="0386E017" w14:textId="5912990E" w:rsidR="005E5358" w:rsidRPr="00C83A50" w:rsidRDefault="005E5358" w:rsidP="005E5358">
            <w:pPr>
              <w:jc w:val="both"/>
              <w:rPr>
                <w:rFonts w:ascii="Arial" w:hAnsi="Arial"/>
                <w:color w:val="000000" w:themeColor="text1"/>
              </w:rPr>
            </w:pPr>
            <w:r w:rsidRPr="00C83A50">
              <w:rPr>
                <w:rFonts w:ascii="Arial" w:hAnsi="Arial"/>
                <w:color w:val="000000" w:themeColor="text1"/>
              </w:rPr>
              <w:t xml:space="preserve">  Ecological interaction</w:t>
            </w:r>
          </w:p>
        </w:tc>
        <w:tc>
          <w:tcPr>
            <w:tcW w:w="6038" w:type="dxa"/>
            <w:shd w:val="clear" w:color="auto" w:fill="auto"/>
          </w:tcPr>
          <w:p w14:paraId="684F7D96" w14:textId="24533B2F" w:rsidR="005E5358" w:rsidRPr="00C83A50" w:rsidRDefault="005E5358" w:rsidP="005E5358">
            <w:pPr>
              <w:rPr>
                <w:rFonts w:ascii="Arial" w:hAnsi="Arial"/>
                <w:color w:val="000000" w:themeColor="text1"/>
              </w:rPr>
            </w:pPr>
            <w:r w:rsidRPr="00C83A50">
              <w:rPr>
                <w:rFonts w:ascii="Arial" w:hAnsi="Arial"/>
                <w:color w:val="000000" w:themeColor="text1"/>
              </w:rPr>
              <w:t xml:space="preserve">A functional link (see Links) between two organisms (see Nodes) in an ecological network. This may be mutualistic (e.g., pollination, seed dispersal and endosymbiosis), competitive, antagonistic (e.g., predation and parasitism), </w:t>
            </w:r>
            <w:proofErr w:type="spellStart"/>
            <w:r w:rsidRPr="00C83A50">
              <w:rPr>
                <w:rFonts w:ascii="Arial" w:hAnsi="Arial"/>
                <w:color w:val="000000" w:themeColor="text1"/>
              </w:rPr>
              <w:t>commensalistic</w:t>
            </w:r>
            <w:proofErr w:type="spellEnd"/>
            <w:r w:rsidRPr="00C83A50">
              <w:rPr>
                <w:rFonts w:ascii="Arial" w:hAnsi="Arial"/>
                <w:color w:val="000000" w:themeColor="text1"/>
              </w:rPr>
              <w:t xml:space="preserve"> (e.g., </w:t>
            </w:r>
            <w:r w:rsidR="00DD55F7" w:rsidRPr="00C83A50">
              <w:rPr>
                <w:rFonts w:ascii="Arial" w:hAnsi="Arial"/>
                <w:color w:val="000000" w:themeColor="text1"/>
              </w:rPr>
              <w:t xml:space="preserve">some </w:t>
            </w:r>
            <w:r w:rsidRPr="00C83A50">
              <w:rPr>
                <w:rFonts w:ascii="Arial" w:hAnsi="Arial"/>
                <w:color w:val="000000" w:themeColor="text1"/>
              </w:rPr>
              <w:t xml:space="preserve">plants and arbuscular mycorrhizae) or </w:t>
            </w:r>
            <w:proofErr w:type="spellStart"/>
            <w:r w:rsidRPr="00C83A50">
              <w:rPr>
                <w:rFonts w:ascii="Arial" w:hAnsi="Arial"/>
                <w:color w:val="000000" w:themeColor="text1"/>
              </w:rPr>
              <w:t>amensalistic</w:t>
            </w:r>
            <w:proofErr w:type="spellEnd"/>
            <w:r w:rsidRPr="00C83A50">
              <w:rPr>
                <w:rFonts w:ascii="Arial" w:hAnsi="Arial"/>
                <w:color w:val="000000" w:themeColor="text1"/>
              </w:rPr>
              <w:t xml:space="preserve"> (e.g., trampling of plants and invertebrates by large animals). See Ecological terms for full definitions of different ecological interaction types.</w:t>
            </w:r>
          </w:p>
        </w:tc>
      </w:tr>
      <w:tr w:rsidR="00C83A50" w:rsidRPr="00C83A50" w14:paraId="76437001" w14:textId="77777777" w:rsidTr="008C67D8">
        <w:tc>
          <w:tcPr>
            <w:tcW w:w="2972" w:type="dxa"/>
            <w:shd w:val="clear" w:color="auto" w:fill="auto"/>
          </w:tcPr>
          <w:p w14:paraId="768870EA" w14:textId="30897F43" w:rsidR="0044421A" w:rsidRPr="00C83A50" w:rsidRDefault="0044421A" w:rsidP="0044421A">
            <w:pPr>
              <w:jc w:val="both"/>
              <w:rPr>
                <w:rFonts w:ascii="Arial" w:hAnsi="Arial"/>
                <w:color w:val="000000" w:themeColor="text1"/>
              </w:rPr>
            </w:pPr>
            <w:r w:rsidRPr="00C83A50">
              <w:rPr>
                <w:rFonts w:ascii="Arial" w:hAnsi="Arial"/>
                <w:color w:val="000000" w:themeColor="text1"/>
              </w:rPr>
              <w:t xml:space="preserve">  Direct interactions</w:t>
            </w:r>
          </w:p>
        </w:tc>
        <w:tc>
          <w:tcPr>
            <w:tcW w:w="6038" w:type="dxa"/>
            <w:shd w:val="clear" w:color="auto" w:fill="auto"/>
          </w:tcPr>
          <w:p w14:paraId="6B60A915" w14:textId="25E40A07" w:rsidR="0044421A" w:rsidRPr="00C83A50" w:rsidRDefault="0044421A" w:rsidP="0044421A">
            <w:pPr>
              <w:rPr>
                <w:rFonts w:ascii="Arial" w:hAnsi="Arial"/>
                <w:color w:val="000000" w:themeColor="text1"/>
              </w:rPr>
            </w:pPr>
            <w:r w:rsidRPr="00C83A50">
              <w:rPr>
                <w:rFonts w:ascii="Arial" w:hAnsi="Arial"/>
                <w:color w:val="000000" w:themeColor="text1"/>
              </w:rPr>
              <w:t>The effects of one node on another that are mediated by a link between these two nodes (e.g., exchange of goods, predation, parasitism).</w:t>
            </w:r>
          </w:p>
        </w:tc>
      </w:tr>
      <w:tr w:rsidR="00C83A50" w:rsidRPr="00C83A50" w14:paraId="78C77F5A" w14:textId="77777777" w:rsidTr="008C67D8">
        <w:tc>
          <w:tcPr>
            <w:tcW w:w="2972" w:type="dxa"/>
            <w:shd w:val="clear" w:color="auto" w:fill="auto"/>
          </w:tcPr>
          <w:p w14:paraId="10F7C799" w14:textId="38617C78" w:rsidR="0044421A" w:rsidRPr="00C83A50" w:rsidRDefault="0044421A" w:rsidP="0044421A">
            <w:pPr>
              <w:jc w:val="both"/>
              <w:rPr>
                <w:rFonts w:ascii="Arial" w:hAnsi="Arial"/>
                <w:color w:val="000000" w:themeColor="text1"/>
              </w:rPr>
            </w:pPr>
            <w:r w:rsidRPr="00C83A50">
              <w:rPr>
                <w:rFonts w:ascii="Arial" w:hAnsi="Arial"/>
                <w:color w:val="000000" w:themeColor="text1"/>
              </w:rPr>
              <w:t xml:space="preserve">  Indirect interactions</w:t>
            </w:r>
          </w:p>
        </w:tc>
        <w:tc>
          <w:tcPr>
            <w:tcW w:w="6038" w:type="dxa"/>
            <w:shd w:val="clear" w:color="auto" w:fill="auto"/>
          </w:tcPr>
          <w:p w14:paraId="0CB0E17F" w14:textId="0EF0DDD7" w:rsidR="0044421A" w:rsidRPr="00C83A50" w:rsidRDefault="0044421A" w:rsidP="0044421A">
            <w:pPr>
              <w:rPr>
                <w:rFonts w:ascii="Arial" w:hAnsi="Arial"/>
                <w:color w:val="000000" w:themeColor="text1"/>
              </w:rPr>
            </w:pPr>
            <w:r w:rsidRPr="00C83A50">
              <w:rPr>
                <w:rFonts w:ascii="Arial" w:hAnsi="Arial"/>
                <w:color w:val="000000" w:themeColor="text1"/>
              </w:rPr>
              <w:t>The effects of one node on another which is mediated by one or more intermediary nodes.</w:t>
            </w:r>
          </w:p>
        </w:tc>
      </w:tr>
      <w:tr w:rsidR="00C83A50" w:rsidRPr="00C83A50" w14:paraId="4FFC599B" w14:textId="77777777" w:rsidTr="008C67D8">
        <w:tc>
          <w:tcPr>
            <w:tcW w:w="2972" w:type="dxa"/>
            <w:shd w:val="clear" w:color="auto" w:fill="auto"/>
          </w:tcPr>
          <w:p w14:paraId="730AA23F" w14:textId="6186ECE3" w:rsidR="0044421A" w:rsidRPr="00C83A50" w:rsidRDefault="0044421A" w:rsidP="0044421A">
            <w:pPr>
              <w:jc w:val="both"/>
              <w:rPr>
                <w:rFonts w:ascii="Arial" w:hAnsi="Arial" w:cs="Arial"/>
                <w:color w:val="000000" w:themeColor="text1"/>
              </w:rPr>
            </w:pPr>
            <w:r w:rsidRPr="00C83A50">
              <w:rPr>
                <w:rFonts w:ascii="Arial" w:hAnsi="Arial"/>
                <w:color w:val="000000" w:themeColor="text1"/>
              </w:rPr>
              <w:t xml:space="preserve">  Unipartite network</w:t>
            </w:r>
          </w:p>
        </w:tc>
        <w:tc>
          <w:tcPr>
            <w:tcW w:w="6038" w:type="dxa"/>
            <w:shd w:val="clear" w:color="auto" w:fill="auto"/>
          </w:tcPr>
          <w:p w14:paraId="79FF3E0C" w14:textId="103AA10D" w:rsidR="0044421A" w:rsidRPr="00C83A50" w:rsidRDefault="0044421A" w:rsidP="0044421A">
            <w:pPr>
              <w:rPr>
                <w:rFonts w:ascii="Arial" w:hAnsi="Arial" w:cs="Arial"/>
                <w:color w:val="000000" w:themeColor="text1"/>
              </w:rPr>
            </w:pPr>
            <w:r w:rsidRPr="00C83A50">
              <w:rPr>
                <w:rFonts w:ascii="Arial" w:hAnsi="Arial"/>
                <w:color w:val="000000" w:themeColor="text1"/>
              </w:rPr>
              <w:t>A network comprised of one set of nodes in which interactions occur between all nodes (e.g., food webs).</w:t>
            </w:r>
          </w:p>
        </w:tc>
      </w:tr>
      <w:tr w:rsidR="00C83A50" w:rsidRPr="00C83A50" w14:paraId="7797355C" w14:textId="77777777" w:rsidTr="008C67D8">
        <w:tc>
          <w:tcPr>
            <w:tcW w:w="2972" w:type="dxa"/>
            <w:shd w:val="clear" w:color="auto" w:fill="auto"/>
          </w:tcPr>
          <w:p w14:paraId="1F0663E8" w14:textId="6913A070" w:rsidR="0044421A" w:rsidRPr="00C83A50" w:rsidRDefault="0044421A" w:rsidP="0044421A">
            <w:pPr>
              <w:jc w:val="both"/>
              <w:rPr>
                <w:rFonts w:ascii="Arial" w:hAnsi="Arial" w:cs="Arial"/>
                <w:color w:val="000000" w:themeColor="text1"/>
              </w:rPr>
            </w:pPr>
            <w:r w:rsidRPr="00C83A50">
              <w:rPr>
                <w:rFonts w:ascii="Arial" w:hAnsi="Arial"/>
                <w:color w:val="000000" w:themeColor="text1"/>
              </w:rPr>
              <w:t xml:space="preserve">  Bipartite network</w:t>
            </w:r>
          </w:p>
        </w:tc>
        <w:tc>
          <w:tcPr>
            <w:tcW w:w="6038" w:type="dxa"/>
            <w:shd w:val="clear" w:color="auto" w:fill="auto"/>
          </w:tcPr>
          <w:p w14:paraId="53337187" w14:textId="30FECD18" w:rsidR="0044421A" w:rsidRPr="00C83A50" w:rsidRDefault="0044421A" w:rsidP="0044421A">
            <w:pPr>
              <w:rPr>
                <w:rFonts w:ascii="Arial" w:hAnsi="Arial" w:cs="Arial"/>
                <w:color w:val="000000" w:themeColor="text1"/>
              </w:rPr>
            </w:pPr>
            <w:r w:rsidRPr="00C83A50">
              <w:rPr>
                <w:rFonts w:ascii="Arial" w:hAnsi="Arial"/>
                <w:color w:val="000000" w:themeColor="text1"/>
              </w:rPr>
              <w:t xml:space="preserve">A network comprised of two sets of nodes (e.g., plants and pollinators, herbivores and </w:t>
            </w:r>
            <w:proofErr w:type="spellStart"/>
            <w:r w:rsidRPr="00C83A50">
              <w:rPr>
                <w:rFonts w:ascii="Arial" w:hAnsi="Arial"/>
                <w:color w:val="000000" w:themeColor="text1"/>
              </w:rPr>
              <w:t>parasitoids</w:t>
            </w:r>
            <w:proofErr w:type="spellEnd"/>
            <w:r w:rsidRPr="00C83A50">
              <w:rPr>
                <w:rFonts w:ascii="Arial" w:hAnsi="Arial"/>
                <w:color w:val="000000" w:themeColor="text1"/>
              </w:rPr>
              <w:t xml:space="preserve"> or farmers and policy makers) in which interactions only occur between nodes of different sets.</w:t>
            </w:r>
          </w:p>
        </w:tc>
      </w:tr>
      <w:tr w:rsidR="00C83A50" w:rsidRPr="00C83A50" w14:paraId="1D66A98D" w14:textId="77777777" w:rsidTr="008C67D8">
        <w:tc>
          <w:tcPr>
            <w:tcW w:w="2972" w:type="dxa"/>
            <w:shd w:val="clear" w:color="auto" w:fill="auto"/>
          </w:tcPr>
          <w:p w14:paraId="7EE70B25" w14:textId="40F7A278" w:rsidR="0044421A" w:rsidRPr="00C83A50" w:rsidRDefault="0044421A" w:rsidP="0044421A">
            <w:pPr>
              <w:jc w:val="both"/>
              <w:rPr>
                <w:rFonts w:ascii="Arial" w:hAnsi="Arial" w:cs="Arial"/>
                <w:color w:val="000000" w:themeColor="text1"/>
              </w:rPr>
            </w:pPr>
            <w:r w:rsidRPr="00C83A50">
              <w:rPr>
                <w:rFonts w:ascii="Arial" w:hAnsi="Arial"/>
                <w:color w:val="000000" w:themeColor="text1"/>
              </w:rPr>
              <w:t xml:space="preserve">  Multilayer network</w:t>
            </w:r>
          </w:p>
        </w:tc>
        <w:tc>
          <w:tcPr>
            <w:tcW w:w="6038" w:type="dxa"/>
            <w:shd w:val="clear" w:color="auto" w:fill="auto"/>
          </w:tcPr>
          <w:p w14:paraId="00A38D0C" w14:textId="7720B3ED" w:rsidR="0044421A" w:rsidRPr="00C83A50" w:rsidRDefault="0044421A" w:rsidP="0044421A">
            <w:pPr>
              <w:rPr>
                <w:rFonts w:ascii="Arial" w:hAnsi="Arial" w:cs="Arial"/>
                <w:color w:val="000000" w:themeColor="text1"/>
              </w:rPr>
            </w:pPr>
            <w:r w:rsidRPr="00C83A50">
              <w:rPr>
                <w:rFonts w:ascii="Arial" w:hAnsi="Arial"/>
                <w:color w:val="000000" w:themeColor="text1"/>
              </w:rPr>
              <w:t xml:space="preserve">A network with multiple layers describing different types of links, nodes (e.g., </w:t>
            </w:r>
            <w:proofErr w:type="gramStart"/>
            <w:r w:rsidRPr="00C83A50">
              <w:rPr>
                <w:rFonts w:ascii="Arial" w:hAnsi="Arial"/>
                <w:color w:val="000000" w:themeColor="text1"/>
              </w:rPr>
              <w:t>mutualistic</w:t>
            </w:r>
            <w:proofErr w:type="gramEnd"/>
            <w:r w:rsidRPr="00C83A50">
              <w:rPr>
                <w:rFonts w:ascii="Arial" w:hAnsi="Arial"/>
                <w:color w:val="000000" w:themeColor="text1"/>
              </w:rPr>
              <w:t xml:space="preserve"> and antagonistic or social and ecological), or spatiotemporal variation in the system.</w:t>
            </w:r>
          </w:p>
        </w:tc>
      </w:tr>
      <w:tr w:rsidR="00C83A50" w:rsidRPr="00C83A50" w14:paraId="6AE15A90" w14:textId="77777777" w:rsidTr="008C67D8">
        <w:tc>
          <w:tcPr>
            <w:tcW w:w="2972" w:type="dxa"/>
            <w:shd w:val="clear" w:color="auto" w:fill="auto"/>
          </w:tcPr>
          <w:p w14:paraId="068355CD" w14:textId="301E520C" w:rsidR="0044421A" w:rsidRPr="00C83A50" w:rsidRDefault="0044421A" w:rsidP="0044421A">
            <w:pPr>
              <w:jc w:val="both"/>
              <w:rPr>
                <w:rFonts w:ascii="Arial" w:hAnsi="Arial" w:cs="Arial"/>
                <w:color w:val="000000" w:themeColor="text1"/>
              </w:rPr>
            </w:pPr>
            <w:r w:rsidRPr="00C83A50">
              <w:rPr>
                <w:rFonts w:ascii="Arial" w:hAnsi="Arial"/>
                <w:color w:val="000000" w:themeColor="text1"/>
              </w:rPr>
              <w:t xml:space="preserve">  Network structure</w:t>
            </w:r>
          </w:p>
        </w:tc>
        <w:tc>
          <w:tcPr>
            <w:tcW w:w="6038" w:type="dxa"/>
            <w:shd w:val="clear" w:color="auto" w:fill="auto"/>
          </w:tcPr>
          <w:p w14:paraId="777F54B3" w14:textId="163E5839" w:rsidR="0044421A" w:rsidRPr="00C83A50" w:rsidRDefault="0044421A" w:rsidP="0044421A">
            <w:pPr>
              <w:rPr>
                <w:rFonts w:ascii="Arial" w:hAnsi="Arial" w:cs="Arial"/>
                <w:color w:val="000000" w:themeColor="text1"/>
              </w:rPr>
            </w:pPr>
            <w:r w:rsidRPr="00C83A50">
              <w:rPr>
                <w:rFonts w:ascii="Arial" w:hAnsi="Arial"/>
                <w:color w:val="000000" w:themeColor="text1"/>
              </w:rPr>
              <w:t>The patterns of interaction of a given network (e.g., the arrangement of nodes and links).</w:t>
            </w:r>
          </w:p>
        </w:tc>
      </w:tr>
      <w:tr w:rsidR="00C83A50" w:rsidRPr="00C83A50" w14:paraId="3EC034EF" w14:textId="77777777" w:rsidTr="008C67D8">
        <w:tc>
          <w:tcPr>
            <w:tcW w:w="2972" w:type="dxa"/>
            <w:shd w:val="clear" w:color="auto" w:fill="auto"/>
          </w:tcPr>
          <w:p w14:paraId="362B4F6E" w14:textId="0878C998" w:rsidR="00F841FB" w:rsidRPr="00C83A50" w:rsidRDefault="00F841FB" w:rsidP="00F841FB">
            <w:pPr>
              <w:jc w:val="both"/>
              <w:rPr>
                <w:rFonts w:ascii="Arial" w:hAnsi="Arial"/>
                <w:color w:val="000000" w:themeColor="text1"/>
              </w:rPr>
            </w:pPr>
            <w:r w:rsidRPr="00C83A50">
              <w:rPr>
                <w:rFonts w:ascii="Arial" w:hAnsi="Arial"/>
                <w:color w:val="000000" w:themeColor="text1"/>
              </w:rPr>
              <w:lastRenderedPageBreak/>
              <w:t xml:space="preserve">  Robustness</w:t>
            </w:r>
          </w:p>
        </w:tc>
        <w:tc>
          <w:tcPr>
            <w:tcW w:w="6038" w:type="dxa"/>
            <w:shd w:val="clear" w:color="auto" w:fill="auto"/>
          </w:tcPr>
          <w:p w14:paraId="3692F4A5" w14:textId="1CDA73EF" w:rsidR="00F841FB" w:rsidRPr="00C83A50" w:rsidRDefault="00F841FB" w:rsidP="00F841FB">
            <w:pPr>
              <w:rPr>
                <w:rFonts w:ascii="Arial" w:hAnsi="Arial"/>
                <w:color w:val="000000" w:themeColor="text1"/>
              </w:rPr>
            </w:pPr>
            <w:r w:rsidRPr="00C83A50">
              <w:rPr>
                <w:rFonts w:ascii="Arial" w:hAnsi="Arial"/>
                <w:color w:val="000000" w:themeColor="text1"/>
              </w:rPr>
              <w:t>The tolerance of network structure to node extinctions.</w:t>
            </w:r>
          </w:p>
        </w:tc>
      </w:tr>
      <w:tr w:rsidR="00C83A50" w:rsidRPr="00C83A50" w14:paraId="392EC4EE" w14:textId="77777777" w:rsidTr="008C67D8">
        <w:tc>
          <w:tcPr>
            <w:tcW w:w="9010" w:type="dxa"/>
            <w:gridSpan w:val="2"/>
            <w:shd w:val="clear" w:color="auto" w:fill="auto"/>
          </w:tcPr>
          <w:p w14:paraId="0B077C0D" w14:textId="77777777" w:rsidR="00F841FB" w:rsidRPr="00C83A50" w:rsidRDefault="00F841FB" w:rsidP="00F841FB">
            <w:pPr>
              <w:rPr>
                <w:rFonts w:ascii="Arial" w:hAnsi="Arial" w:cs="Arial"/>
                <w:color w:val="000000" w:themeColor="text1"/>
              </w:rPr>
            </w:pPr>
            <w:r w:rsidRPr="00C83A50">
              <w:rPr>
                <w:rFonts w:ascii="Arial" w:hAnsi="Arial"/>
                <w:b/>
                <w:i/>
                <w:color w:val="000000" w:themeColor="text1"/>
              </w:rPr>
              <w:t>Ecological terms</w:t>
            </w:r>
          </w:p>
        </w:tc>
      </w:tr>
      <w:tr w:rsidR="00C83A50" w:rsidRPr="00C83A50" w14:paraId="39325AEF" w14:textId="77777777" w:rsidTr="008C67D8">
        <w:tc>
          <w:tcPr>
            <w:tcW w:w="2972" w:type="dxa"/>
            <w:shd w:val="clear" w:color="auto" w:fill="auto"/>
          </w:tcPr>
          <w:p w14:paraId="11F260EA" w14:textId="1D9BDD73" w:rsidR="00F841FB" w:rsidRPr="00C83A50" w:rsidRDefault="00F841FB" w:rsidP="00F841FB">
            <w:pPr>
              <w:jc w:val="both"/>
              <w:rPr>
                <w:rFonts w:ascii="Arial" w:hAnsi="Arial"/>
                <w:color w:val="000000" w:themeColor="text1"/>
              </w:rPr>
            </w:pPr>
            <w:r w:rsidRPr="00C83A50">
              <w:rPr>
                <w:rFonts w:ascii="Arial" w:hAnsi="Arial"/>
                <w:color w:val="000000" w:themeColor="text1"/>
              </w:rPr>
              <w:t xml:space="preserve">  </w:t>
            </w:r>
            <w:proofErr w:type="spellStart"/>
            <w:r w:rsidRPr="00C83A50">
              <w:rPr>
                <w:rFonts w:ascii="Arial" w:hAnsi="Arial"/>
                <w:color w:val="000000" w:themeColor="text1"/>
              </w:rPr>
              <w:t>Amensalism</w:t>
            </w:r>
            <w:proofErr w:type="spellEnd"/>
          </w:p>
        </w:tc>
        <w:tc>
          <w:tcPr>
            <w:tcW w:w="6038" w:type="dxa"/>
            <w:shd w:val="clear" w:color="auto" w:fill="auto"/>
          </w:tcPr>
          <w:p w14:paraId="1A7C9A26" w14:textId="06DC2F2F" w:rsidR="00F841FB" w:rsidRPr="00C83A50" w:rsidRDefault="00F841FB" w:rsidP="00F841FB">
            <w:pPr>
              <w:rPr>
                <w:rFonts w:ascii="Arial" w:hAnsi="Arial"/>
                <w:color w:val="000000" w:themeColor="text1"/>
              </w:rPr>
            </w:pPr>
            <w:r w:rsidRPr="00C83A50">
              <w:rPr>
                <w:rFonts w:ascii="Arial" w:hAnsi="Arial"/>
                <w:color w:val="000000" w:themeColor="text1"/>
              </w:rPr>
              <w:t>An interaction in which one species is negatively affected, yet the other receives no cost or benefit (e.g., trampling of a plant by an animal).</w:t>
            </w:r>
          </w:p>
        </w:tc>
      </w:tr>
      <w:tr w:rsidR="00C83A50" w:rsidRPr="00C83A50" w14:paraId="6385002E" w14:textId="77777777" w:rsidTr="008C67D8">
        <w:tc>
          <w:tcPr>
            <w:tcW w:w="2972" w:type="dxa"/>
            <w:shd w:val="clear" w:color="auto" w:fill="auto"/>
          </w:tcPr>
          <w:p w14:paraId="209DDF01" w14:textId="624CABD5" w:rsidR="00F841FB" w:rsidRPr="00C83A50" w:rsidRDefault="00F841FB" w:rsidP="00F841FB">
            <w:pPr>
              <w:jc w:val="both"/>
              <w:rPr>
                <w:rFonts w:ascii="Arial" w:hAnsi="Arial"/>
                <w:color w:val="000000" w:themeColor="text1"/>
              </w:rPr>
            </w:pPr>
            <w:r w:rsidRPr="00C83A50">
              <w:rPr>
                <w:rFonts w:ascii="Arial" w:hAnsi="Arial"/>
                <w:color w:val="000000" w:themeColor="text1"/>
              </w:rPr>
              <w:t xml:space="preserve">  Competition</w:t>
            </w:r>
          </w:p>
        </w:tc>
        <w:tc>
          <w:tcPr>
            <w:tcW w:w="6038" w:type="dxa"/>
            <w:shd w:val="clear" w:color="auto" w:fill="auto"/>
          </w:tcPr>
          <w:p w14:paraId="6380E95A" w14:textId="2BAEC8DA" w:rsidR="00F841FB" w:rsidRPr="00C83A50" w:rsidRDefault="00F841FB" w:rsidP="00F841FB">
            <w:pPr>
              <w:rPr>
                <w:rFonts w:ascii="Arial" w:hAnsi="Arial"/>
                <w:color w:val="000000" w:themeColor="text1"/>
              </w:rPr>
            </w:pPr>
            <w:r w:rsidRPr="00C83A50">
              <w:rPr>
                <w:rFonts w:ascii="Arial" w:hAnsi="Arial" w:cs="Arial"/>
                <w:color w:val="000000" w:themeColor="text1"/>
              </w:rPr>
              <w:t>An interaction between two species over a common resource that is in limited supply (e.g., two pollinators vying for nectar and pollen from the same flower).</w:t>
            </w:r>
          </w:p>
        </w:tc>
      </w:tr>
      <w:tr w:rsidR="00C83A50" w:rsidRPr="00C83A50" w14:paraId="56FD52BB" w14:textId="77777777" w:rsidTr="008C67D8">
        <w:tc>
          <w:tcPr>
            <w:tcW w:w="2972" w:type="dxa"/>
            <w:shd w:val="clear" w:color="auto" w:fill="auto"/>
          </w:tcPr>
          <w:p w14:paraId="32BD40E7" w14:textId="6C9BA904" w:rsidR="00F841FB" w:rsidRPr="00C83A50" w:rsidRDefault="00F841FB" w:rsidP="00F841FB">
            <w:pPr>
              <w:jc w:val="both"/>
              <w:rPr>
                <w:rFonts w:ascii="Arial" w:hAnsi="Arial"/>
                <w:color w:val="000000" w:themeColor="text1"/>
              </w:rPr>
            </w:pPr>
            <w:r w:rsidRPr="00C83A50">
              <w:rPr>
                <w:rFonts w:ascii="Arial" w:hAnsi="Arial"/>
                <w:color w:val="000000" w:themeColor="text1"/>
              </w:rPr>
              <w:t xml:space="preserve">  Apparent competition</w:t>
            </w:r>
          </w:p>
        </w:tc>
        <w:tc>
          <w:tcPr>
            <w:tcW w:w="6038" w:type="dxa"/>
            <w:shd w:val="clear" w:color="auto" w:fill="auto"/>
          </w:tcPr>
          <w:p w14:paraId="216FBEF4" w14:textId="77E0FC56" w:rsidR="00F841FB" w:rsidRPr="00C83A50" w:rsidRDefault="00F841FB" w:rsidP="00F841FB">
            <w:pPr>
              <w:rPr>
                <w:rFonts w:ascii="Arial" w:hAnsi="Arial"/>
                <w:color w:val="000000" w:themeColor="text1"/>
              </w:rPr>
            </w:pPr>
            <w:r w:rsidRPr="00C83A50">
              <w:rPr>
                <w:rFonts w:ascii="Arial" w:hAnsi="Arial"/>
                <w:color w:val="000000" w:themeColor="text1"/>
              </w:rPr>
              <w:t xml:space="preserve">An indirect, interspecific interaction where the abundance of one species is reduced by the increase of other species abundance, without direct interaction occurring (e.g., abundance of one prey species is reduced through predation from a food-limited generalist predator shared with another organism, or abundance of one species is </w:t>
            </w:r>
            <w:r w:rsidR="00043DAA" w:rsidRPr="00C83A50">
              <w:rPr>
                <w:rFonts w:ascii="Arial" w:hAnsi="Arial"/>
                <w:color w:val="000000" w:themeColor="text1"/>
              </w:rPr>
              <w:t>reduced in</w:t>
            </w:r>
            <w:r w:rsidRPr="00C83A50">
              <w:rPr>
                <w:rFonts w:ascii="Arial" w:hAnsi="Arial"/>
                <w:color w:val="000000" w:themeColor="text1"/>
              </w:rPr>
              <w:t xml:space="preserve"> the presence of a parasite shared with a competitor species).</w:t>
            </w:r>
          </w:p>
        </w:tc>
      </w:tr>
      <w:tr w:rsidR="00C83A50" w:rsidRPr="00C83A50" w14:paraId="1CF165B7" w14:textId="77777777" w:rsidTr="008C67D8">
        <w:tc>
          <w:tcPr>
            <w:tcW w:w="2972" w:type="dxa"/>
            <w:shd w:val="clear" w:color="auto" w:fill="auto"/>
          </w:tcPr>
          <w:p w14:paraId="3A18A196" w14:textId="5C675330" w:rsidR="00F841FB" w:rsidRPr="00C83A50" w:rsidRDefault="00F841FB" w:rsidP="00F841FB">
            <w:pPr>
              <w:jc w:val="both"/>
              <w:rPr>
                <w:rFonts w:ascii="Arial" w:hAnsi="Arial" w:cs="Arial"/>
                <w:color w:val="000000" w:themeColor="text1"/>
              </w:rPr>
            </w:pPr>
            <w:r w:rsidRPr="00C83A50">
              <w:rPr>
                <w:rFonts w:ascii="Arial" w:hAnsi="Arial"/>
                <w:color w:val="000000" w:themeColor="text1"/>
              </w:rPr>
              <w:t xml:space="preserve">  Mutualism</w:t>
            </w:r>
          </w:p>
        </w:tc>
        <w:tc>
          <w:tcPr>
            <w:tcW w:w="6038" w:type="dxa"/>
            <w:shd w:val="clear" w:color="auto" w:fill="auto"/>
          </w:tcPr>
          <w:p w14:paraId="5DFBB8E7" w14:textId="531A5E81" w:rsidR="00F841FB" w:rsidRPr="00C83A50" w:rsidRDefault="00F841FB" w:rsidP="00F841FB">
            <w:pPr>
              <w:rPr>
                <w:rFonts w:ascii="Arial" w:hAnsi="Arial" w:cs="Arial"/>
                <w:color w:val="000000" w:themeColor="text1"/>
              </w:rPr>
            </w:pPr>
            <w:r w:rsidRPr="00C83A50">
              <w:rPr>
                <w:rFonts w:ascii="Arial" w:hAnsi="Arial" w:cs="Arial"/>
                <w:color w:val="000000" w:themeColor="text1"/>
              </w:rPr>
              <w:t xml:space="preserve">An interaction in which both partners benefit (e.g., plant-pollinator interactions). </w:t>
            </w:r>
          </w:p>
        </w:tc>
      </w:tr>
      <w:tr w:rsidR="00C83A50" w:rsidRPr="00C83A50" w14:paraId="087125F4" w14:textId="77777777" w:rsidTr="008C67D8">
        <w:tc>
          <w:tcPr>
            <w:tcW w:w="2972" w:type="dxa"/>
            <w:shd w:val="clear" w:color="auto" w:fill="auto"/>
          </w:tcPr>
          <w:p w14:paraId="73D7D141" w14:textId="314572FA" w:rsidR="00F841FB" w:rsidRPr="00C83A50" w:rsidRDefault="00F841FB" w:rsidP="00F841FB">
            <w:pPr>
              <w:jc w:val="both"/>
              <w:rPr>
                <w:rFonts w:ascii="Arial" w:hAnsi="Arial" w:cs="Arial"/>
                <w:color w:val="000000" w:themeColor="text1"/>
              </w:rPr>
            </w:pPr>
            <w:r w:rsidRPr="00C83A50">
              <w:rPr>
                <w:rFonts w:ascii="Arial" w:hAnsi="Arial"/>
                <w:color w:val="000000" w:themeColor="text1"/>
              </w:rPr>
              <w:t xml:space="preserve">  Antagonism</w:t>
            </w:r>
          </w:p>
        </w:tc>
        <w:tc>
          <w:tcPr>
            <w:tcW w:w="6038" w:type="dxa"/>
            <w:shd w:val="clear" w:color="auto" w:fill="auto"/>
          </w:tcPr>
          <w:p w14:paraId="39839829" w14:textId="730C6966" w:rsidR="00F841FB" w:rsidRPr="00C83A50" w:rsidRDefault="00F841FB" w:rsidP="00F841FB">
            <w:pPr>
              <w:rPr>
                <w:rFonts w:ascii="Arial" w:hAnsi="Arial" w:cs="Arial"/>
                <w:color w:val="000000" w:themeColor="text1"/>
              </w:rPr>
            </w:pPr>
            <w:r w:rsidRPr="00C83A50">
              <w:rPr>
                <w:rFonts w:ascii="Arial" w:hAnsi="Arial"/>
                <w:color w:val="000000" w:themeColor="text1"/>
              </w:rPr>
              <w:t>An interaction in which one partner benefits at the expense of another (e.g., predator-prey</w:t>
            </w:r>
            <w:ins w:id="3" w:author="Fredric Windsor" w:date="2022-01-29T15:26:00Z">
              <w:r w:rsidR="002E3079">
                <w:rPr>
                  <w:rFonts w:ascii="Arial" w:hAnsi="Arial"/>
                  <w:color w:val="000000" w:themeColor="text1"/>
                </w:rPr>
                <w:t>,</w:t>
              </w:r>
            </w:ins>
            <w:r w:rsidRPr="00C83A50">
              <w:rPr>
                <w:rFonts w:ascii="Arial" w:hAnsi="Arial"/>
                <w:color w:val="000000" w:themeColor="text1"/>
              </w:rPr>
              <w:t xml:space="preserve"> plant-herbivore and herbivore-</w:t>
            </w:r>
            <w:proofErr w:type="spellStart"/>
            <w:r w:rsidRPr="00C83A50">
              <w:rPr>
                <w:rFonts w:ascii="Arial" w:hAnsi="Arial"/>
                <w:color w:val="000000" w:themeColor="text1"/>
              </w:rPr>
              <w:t>parasitoid</w:t>
            </w:r>
            <w:proofErr w:type="spellEnd"/>
            <w:r w:rsidRPr="00C83A50">
              <w:rPr>
                <w:rFonts w:ascii="Arial" w:hAnsi="Arial"/>
                <w:color w:val="000000" w:themeColor="text1"/>
              </w:rPr>
              <w:t xml:space="preserve"> interactions). </w:t>
            </w:r>
          </w:p>
        </w:tc>
      </w:tr>
      <w:tr w:rsidR="00C83A50" w:rsidRPr="00C83A50" w14:paraId="7D53FFED" w14:textId="77777777" w:rsidTr="008C67D8">
        <w:tc>
          <w:tcPr>
            <w:tcW w:w="2972" w:type="dxa"/>
            <w:shd w:val="clear" w:color="auto" w:fill="auto"/>
          </w:tcPr>
          <w:p w14:paraId="77C9B8EF" w14:textId="77777777" w:rsidR="00F841FB" w:rsidRPr="00C83A50" w:rsidRDefault="00F841FB" w:rsidP="00F841FB">
            <w:pPr>
              <w:jc w:val="both"/>
              <w:rPr>
                <w:rFonts w:ascii="Arial" w:hAnsi="Arial" w:cs="Arial"/>
                <w:color w:val="000000" w:themeColor="text1"/>
              </w:rPr>
            </w:pPr>
            <w:r w:rsidRPr="00C83A50">
              <w:rPr>
                <w:rFonts w:ascii="Arial" w:hAnsi="Arial"/>
                <w:color w:val="000000" w:themeColor="text1"/>
              </w:rPr>
              <w:t xml:space="preserve">  </w:t>
            </w:r>
            <w:proofErr w:type="spellStart"/>
            <w:r w:rsidRPr="00C83A50">
              <w:rPr>
                <w:rFonts w:ascii="Arial" w:hAnsi="Arial"/>
                <w:color w:val="000000" w:themeColor="text1"/>
              </w:rPr>
              <w:t>Spillover</w:t>
            </w:r>
            <w:proofErr w:type="spellEnd"/>
            <w:r w:rsidRPr="00C83A50">
              <w:rPr>
                <w:rFonts w:ascii="Arial" w:hAnsi="Arial"/>
                <w:color w:val="000000" w:themeColor="text1"/>
              </w:rPr>
              <w:t xml:space="preserve"> effects</w:t>
            </w:r>
          </w:p>
        </w:tc>
        <w:tc>
          <w:tcPr>
            <w:tcW w:w="6038" w:type="dxa"/>
            <w:shd w:val="clear" w:color="auto" w:fill="auto"/>
          </w:tcPr>
          <w:p w14:paraId="10C8AAFA" w14:textId="4418491F" w:rsidR="00F841FB" w:rsidRPr="00C83A50" w:rsidRDefault="00F841FB" w:rsidP="00F841FB">
            <w:pPr>
              <w:rPr>
                <w:rFonts w:ascii="Arial" w:hAnsi="Arial" w:cs="Arial"/>
                <w:color w:val="000000" w:themeColor="text1"/>
              </w:rPr>
            </w:pPr>
            <w:r w:rsidRPr="00C83A50">
              <w:rPr>
                <w:rFonts w:ascii="Arial" w:hAnsi="Arial" w:cs="Arial"/>
                <w:color w:val="000000" w:themeColor="text1"/>
              </w:rPr>
              <w:t>Ecological processes occurring in one habitat spill over into the neighbouring habitats (e.g., field margins enhance pollination in neighbouring arable fields).</w:t>
            </w:r>
          </w:p>
        </w:tc>
      </w:tr>
      <w:tr w:rsidR="00C83A50" w:rsidRPr="00C83A50" w14:paraId="0C2A4E36" w14:textId="77777777" w:rsidTr="008C67D8">
        <w:tc>
          <w:tcPr>
            <w:tcW w:w="2972" w:type="dxa"/>
            <w:shd w:val="clear" w:color="auto" w:fill="auto"/>
          </w:tcPr>
          <w:p w14:paraId="1A8E0F67" w14:textId="77777777" w:rsidR="00F841FB" w:rsidRPr="00C83A50" w:rsidRDefault="00F841FB" w:rsidP="00F841FB">
            <w:pPr>
              <w:jc w:val="both"/>
              <w:rPr>
                <w:rFonts w:ascii="Arial" w:hAnsi="Arial" w:cs="Arial"/>
                <w:color w:val="000000" w:themeColor="text1"/>
              </w:rPr>
            </w:pPr>
            <w:r w:rsidRPr="00C83A50">
              <w:rPr>
                <w:rFonts w:ascii="Arial" w:hAnsi="Arial"/>
                <w:color w:val="000000" w:themeColor="text1"/>
              </w:rPr>
              <w:t xml:space="preserve">  Resilience</w:t>
            </w:r>
          </w:p>
        </w:tc>
        <w:tc>
          <w:tcPr>
            <w:tcW w:w="6038" w:type="dxa"/>
            <w:shd w:val="clear" w:color="auto" w:fill="auto"/>
          </w:tcPr>
          <w:p w14:paraId="56F18FE6" w14:textId="4670208A" w:rsidR="00F841FB" w:rsidRPr="00C83A50" w:rsidRDefault="00F841FB" w:rsidP="00F841FB">
            <w:pPr>
              <w:rPr>
                <w:rFonts w:ascii="Arial" w:hAnsi="Arial" w:cs="Arial"/>
                <w:color w:val="000000" w:themeColor="text1"/>
              </w:rPr>
            </w:pPr>
            <w:r w:rsidRPr="00C83A50">
              <w:rPr>
                <w:rFonts w:ascii="Arial" w:hAnsi="Arial" w:cs="Arial"/>
                <w:color w:val="000000" w:themeColor="text1"/>
              </w:rPr>
              <w:t>The amount of disturbance that an ecosystem can withstand without changing self-</w:t>
            </w:r>
            <w:del w:id="4" w:author="Fredric Windsor" w:date="2022-01-29T16:13:00Z">
              <w:r w:rsidRPr="00C83A50" w:rsidDel="004A0EBE">
                <w:rPr>
                  <w:rFonts w:ascii="Arial" w:hAnsi="Arial" w:cs="Arial"/>
                  <w:color w:val="000000" w:themeColor="text1"/>
                </w:rPr>
                <w:delText xml:space="preserve">organized </w:delText>
              </w:r>
            </w:del>
            <w:ins w:id="5" w:author="Fredric Windsor" w:date="2022-01-29T16:13:00Z">
              <w:r w:rsidR="004A0EBE" w:rsidRPr="00C83A50">
                <w:rPr>
                  <w:rFonts w:ascii="Arial" w:hAnsi="Arial" w:cs="Arial"/>
                  <w:color w:val="000000" w:themeColor="text1"/>
                </w:rPr>
                <w:t>organi</w:t>
              </w:r>
              <w:r w:rsidR="004A0EBE">
                <w:rPr>
                  <w:rFonts w:ascii="Arial" w:hAnsi="Arial" w:cs="Arial"/>
                  <w:color w:val="000000" w:themeColor="text1"/>
                </w:rPr>
                <w:t>s</w:t>
              </w:r>
              <w:r w:rsidR="004A0EBE" w:rsidRPr="00C83A50">
                <w:rPr>
                  <w:rFonts w:ascii="Arial" w:hAnsi="Arial" w:cs="Arial"/>
                  <w:color w:val="000000" w:themeColor="text1"/>
                </w:rPr>
                <w:t xml:space="preserve">ed </w:t>
              </w:r>
            </w:ins>
            <w:r w:rsidRPr="00C83A50">
              <w:rPr>
                <w:rFonts w:ascii="Arial" w:hAnsi="Arial" w:cs="Arial"/>
                <w:color w:val="000000" w:themeColor="text1"/>
              </w:rPr>
              <w:t>processes and structures</w:t>
            </w:r>
            <w:r w:rsidR="00123610" w:rsidRPr="00C83A50">
              <w:rPr>
                <w:rFonts w:ascii="Arial" w:hAnsi="Arial" w:cs="Arial"/>
                <w:color w:val="000000" w:themeColor="text1"/>
              </w:rPr>
              <w:t xml:space="preserve"> </w:t>
            </w:r>
            <w:r w:rsidR="00323AFC" w:rsidRPr="00C83A50">
              <w:rPr>
                <w:rFonts w:ascii="Arial" w:hAnsi="Arial" w:cs="Arial"/>
                <w:color w:val="000000" w:themeColor="text1"/>
              </w:rPr>
              <w:fldChar w:fldCharType="begin" w:fldLock="1"/>
            </w:r>
            <w:r w:rsidR="00511906" w:rsidRPr="00C83A50">
              <w:rPr>
                <w:rFonts w:ascii="Arial" w:hAnsi="Arial" w:cs="Arial"/>
                <w:color w:val="000000" w:themeColor="text1"/>
              </w:rPr>
              <w:instrText>ADDIN CSL_CITATION {"citationItems":[{"id":"ITEM-1","itemData":{"DOI":"10.1146/annurev.es.04.110173.000245","ISBN":"9780300184617","ISSN":"0066-4162","abstract":"The consequences of biodiversity decline in intensified agricultural landscapes hinge on surviving biotic assemblages. Maintaining crucial ecosystem processes and services requires resilience to natural and anthropogenic disturbances. However, the resilience and stability of surviving biological communities remain poorly quantified. From a 10-y dataset comprising 2,880 bird censuses across a land-use gradient, we present three key findings concerning the resilience and stability of Costa Rican bird communities. First, seed dispersing, insect eating, and pollinating guilds were more resilient to low-intensity land use than high-intensity land use. Compared with forest assemblages, bird abundance, species richness, and diversity were all 15% lower in low-intensity land use and 50% lower in high-intensity land use. Second, patterns in species richness generally correlated with patterns in stability: guilds exhibited less variation in abundance in low-intensity land use than in high-intensity land use. Finally, interspecific differences in reaction to environmental change (response diversity) and possibly the portfolio effect, but not negative covariance of species abundances, conferred resilience and stability. These findings point to the changes needed in agricultural production practices in the tropics to better sustain bird communities and, possibly, the functional and service roles that they play.","author":[{"dropping-particle":"","family":"Holling","given":"C. S.","non-dropping-particle":"","parse-names":false,"suffix":""}],"container-title":"Annual Review of Ecology and Systematics","id":"ITEM-1","issued":{"date-parts":[["1973"]]},"page":"1-23","title":"Resilience and stability of ecological systems","type":"article-journal","volume":"4"},"uris":["http://www.mendeley.com/documents/?uuid=954d5283-aac5-3de1-9cf6-12f9abc0f061"]}],"mendeley":{"formattedCitation":"(Holling, 1973)","plainTextFormattedCitation":"(Holling, 1973)","previouslyFormattedCitation":"(Holling, 1973)"},"properties":{"noteIndex":0},"schema":"https://github.com/citation-style-language/schema/raw/master/csl-citation.json"}</w:instrText>
            </w:r>
            <w:r w:rsidR="00323AFC" w:rsidRPr="00C83A50">
              <w:rPr>
                <w:rFonts w:ascii="Arial" w:hAnsi="Arial" w:cs="Arial"/>
                <w:color w:val="000000" w:themeColor="text1"/>
              </w:rPr>
              <w:fldChar w:fldCharType="separate"/>
            </w:r>
            <w:r w:rsidR="00323AFC" w:rsidRPr="00C83A50">
              <w:rPr>
                <w:rFonts w:ascii="Arial" w:hAnsi="Arial" w:cs="Arial"/>
                <w:noProof/>
                <w:color w:val="000000" w:themeColor="text1"/>
              </w:rPr>
              <w:t>(Holling, 1973)</w:t>
            </w:r>
            <w:r w:rsidR="00323AFC" w:rsidRPr="00C83A50">
              <w:rPr>
                <w:rFonts w:ascii="Arial" w:hAnsi="Arial" w:cs="Arial"/>
                <w:color w:val="000000" w:themeColor="text1"/>
              </w:rPr>
              <w:fldChar w:fldCharType="end"/>
            </w:r>
          </w:p>
        </w:tc>
      </w:tr>
      <w:tr w:rsidR="00C83A50" w:rsidRPr="00C83A50" w14:paraId="339D1A58" w14:textId="77777777" w:rsidTr="008C67D8">
        <w:tc>
          <w:tcPr>
            <w:tcW w:w="2972" w:type="dxa"/>
            <w:shd w:val="clear" w:color="auto" w:fill="auto"/>
          </w:tcPr>
          <w:p w14:paraId="2BC8FD7F" w14:textId="77777777" w:rsidR="00F841FB" w:rsidRPr="00C83A50" w:rsidRDefault="00F841FB" w:rsidP="00F841FB">
            <w:pPr>
              <w:jc w:val="both"/>
              <w:rPr>
                <w:rFonts w:ascii="Arial" w:hAnsi="Arial" w:cs="Arial"/>
                <w:color w:val="000000" w:themeColor="text1"/>
              </w:rPr>
            </w:pPr>
            <w:r w:rsidRPr="00C83A50">
              <w:rPr>
                <w:rFonts w:ascii="Arial" w:hAnsi="Arial"/>
                <w:color w:val="000000" w:themeColor="text1"/>
              </w:rPr>
              <w:t xml:space="preserve">  Ecosystem functions</w:t>
            </w:r>
          </w:p>
        </w:tc>
        <w:tc>
          <w:tcPr>
            <w:tcW w:w="6038" w:type="dxa"/>
            <w:shd w:val="clear" w:color="auto" w:fill="auto"/>
          </w:tcPr>
          <w:p w14:paraId="58B1AF40" w14:textId="2E3F4EFC" w:rsidR="00F841FB" w:rsidRPr="00C83A50" w:rsidRDefault="00F841FB" w:rsidP="00F841FB">
            <w:pPr>
              <w:rPr>
                <w:rFonts w:ascii="Arial" w:hAnsi="Arial" w:cs="Arial"/>
                <w:color w:val="000000" w:themeColor="text1"/>
              </w:rPr>
            </w:pPr>
            <w:r w:rsidRPr="00C83A50">
              <w:rPr>
                <w:rFonts w:ascii="Arial" w:hAnsi="Arial"/>
                <w:color w:val="000000" w:themeColor="text1"/>
              </w:rPr>
              <w:t xml:space="preserve">The ecological processes that regulate the transfers of energy and materials through an ecosystem. </w:t>
            </w:r>
          </w:p>
        </w:tc>
      </w:tr>
      <w:tr w:rsidR="00F841FB" w:rsidRPr="00C83A50" w14:paraId="49EE5445" w14:textId="77777777" w:rsidTr="008C67D8">
        <w:tc>
          <w:tcPr>
            <w:tcW w:w="2972" w:type="dxa"/>
            <w:shd w:val="clear" w:color="auto" w:fill="auto"/>
          </w:tcPr>
          <w:p w14:paraId="2D08719E" w14:textId="77777777" w:rsidR="00F841FB" w:rsidRPr="00C83A50" w:rsidRDefault="00F841FB" w:rsidP="00F841FB">
            <w:pPr>
              <w:jc w:val="both"/>
              <w:rPr>
                <w:rFonts w:ascii="Arial" w:hAnsi="Arial" w:cs="Arial"/>
                <w:color w:val="000000" w:themeColor="text1"/>
              </w:rPr>
            </w:pPr>
            <w:r w:rsidRPr="00C83A50">
              <w:rPr>
                <w:rFonts w:ascii="Arial" w:hAnsi="Arial"/>
                <w:color w:val="000000" w:themeColor="text1"/>
              </w:rPr>
              <w:t xml:space="preserve">  Ecosystem services</w:t>
            </w:r>
          </w:p>
        </w:tc>
        <w:tc>
          <w:tcPr>
            <w:tcW w:w="6038" w:type="dxa"/>
            <w:shd w:val="clear" w:color="auto" w:fill="auto"/>
          </w:tcPr>
          <w:p w14:paraId="37FB9776" w14:textId="63C30AB7" w:rsidR="00F841FB" w:rsidRPr="00C83A50" w:rsidRDefault="00F841FB" w:rsidP="00F841FB">
            <w:pPr>
              <w:rPr>
                <w:rFonts w:ascii="Arial" w:hAnsi="Arial" w:cs="Arial"/>
                <w:color w:val="000000" w:themeColor="text1"/>
              </w:rPr>
            </w:pPr>
            <w:r w:rsidRPr="00C83A50">
              <w:rPr>
                <w:rFonts w:ascii="Arial" w:hAnsi="Arial" w:cs="Arial"/>
                <w:color w:val="000000" w:themeColor="text1"/>
              </w:rPr>
              <w:t>The benefits provided by ecosystems to human wellbeing, i.e., Nature’s contribution to people. There are four classes: provisioning (</w:t>
            </w:r>
            <w:r w:rsidR="00257172" w:rsidRPr="00C83A50">
              <w:rPr>
                <w:rFonts w:ascii="Arial" w:hAnsi="Arial" w:cs="Arial"/>
                <w:color w:val="000000" w:themeColor="text1"/>
              </w:rPr>
              <w:t>products,</w:t>
            </w:r>
            <w:r w:rsidRPr="00C83A50">
              <w:rPr>
                <w:rFonts w:ascii="Arial" w:hAnsi="Arial" w:cs="Arial"/>
                <w:color w:val="000000" w:themeColor="text1"/>
              </w:rPr>
              <w:t xml:space="preserve"> i.e., food, fresh water, fuel, wood), regulating (regulation of </w:t>
            </w:r>
            <w:r w:rsidR="00257172" w:rsidRPr="00C83A50">
              <w:rPr>
                <w:rFonts w:ascii="Arial" w:hAnsi="Arial" w:cs="Arial"/>
                <w:color w:val="000000" w:themeColor="text1"/>
              </w:rPr>
              <w:t>processes,</w:t>
            </w:r>
            <w:r w:rsidRPr="00C83A50">
              <w:rPr>
                <w:rFonts w:ascii="Arial" w:hAnsi="Arial" w:cs="Arial"/>
                <w:color w:val="000000" w:themeColor="text1"/>
              </w:rPr>
              <w:t xml:space="preserve"> i.e., climate, flood, disease, pollination), supporting (support other ecosystem </w:t>
            </w:r>
            <w:r w:rsidR="00257172" w:rsidRPr="00C83A50">
              <w:rPr>
                <w:rFonts w:ascii="Arial" w:hAnsi="Arial" w:cs="Arial"/>
                <w:color w:val="000000" w:themeColor="text1"/>
              </w:rPr>
              <w:t>services,</w:t>
            </w:r>
            <w:r w:rsidRPr="00C83A50">
              <w:rPr>
                <w:rFonts w:ascii="Arial" w:hAnsi="Arial" w:cs="Arial"/>
                <w:color w:val="000000" w:themeColor="text1"/>
              </w:rPr>
              <w:t xml:space="preserve"> i.e., nutrient cycling, soil formation, primary production) and cultural (non-material </w:t>
            </w:r>
            <w:r w:rsidR="00257172" w:rsidRPr="00C83A50">
              <w:rPr>
                <w:rFonts w:ascii="Arial" w:hAnsi="Arial" w:cs="Arial"/>
                <w:color w:val="000000" w:themeColor="text1"/>
              </w:rPr>
              <w:t>benefits,</w:t>
            </w:r>
            <w:r w:rsidRPr="00C83A50">
              <w:rPr>
                <w:rFonts w:ascii="Arial" w:hAnsi="Arial" w:cs="Arial"/>
                <w:color w:val="000000" w:themeColor="text1"/>
              </w:rPr>
              <w:t xml:space="preserve"> e.g., recreation, educational, cultural heritage). </w:t>
            </w:r>
          </w:p>
        </w:tc>
      </w:tr>
    </w:tbl>
    <w:p w14:paraId="439D2A12" w14:textId="77777777" w:rsidR="00B22E3E" w:rsidRPr="00C83A50" w:rsidRDefault="00B22E3E" w:rsidP="00F3065B">
      <w:pPr>
        <w:suppressLineNumbers/>
        <w:spacing w:after="120" w:line="480" w:lineRule="auto"/>
        <w:rPr>
          <w:rFonts w:ascii="Arial" w:hAnsi="Arial" w:cs="Arial"/>
          <w:color w:val="000000" w:themeColor="text1"/>
          <w:sz w:val="24"/>
          <w:szCs w:val="24"/>
        </w:rPr>
      </w:pPr>
    </w:p>
    <w:p w14:paraId="165CBC90" w14:textId="275B5EA4" w:rsidR="00260E7F"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Network science</w:t>
      </w:r>
      <w:r w:rsidR="00872798" w:rsidRPr="00C83A50">
        <w:rPr>
          <w:rFonts w:ascii="Arial" w:hAnsi="Arial" w:cs="Arial"/>
          <w:color w:val="000000" w:themeColor="text1"/>
          <w:sz w:val="24"/>
          <w:szCs w:val="24"/>
        </w:rPr>
        <w:t>, w</w:t>
      </w:r>
      <w:r w:rsidRPr="00C83A50">
        <w:rPr>
          <w:rFonts w:ascii="Arial" w:hAnsi="Arial" w:cs="Arial"/>
          <w:color w:val="000000" w:themeColor="text1"/>
          <w:sz w:val="24"/>
          <w:szCs w:val="24"/>
        </w:rPr>
        <w:t>hen applied to the study of ecosystems, has been used to describe and understand the patterns of interactions in assemblages of interacting species, characterising the underlying structure of ecological communities. The network structure of ecological systems, combined with mathematical modelling, can enhance our understanding of ecological and evolutionary processes (e.g., co-</w:t>
      </w:r>
      <w:r w:rsidRPr="00C83A50">
        <w:rPr>
          <w:rFonts w:ascii="Arial" w:hAnsi="Arial" w:cs="Arial"/>
          <w:color w:val="000000" w:themeColor="text1"/>
          <w:sz w:val="24"/>
          <w:szCs w:val="24"/>
        </w:rPr>
        <w:lastRenderedPageBreak/>
        <w:t xml:space="preserve">evolution of antagonists and mutualists), energy and matter flow in ecosystems, </w:t>
      </w:r>
      <w:r w:rsidR="003739E8" w:rsidRPr="00C83A50">
        <w:rPr>
          <w:rFonts w:ascii="Arial" w:hAnsi="Arial" w:cs="Arial"/>
          <w:color w:val="000000" w:themeColor="text1"/>
          <w:sz w:val="24"/>
          <w:szCs w:val="24"/>
        </w:rPr>
        <w:t xml:space="preserve">the ecosystem services provided by biodiversity, </w:t>
      </w:r>
      <w:r w:rsidRPr="00C83A50">
        <w:rPr>
          <w:rFonts w:ascii="Arial" w:hAnsi="Arial" w:cs="Arial"/>
          <w:color w:val="000000" w:themeColor="text1"/>
          <w:sz w:val="24"/>
          <w:szCs w:val="24"/>
        </w:rPr>
        <w:t>and demographic dynamics in species, due to environmental change</w:t>
      </w:r>
      <w:r w:rsidR="001D0874" w:rsidRPr="00C83A50">
        <w:rPr>
          <w:rFonts w:ascii="Arial" w:hAnsi="Arial" w:cs="Arial"/>
          <w:color w:val="000000" w:themeColor="text1"/>
          <w:sz w:val="24"/>
          <w:szCs w:val="24"/>
        </w:rPr>
        <w:t xml:space="preserve"> </w:t>
      </w:r>
      <w:r w:rsidR="00AE47DF"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{"citationItems":[{"id":"ITEM-1","itemData":{"DOI":"10.1038/nature04927","abstract":"Darwin used the metaphor of a ‘tangled bank’ to describe the complex interactions between species. Those interactions are varied: they can be antagonistic ones involving predation, herbivory and parasitism, or mutualistic ones, such as those involving the pollination of flowers by insects. Moreover, the metaphor hints that the interactions may be complex to the point of being impossible to understand. All interactions can be visualized as ecological networks, in which species are linked together, either directly or indirectly through intermediate species. Ecological networks, although complex, have well defined patterns that both illuminate the ecological mechanisms underlying them and promise a better understanding of the relationship between complexity and ecological stability.","author":[{"dropping-particle":"","family":"Montoya","given":"José M.","non-dropping-particle":"","parse-names":false,"suffix":""},{"dropping-particle":"","family":"Pimm","given":"Stuart L.","non-dropping-particle":"","parse-names":false,"suffix":""},{"dropping-particle":"V.","family":"Solé","given":"Ricard","non-dropping-particle":"","parse-names":false,"suffix":""}],"container-title":"Nature","id":"ITEM-1","issue":"7100","issued":{"date-parts":[["2006","7"]]},"page":"259-264","title":"Ecological networks and their fragility","type":"article-journal","volume":"442"},"uris":["http://www.mendeley.com/documents/?uuid=1cc1fefe-6a88-330f-a46d-2795f0fb752b"]}],"mendeley":{"formattedCitation":"(Montoya et al., 2006)","plainTextFormattedCitation":"(Montoya et al., 2006)","previouslyFormattedCitation":"(Montoya et al., 2006)"},"properties":{"noteIndex":0},"schema":"https://github.com/citation-style-language/schema/raw/master/csl-citation.json"}</w:instrText>
      </w:r>
      <w:r w:rsidR="00AE47DF"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(Montoya et al., 2006)</w:t>
      </w:r>
      <w:r w:rsidR="00AE47DF"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In recent decades, significant advances in our understanding of the structure and robustness of ecological networks have been derived from empirical studies conducted in </w:t>
      </w:r>
      <w:proofErr w:type="spellStart"/>
      <w:r w:rsidRPr="00C83A50">
        <w:rPr>
          <w:rFonts w:ascii="Arial" w:hAnsi="Arial" w:cs="Arial"/>
          <w:color w:val="000000" w:themeColor="text1"/>
          <w:sz w:val="24"/>
          <w:szCs w:val="24"/>
        </w:rPr>
        <w:t>agro</w:t>
      </w:r>
      <w:proofErr w:type="spellEnd"/>
      <w:r w:rsidR="00572594" w:rsidRPr="00C83A50">
        <w:rPr>
          <w:rFonts w:ascii="Arial" w:hAnsi="Arial" w:cs="Arial"/>
          <w:color w:val="000000" w:themeColor="text1"/>
          <w:sz w:val="24"/>
          <w:szCs w:val="24"/>
        </w:rPr>
        <w:t>-</w:t>
      </w:r>
      <w:r w:rsidRPr="00C83A50">
        <w:rPr>
          <w:rFonts w:ascii="Arial" w:hAnsi="Arial" w:cs="Arial"/>
          <w:color w:val="000000" w:themeColor="text1"/>
          <w:sz w:val="24"/>
          <w:szCs w:val="24"/>
        </w:rPr>
        <w:t>ecosystems, allowing us to better understand the relationships between the structure and function of complex ecosystems (</w:t>
      </w:r>
      <w:ins w:id="6" w:author="Fredric Windsor" w:date="2022-02-01T09:30:00Z">
        <w:r w:rsidR="009C75E2">
          <w:rPr>
            <w:rFonts w:ascii="Arial" w:hAnsi="Arial" w:cs="Arial"/>
            <w:color w:val="000000" w:themeColor="text1"/>
            <w:sz w:val="24"/>
            <w:szCs w:val="24"/>
          </w:rPr>
          <w:t xml:space="preserve">Supplementary </w:t>
        </w:r>
      </w:ins>
      <w:r w:rsidRPr="00C83A50">
        <w:rPr>
          <w:rFonts w:ascii="Arial" w:hAnsi="Arial" w:cs="Arial"/>
          <w:color w:val="000000" w:themeColor="text1"/>
          <w:sz w:val="24"/>
          <w:szCs w:val="24"/>
        </w:rPr>
        <w:t xml:space="preserve">Table S1). In turn, this has enabled new guidance for the sustainable management and restoration of important </w:t>
      </w:r>
      <w:r w:rsidR="003739E8" w:rsidRPr="00C83A50">
        <w:rPr>
          <w:rFonts w:ascii="Arial" w:hAnsi="Arial" w:cs="Arial"/>
          <w:color w:val="000000" w:themeColor="text1"/>
          <w:sz w:val="24"/>
          <w:szCs w:val="24"/>
        </w:rPr>
        <w:t xml:space="preserve">and beneficial </w:t>
      </w:r>
      <w:r w:rsidRPr="00C83A50">
        <w:rPr>
          <w:rFonts w:ascii="Arial" w:hAnsi="Arial" w:cs="Arial"/>
          <w:color w:val="000000" w:themeColor="text1"/>
          <w:sz w:val="24"/>
          <w:szCs w:val="24"/>
        </w:rPr>
        <w:t xml:space="preserve">groups of organisms across agricultural regions (see below). </w:t>
      </w:r>
    </w:p>
    <w:p w14:paraId="3586532B" w14:textId="1C7D84CF"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As well as proving useful for studying ecological dynamics, network-based thinking enables an understanding of the socio-ecological interactions present in agricultural environments</w:t>
      </w:r>
      <w:r w:rsidR="001D0874" w:rsidRPr="00C83A50">
        <w:rPr>
          <w:rFonts w:ascii="Arial" w:hAnsi="Arial" w:cs="Arial"/>
          <w:color w:val="000000" w:themeColor="text1"/>
          <w:sz w:val="24"/>
          <w:szCs w:val="24"/>
        </w:rPr>
        <w:t xml:space="preserve"> </w:t>
      </w:r>
      <w:r w:rsidR="00AE47DF"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{"citationItems":[{"id":"ITEM-1","itemData":{"DOI":"10.1016/B978-0-12-420002-9.00001-9","ISSN":"00652504","abstract":"Worldwide demand for food will increase dramatically in the future as global human population grows. Increasing efficiency of crop production is unlikely to be sufficient to meet the demand, presenting a long-term threat to humanity's 'well-being'. Knowledge of the system-level behaviour of agroecosystems, however, remains surprisingly limited, reflecting the agricultural focus on particular species. This is starting to change towards an ecosystem and network-based approach, following the recent revolution in thinking about resource use and sustainability in our other global food production industry: commercial fisheries.Agroecosystems appear to retain plasticity of ecological processes that might be manipulated for productivity and sustainability. Network structure and dynamics have substantial impacts on ecosystem performance, but evidence from agroecosystems lags behind network theory. Here, we provide an introduction to network theory and application in agroecosystems, identify network metrics for management and environmental change, and, finally, we highlight gaps in our current knowledge and key research themes. These themes include: is the structure of agroecological networks affected by sampling; how do ecosystem services 'emerge' empirically from ecological organization, function and network properties; how do spatial and temporal scale and resolution influence system performance; and, can network agroecology be used to design systems that maximize ecosystem services? © 2013 Elsevier Ltd.","author":[{"dropping-particle":"","family":"Bohan","given":"David A.","non-dropping-particle":"","parse-names":false,"suffix":""},{"dropping-particle":"","family":"Raybould","given":"Alan","non-dropping-particle":"","parse-names":false,"suffix":""},{"dropping-particle":"","family":"Mulder","given":"Christian","non-dropping-particle":"","parse-names":false,"suffix":""},{"dropping-particle":"","family":"Woodward","given":"Guy","non-dropping-particle":"","parse-names":false,"suffix":""},{"dropping-particle":"","family":"Tamaddoni-Nezhad","given":"Alireza","non-dropping-particle":"","parse-names":false,"suffix":""},{"dropping-particle":"","family":"Bluthgen","given":"Nico","non-dropping-particle":"","parse-names":false,"suffix":""},{"dropping-particle":"","family":"Pocock","given":"Michael J.O.","non-dropping-particle":"","parse-names":false,"suffix":""},{"dropping-particle":"","family":"Muggleton","given":"Stephen","non-dropping-particle":"","parse-names":false,"suffix":""},{"dropping-particle":"","family":"Evans","given":"Darren M.","non-dropping-particle":"","parse-names":false,"suffix":""},{"dropping-particle":"","family":"Astegiano","given":"Julia","non-dropping-particle":"","parse-names":false,"suffix":""},{"dropping-particle":"","family":"Massol","given":"François","non-dropping-particle":"","parse-names":false,"suffix":""},{"dropping-particle":"","family":"Loeuille","given":"Nicolas","non-dropping-particle":"","parse-names":false,"suffix":""},{"dropping-particle":"","family":"Petit","given":"Sandrine","non-dropping-particle":"","parse-names":false,"suffix":""},{"dropping-particle":"","family":"Macfadyen","given":"Sarina","non-dropping-particle":"","parse-names":false,"suffix":""}],"container-title":"Advances in Ecological Research","id":"ITEM-1","issued":{"date-parts":[["2013"]]},"page":"1-67","publisher":"Academic Press Inc.","title":"Networking agroecology. integrating the diversity of agroecosystem interactions","type":"chapter","volume":"49"},"uris":["http://www.mendeley.com/documents/?uuid=95da0f37-1c79-3d6f-81b3-59688e68ca30"]}],"mendeley":{"formattedCitation":"(Bohan et al., 2013)","plainTextFormattedCitation":"(Bohan et al., 2013)","previouslyFormattedCitation":"(Bohan et al., 2013)"},"properties":{"noteIndex":0},"schema":"https://github.com/citation-style-language/schema/raw/master/csl-citation.json"}</w:instrText>
      </w:r>
      <w:r w:rsidR="00AE47DF"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(Bohan et al., 2013)</w:t>
      </w:r>
      <w:r w:rsidR="00AE47DF"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This is particularly important for developing future management, conservation and restoration strategies to build resilience in both crop and non-crop habitats in agricultural regions</w:t>
      </w:r>
      <w:r w:rsidR="001D0874" w:rsidRPr="00C83A50">
        <w:rPr>
          <w:rFonts w:ascii="Arial" w:hAnsi="Arial" w:cs="Arial"/>
          <w:color w:val="000000" w:themeColor="text1"/>
          <w:sz w:val="24"/>
          <w:szCs w:val="24"/>
        </w:rPr>
        <w:t xml:space="preserve"> </w:t>
      </w:r>
      <w:r w:rsidR="00AE47DF"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{"citationItems":[{"id":"ITEM-1","itemData":{"DOI":"10.1111/1365-2745.12791","ISSN":"13652745","abstract":"© 2017 The Authors. Journal of Ecology © 2017 British Ecological Society Focusing on food production, in this paper we define resilience in the food security context as maintaining production of sufficient and nutritious food in the face of chronic and acute environmental perturbations. In agri-food systems, resilience is manifest over multiple spatial scales: field, farm, regional and global. Metrics comprise production and nutritional diversity as well as socio-economic stability of food supply. Approaches to enhancing resilience show a progression from more ecologically based methods at small scales to more socially based interventions at larger scales. At the field scale, approaches include the use of mixtures of crop varieties, livestock breeds and forage species, polycultures and boosting ecosystem functions. Stress-tolerant crops, or with greater plasticity, provide technological solutions. At the farm scale, resilience may be conferred by diversifying crops and livestock and by farmers implementing adaptive approaches in response to perturbations. Biodiverse landscapes may enhance resilience, but the evidence is weak. At regional to global scales, resilient food systems will be achieved by coordination and implementation of resilience approaches among farms, advice to farmers and targeted research. Synthesis. Threats to food production are predicted to increase under climate change and land degradation. Holistic responses are needed that integrate across spatial scales. Ecological knowledge is critical, but should be implemented alongside agronomic solutions and socio-economic transformations.","author":[{"dropping-particle":"","family":"Bullock","given":"James M.","non-dropping-particle":"","parse-names":false,"suffix":""},{"dropping-particle":"","family":"Dhanjal-Adams","given":"Kiran L.","non-dropping-particle":"","parse-names":false,"suffix":""},{"dropping-particle":"","family":"Milne","given":"Alice","non-dropping-particle":"","parse-names":false,"suffix":""},{"dropping-particle":"","family":"Oliver","given":"Tom H.","non-dropping-particle":"","parse-names":false,"suffix":""},{"dropping-particle":"","family":"Todman","given":"Lindsay C.","non-dropping-particle":"","parse-names":false,"suffix":""},{"dropping-particle":"","family":"Whitmore","given":"Andrew P.","non-dropping-particle":"","parse-names":false,"suffix":""},{"dropping-particle":"","family":"Pywell","given":"Richard F.","non-dropping-particle":"","parse-names":false,"suffix":""}],"container-title":"Journal of Ecology","id":"ITEM-1","issue":"4","issued":{"date-parts":[["2017","7","1"]]},"page":"880-884","publisher":"Blackwell Publishing Ltd","title":"Resilience and food security: rethinking an ecological concept","type":"article-journal","volume":"105"},"uris":["http://www.mendeley.com/documents/?uuid=faaa6bb5-a5e9-370e-ae14-a76c6b717907"]}],"mendeley":{"formattedCitation":"(Bullock et al., 2017)","plainTextFormattedCitation":"(Bullock et al., 2017)","previouslyFormattedCitation":"(Bullock et al., 2017)"},"properties":{"noteIndex":0},"schema":"https://github.com/citation-style-language/schema/raw/master/csl-citation.json"}</w:instrText>
      </w:r>
      <w:r w:rsidR="00AE47DF"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(Bullock et al., 2017)</w:t>
      </w:r>
      <w:r w:rsidR="00AE47DF"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By scaling-up further, the same network approaches can be developed to examine and improve the resilience of global food supply chains</w:t>
      </w:r>
      <w:r w:rsidR="001D0874" w:rsidRPr="00C83A50">
        <w:rPr>
          <w:rFonts w:ascii="Arial" w:hAnsi="Arial" w:cs="Arial"/>
          <w:color w:val="000000" w:themeColor="text1"/>
          <w:sz w:val="24"/>
          <w:szCs w:val="24"/>
        </w:rPr>
        <w:t xml:space="preserve"> </w:t>
      </w:r>
      <w:r w:rsidR="006F0677"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{"citationItems":[{"id":"ITEM-1","itemData":{"DOI":"10.1088/1748-9326/10/2/024007","ISSN":"17489326","abstract":"The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diversity.","author":[{"dropping-particle":"","family":"Puma","given":"Michael J.","non-dropping-particle":"","parse-names":false,"suffix":""},{"dropping-particle":"","family":"Bose","given":"Satyajit","non-dropping-particle":"","parse-names":false,"suffix":""},{"dropping-particle":"","family":"Chon","given":"So Young","non-dropping-particle":"","parse-names":false,"suffix":""},{"dropping-particle":"","family":"Cook","given":"Benjamin I.","non-dropping-particle":"","parse-names":false,"suffix":""}],"container-title":"Environmental Research Letters","id":"ITEM-1","issue":"2","issued":{"date-parts":[["2015","2","1"]]},"page":"024007","publisher":"Institute of Physics Publishing","title":"Assessing the evolving fragility of the global food system","type":"article-journal","volume":"10"},"uris":["http://www.mendeley.com/documents/?uuid=7675ec26-f553-3a3e-8caf-31b8761fb4ea"]}],"mendeley":{"formattedCitation":"(Puma et al., 2015)","plainTextFormattedCitation":"(Puma et al., 2015)","previouslyFormattedCitation":"(Puma et al., 2015)"},"properties":{"noteIndex":0},"schema":"https://github.com/citation-style-language/schema/raw/master/csl-citation.json"}</w:instrText>
      </w:r>
      <w:r w:rsidR="006F0677"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(Puma et al., 2015)</w:t>
      </w:r>
      <w:r w:rsidR="006F0677"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w:t>
      </w:r>
    </w:p>
    <w:p w14:paraId="7D3156E2" w14:textId="7E4C5EBB"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Here, we present a state-of-the-art for network science in agricultural systems</w:t>
      </w:r>
      <w:ins w:id="7" w:author="Fredric Windsor" w:date="2022-02-01T09:31:00Z">
        <w:r w:rsidR="00951D44">
          <w:rPr>
            <w:rFonts w:ascii="Arial" w:hAnsi="Arial" w:cs="Arial"/>
            <w:color w:val="000000" w:themeColor="text1"/>
            <w:sz w:val="24"/>
            <w:szCs w:val="24"/>
          </w:rPr>
          <w:t>,</w:t>
        </w:r>
      </w:ins>
      <w:r w:rsidRPr="00C83A50">
        <w:rPr>
          <w:rFonts w:ascii="Arial" w:hAnsi="Arial" w:cs="Arial"/>
          <w:color w:val="000000" w:themeColor="text1"/>
          <w:sz w:val="24"/>
          <w:szCs w:val="24"/>
        </w:rPr>
        <w:t xml:space="preserve"> from species interaction networks in fields through to global trade networks</w:t>
      </w:r>
      <w:r w:rsidR="008C405D" w:rsidRPr="00C83A50">
        <w:rPr>
          <w:rFonts w:ascii="Arial" w:hAnsi="Arial" w:cs="Arial"/>
          <w:color w:val="000000" w:themeColor="text1"/>
          <w:sz w:val="24"/>
          <w:szCs w:val="24"/>
        </w:rPr>
        <w:t>. We</w:t>
      </w:r>
      <w:r w:rsidRPr="00C83A50">
        <w:rPr>
          <w:rFonts w:ascii="Arial" w:hAnsi="Arial" w:cs="Arial"/>
          <w:color w:val="000000" w:themeColor="text1"/>
          <w:sz w:val="24"/>
          <w:szCs w:val="24"/>
        </w:rPr>
        <w:t xml:space="preserve"> highlight recent developments in the field, </w:t>
      </w:r>
      <w:del w:id="8" w:author="Fredric Windsor" w:date="2022-02-01T09:32:00Z">
        <w:r w:rsidRPr="00C83A50" w:rsidDel="00880522">
          <w:rPr>
            <w:rFonts w:ascii="Arial" w:hAnsi="Arial" w:cs="Arial"/>
            <w:color w:val="000000" w:themeColor="text1"/>
            <w:sz w:val="24"/>
            <w:szCs w:val="24"/>
          </w:rPr>
          <w:delText>whilst identifying</w:delText>
        </w:r>
      </w:del>
      <w:ins w:id="9" w:author="Fredric Windsor" w:date="2022-02-01T09:32:00Z">
        <w:r w:rsidR="00880522">
          <w:rPr>
            <w:rFonts w:ascii="Arial" w:hAnsi="Arial" w:cs="Arial"/>
            <w:color w:val="000000" w:themeColor="text1"/>
            <w:sz w:val="24"/>
            <w:szCs w:val="24"/>
          </w:rPr>
          <w:t>identify</w:t>
        </w:r>
      </w:ins>
      <w:del w:id="10" w:author="Fredric Windsor" w:date="2022-02-01T09:32:00Z">
        <w:r w:rsidRPr="00C83A50" w:rsidDel="00880522">
          <w:rPr>
            <w:rFonts w:ascii="Arial" w:hAnsi="Arial" w:cs="Arial"/>
            <w:color w:val="000000" w:themeColor="text1"/>
            <w:sz w:val="24"/>
            <w:szCs w:val="24"/>
          </w:rPr>
          <w:delText xml:space="preserve"> the </w:delText>
        </w:r>
      </w:del>
      <w:ins w:id="11" w:author="Fredric Windsor" w:date="2022-02-01T09:32:00Z">
        <w:r w:rsidR="00880522">
          <w:rPr>
            <w:rFonts w:ascii="Arial" w:hAnsi="Arial" w:cs="Arial"/>
            <w:color w:val="000000" w:themeColor="text1"/>
            <w:sz w:val="24"/>
            <w:szCs w:val="24"/>
          </w:rPr>
          <w:t xml:space="preserve"> </w:t>
        </w:r>
      </w:ins>
      <w:r w:rsidRPr="00C83A50">
        <w:rPr>
          <w:rFonts w:ascii="Arial" w:hAnsi="Arial" w:cs="Arial"/>
          <w:color w:val="000000" w:themeColor="text1"/>
          <w:sz w:val="24"/>
          <w:szCs w:val="24"/>
        </w:rPr>
        <w:t xml:space="preserve">future advances required to build resilience into food systems and ultimately </w:t>
      </w:r>
      <w:del w:id="12" w:author="Fredric Windsor" w:date="2022-02-01T09:32:00Z">
        <w:r w:rsidRPr="00C83A50" w:rsidDel="00880522">
          <w:rPr>
            <w:rFonts w:ascii="Arial" w:hAnsi="Arial" w:cs="Arial"/>
            <w:color w:val="000000" w:themeColor="text1"/>
            <w:sz w:val="24"/>
            <w:szCs w:val="24"/>
          </w:rPr>
          <w:delText xml:space="preserve">demonstrating </w:delText>
        </w:r>
      </w:del>
      <w:ins w:id="13" w:author="Fredric Windsor" w:date="2022-02-01T09:32:00Z">
        <w:r w:rsidR="00880522" w:rsidRPr="00C83A50">
          <w:rPr>
            <w:rFonts w:ascii="Arial" w:hAnsi="Arial" w:cs="Arial"/>
            <w:color w:val="000000" w:themeColor="text1"/>
            <w:sz w:val="24"/>
            <w:szCs w:val="24"/>
          </w:rPr>
          <w:t>demonstrat</w:t>
        </w:r>
        <w:r w:rsidR="00880522">
          <w:rPr>
            <w:rFonts w:ascii="Arial" w:hAnsi="Arial" w:cs="Arial"/>
            <w:color w:val="000000" w:themeColor="text1"/>
            <w:sz w:val="24"/>
            <w:szCs w:val="24"/>
          </w:rPr>
          <w:t>e</w:t>
        </w:r>
        <w:r w:rsidR="00880522" w:rsidRPr="00C83A50">
          <w:rPr>
            <w:rFonts w:ascii="Arial" w:hAnsi="Arial" w:cs="Arial"/>
            <w:color w:val="000000" w:themeColor="text1"/>
            <w:sz w:val="24"/>
            <w:szCs w:val="24"/>
          </w:rPr>
          <w:t xml:space="preserve"> </w:t>
        </w:r>
      </w:ins>
      <w:r w:rsidRPr="00C83A50">
        <w:rPr>
          <w:rFonts w:ascii="Arial" w:hAnsi="Arial" w:cs="Arial"/>
          <w:color w:val="000000" w:themeColor="text1"/>
          <w:sz w:val="24"/>
          <w:szCs w:val="24"/>
        </w:rPr>
        <w:t>how we can use networks predictively to generate efficient and sustainable agriculture. With a focus on a range of different terrestrial cropping systems (e.g., intensive to extensive management), our aims are fourfold: (</w:t>
      </w:r>
      <w:proofErr w:type="spellStart"/>
      <w:r w:rsidRPr="00C83A50">
        <w:rPr>
          <w:rFonts w:ascii="Arial" w:hAnsi="Arial" w:cs="Arial"/>
          <w:color w:val="000000" w:themeColor="text1"/>
          <w:sz w:val="24"/>
          <w:szCs w:val="24"/>
        </w:rPr>
        <w:t>i</w:t>
      </w:r>
      <w:proofErr w:type="spellEnd"/>
      <w:r w:rsidRPr="00C83A50">
        <w:rPr>
          <w:rFonts w:ascii="Arial" w:hAnsi="Arial" w:cs="Arial"/>
          <w:color w:val="000000" w:themeColor="text1"/>
          <w:sz w:val="24"/>
          <w:szCs w:val="24"/>
        </w:rPr>
        <w:t xml:space="preserve">) to summarise the theory and application of network science in </w:t>
      </w:r>
      <w:proofErr w:type="spellStart"/>
      <w:r w:rsidRPr="00C83A50">
        <w:rPr>
          <w:rFonts w:ascii="Arial" w:hAnsi="Arial" w:cs="Arial"/>
          <w:color w:val="000000" w:themeColor="text1"/>
          <w:sz w:val="24"/>
          <w:szCs w:val="24"/>
        </w:rPr>
        <w:t>agro</w:t>
      </w:r>
      <w:proofErr w:type="spellEnd"/>
      <w:r w:rsidR="00572594"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ecosystems; (ii) to demonstrate the </w:t>
      </w:r>
      <w:del w:id="14" w:author="Fredric Windsor" w:date="2022-02-01T09:33:00Z">
        <w:r w:rsidRPr="00C83A50" w:rsidDel="00044AF5">
          <w:rPr>
            <w:rFonts w:ascii="Arial" w:hAnsi="Arial" w:cs="Arial"/>
            <w:color w:val="000000" w:themeColor="text1"/>
            <w:sz w:val="24"/>
            <w:szCs w:val="24"/>
          </w:rPr>
          <w:delText>utility of using</w:delText>
        </w:r>
      </w:del>
      <w:ins w:id="15" w:author="Fredric Windsor" w:date="2022-02-01T09:33:00Z">
        <w:r w:rsidR="00044AF5">
          <w:rPr>
            <w:rFonts w:ascii="Arial" w:hAnsi="Arial" w:cs="Arial"/>
            <w:color w:val="000000" w:themeColor="text1"/>
            <w:sz w:val="24"/>
            <w:szCs w:val="24"/>
          </w:rPr>
          <w:t>use of</w:t>
        </w:r>
      </w:ins>
      <w:r w:rsidRPr="00C83A50">
        <w:rPr>
          <w:rFonts w:ascii="Arial" w:hAnsi="Arial" w:cs="Arial"/>
          <w:color w:val="000000" w:themeColor="text1"/>
          <w:sz w:val="24"/>
          <w:szCs w:val="24"/>
        </w:rPr>
        <w:t xml:space="preserve"> network approaches to understand and manage </w:t>
      </w:r>
      <w:proofErr w:type="spellStart"/>
      <w:r w:rsidRPr="00C83A50">
        <w:rPr>
          <w:rFonts w:ascii="Arial" w:hAnsi="Arial" w:cs="Arial"/>
          <w:color w:val="000000" w:themeColor="text1"/>
          <w:sz w:val="24"/>
          <w:szCs w:val="24"/>
        </w:rPr>
        <w:t>agro</w:t>
      </w:r>
      <w:proofErr w:type="spellEnd"/>
      <w:r w:rsidR="00572594"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ecosystems across scales; (iii) to identify important research themes in </w:t>
      </w:r>
      <w:r w:rsidRPr="00C83A50">
        <w:rPr>
          <w:rFonts w:ascii="Arial" w:hAnsi="Arial" w:cs="Arial"/>
          <w:color w:val="000000" w:themeColor="text1"/>
          <w:sz w:val="24"/>
          <w:szCs w:val="24"/>
        </w:rPr>
        <w:lastRenderedPageBreak/>
        <w:t xml:space="preserve">agricultural networks; and (iv) to elucidate future advances required to understand and develop resilience in </w:t>
      </w:r>
      <w:proofErr w:type="spellStart"/>
      <w:r w:rsidRPr="00C83A50">
        <w:rPr>
          <w:rFonts w:ascii="Arial" w:hAnsi="Arial" w:cs="Arial"/>
          <w:color w:val="000000" w:themeColor="text1"/>
          <w:sz w:val="24"/>
          <w:szCs w:val="24"/>
        </w:rPr>
        <w:t>agro</w:t>
      </w:r>
      <w:proofErr w:type="spellEnd"/>
      <w:r w:rsidR="00572594" w:rsidRPr="00C83A50">
        <w:rPr>
          <w:rFonts w:ascii="Arial" w:hAnsi="Arial" w:cs="Arial"/>
          <w:color w:val="000000" w:themeColor="text1"/>
          <w:sz w:val="24"/>
          <w:szCs w:val="24"/>
        </w:rPr>
        <w:t>-</w:t>
      </w:r>
      <w:r w:rsidRPr="00C83A50">
        <w:rPr>
          <w:rFonts w:ascii="Arial" w:hAnsi="Arial" w:cs="Arial"/>
          <w:color w:val="000000" w:themeColor="text1"/>
          <w:sz w:val="24"/>
          <w:szCs w:val="24"/>
        </w:rPr>
        <w:t>ecosystems across the globe.</w:t>
      </w:r>
    </w:p>
    <w:p w14:paraId="18002DDB" w14:textId="52F7CE07" w:rsidR="00FC79C9" w:rsidRPr="00C83A50" w:rsidRDefault="001A4224" w:rsidP="00FC79C9">
      <w:pPr>
        <w:suppressLineNumbers/>
        <w:spacing w:after="120" w:line="360" w:lineRule="auto"/>
        <w:rPr>
          <w:rFonts w:ascii="Arial" w:hAnsi="Arial" w:cs="Arial"/>
          <w:color w:val="000000" w:themeColor="text1"/>
          <w:sz w:val="24"/>
          <w:szCs w:val="24"/>
        </w:rPr>
      </w:pPr>
      <w:del w:id="16" w:author="Fredric Windsor" w:date="2022-01-30T13:15:00Z">
        <w:r w:rsidRPr="00C83A50" w:rsidDel="0060608F">
          <w:rPr>
            <w:rFonts w:ascii="Arial" w:hAnsi="Arial" w:cs="Arial"/>
            <w:noProof/>
            <w:color w:val="000000" w:themeColor="text1"/>
            <w:sz w:val="24"/>
            <w:szCs w:val="24"/>
          </w:rPr>
          <w:drawing>
            <wp:inline distT="0" distB="0" distL="0" distR="0" wp14:anchorId="100337CD" wp14:editId="4868BFB1">
              <wp:extent cx="5178056" cy="5445392"/>
              <wp:effectExtent l="0" t="0" r="381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2203" cy="5491819"/>
                      </a:xfrm>
                      <a:prstGeom prst="rect">
                        <a:avLst/>
                      </a:prstGeom>
                    </pic:spPr>
                  </pic:pic>
                </a:graphicData>
              </a:graphic>
            </wp:inline>
          </w:drawing>
        </w:r>
      </w:del>
      <w:ins w:id="17" w:author="Fredric Windsor" w:date="2022-01-30T13:15:00Z">
        <w:r w:rsidR="0060608F">
          <w:rPr>
            <w:rFonts w:ascii="Arial" w:hAnsi="Arial" w:cs="Arial"/>
            <w:noProof/>
            <w:color w:val="000000" w:themeColor="text1"/>
            <w:sz w:val="24"/>
            <w:szCs w:val="24"/>
          </w:rPr>
          <w:drawing>
            <wp:inline distT="0" distB="0" distL="0" distR="0" wp14:anchorId="07A7D1D1" wp14:editId="7C580F86">
              <wp:extent cx="5731510" cy="602742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027420"/>
                      </a:xfrm>
                      <a:prstGeom prst="rect">
                        <a:avLst/>
                      </a:prstGeom>
                    </pic:spPr>
                  </pic:pic>
                </a:graphicData>
              </a:graphic>
            </wp:inline>
          </w:drawing>
        </w:r>
      </w:ins>
    </w:p>
    <w:p w14:paraId="59EBF509" w14:textId="02013FBA" w:rsidR="00FC79C9" w:rsidRPr="00C83A50" w:rsidRDefault="00FC79C9" w:rsidP="00FC79C9">
      <w:pPr>
        <w:suppressLineNumbers/>
        <w:spacing w:after="360" w:line="360" w:lineRule="auto"/>
        <w:rPr>
          <w:rFonts w:ascii="Arial" w:hAnsi="Arial" w:cs="Arial"/>
          <w:color w:val="000000" w:themeColor="text1"/>
          <w:sz w:val="24"/>
          <w:szCs w:val="24"/>
        </w:rPr>
      </w:pPr>
      <w:r w:rsidRPr="00C83A50">
        <w:rPr>
          <w:rFonts w:ascii="Arial" w:hAnsi="Arial" w:cs="Arial"/>
          <w:b/>
          <w:bCs/>
          <w:color w:val="000000" w:themeColor="text1"/>
          <w:sz w:val="24"/>
          <w:szCs w:val="24"/>
        </w:rPr>
        <w:t xml:space="preserve">Fig. 1. Multilayer networks in </w:t>
      </w:r>
      <w:proofErr w:type="spellStart"/>
      <w:r w:rsidRPr="00C83A50">
        <w:rPr>
          <w:rFonts w:ascii="Arial" w:hAnsi="Arial" w:cs="Arial"/>
          <w:b/>
          <w:bCs/>
          <w:color w:val="000000" w:themeColor="text1"/>
          <w:sz w:val="24"/>
          <w:szCs w:val="24"/>
        </w:rPr>
        <w:t>agro</w:t>
      </w:r>
      <w:proofErr w:type="spellEnd"/>
      <w:r w:rsidRPr="00C83A50">
        <w:rPr>
          <w:rFonts w:ascii="Arial" w:hAnsi="Arial" w:cs="Arial"/>
          <w:b/>
          <w:bCs/>
          <w:color w:val="000000" w:themeColor="text1"/>
          <w:sz w:val="24"/>
          <w:szCs w:val="24"/>
        </w:rPr>
        <w:t>-ecosystems.</w:t>
      </w:r>
      <w:r w:rsidRPr="00C83A50">
        <w:rPr>
          <w:rFonts w:ascii="Arial" w:hAnsi="Arial" w:cs="Arial"/>
          <w:color w:val="000000" w:themeColor="text1"/>
          <w:sz w:val="24"/>
          <w:szCs w:val="24"/>
        </w:rPr>
        <w:t xml:space="preserve"> (a) a diagrammatic representation of a conceptual ecological network at a field scale.</w:t>
      </w:r>
      <w:ins w:id="18" w:author="Fredric Windsor" w:date="2022-01-30T12:53:00Z">
        <w:r w:rsidR="00F21E85">
          <w:rPr>
            <w:rFonts w:ascii="Arial" w:hAnsi="Arial" w:cs="Arial"/>
            <w:color w:val="000000" w:themeColor="text1"/>
            <w:sz w:val="24"/>
            <w:szCs w:val="24"/>
          </w:rPr>
          <w:t xml:space="preserve"> </w:t>
        </w:r>
      </w:ins>
      <w:del w:id="19" w:author="Fredric Windsor" w:date="2022-02-01T09:34:00Z">
        <w:r w:rsidRPr="00C83A50" w:rsidDel="0019469A">
          <w:rPr>
            <w:rFonts w:ascii="Arial" w:hAnsi="Arial" w:cs="Arial"/>
            <w:color w:val="000000" w:themeColor="text1"/>
            <w:sz w:val="24"/>
            <w:szCs w:val="24"/>
          </w:rPr>
          <w:delText xml:space="preserve"> </w:delText>
        </w:r>
      </w:del>
      <w:r w:rsidRPr="00C83A50">
        <w:rPr>
          <w:rFonts w:ascii="Arial" w:hAnsi="Arial" w:cs="Arial"/>
          <w:color w:val="000000" w:themeColor="text1"/>
          <w:sz w:val="24"/>
          <w:szCs w:val="24"/>
        </w:rPr>
        <w:t xml:space="preserve">(b) a graphical representation of the </w:t>
      </w:r>
      <w:del w:id="20" w:author="Fredric Windsor" w:date="2022-02-01T10:50:00Z">
        <w:r w:rsidRPr="00C83A50" w:rsidDel="004029C9">
          <w:rPr>
            <w:rFonts w:ascii="Arial" w:hAnsi="Arial" w:cs="Arial"/>
            <w:color w:val="000000" w:themeColor="text1"/>
            <w:sz w:val="24"/>
            <w:szCs w:val="24"/>
          </w:rPr>
          <w:delText xml:space="preserve">complex </w:delText>
        </w:r>
      </w:del>
      <w:r w:rsidRPr="00C83A50">
        <w:rPr>
          <w:rFonts w:ascii="Arial" w:hAnsi="Arial" w:cs="Arial"/>
          <w:color w:val="000000" w:themeColor="text1"/>
          <w:sz w:val="24"/>
          <w:szCs w:val="24"/>
        </w:rPr>
        <w:t>network</w:t>
      </w:r>
      <w:r w:rsidR="006702AD" w:rsidRPr="00C83A50">
        <w:rPr>
          <w:rFonts w:ascii="Arial" w:hAnsi="Arial" w:cs="Arial"/>
          <w:color w:val="000000" w:themeColor="text1"/>
          <w:sz w:val="24"/>
          <w:szCs w:val="24"/>
        </w:rPr>
        <w:t xml:space="preserve"> of multiple species interactions</w:t>
      </w:r>
      <w:ins w:id="21" w:author="Fredric Windsor" w:date="2022-02-01T10:50:00Z">
        <w:r w:rsidR="004029C9">
          <w:rPr>
            <w:rFonts w:ascii="Arial" w:hAnsi="Arial" w:cs="Arial"/>
            <w:color w:val="000000" w:themeColor="text1"/>
            <w:sz w:val="24"/>
            <w:szCs w:val="24"/>
          </w:rPr>
          <w:t xml:space="preserve"> in (a)</w:t>
        </w:r>
      </w:ins>
      <w:r w:rsidRPr="00C83A50">
        <w:rPr>
          <w:rFonts w:ascii="Arial" w:hAnsi="Arial" w:cs="Arial"/>
          <w:color w:val="000000" w:themeColor="text1"/>
          <w:sz w:val="24"/>
          <w:szCs w:val="24"/>
        </w:rPr>
        <w:t xml:space="preserve">, demonstrating how apparent intractable biological complexity can be systemised for mathematical analysis. </w:t>
      </w:r>
      <w:r w:rsidR="00242DA8" w:rsidRPr="00C83A50">
        <w:rPr>
          <w:rFonts w:ascii="Arial" w:hAnsi="Arial" w:cs="Arial"/>
          <w:color w:val="000000" w:themeColor="text1"/>
          <w:sz w:val="24"/>
          <w:szCs w:val="24"/>
        </w:rPr>
        <w:t xml:space="preserve">(c) </w:t>
      </w:r>
      <w:r w:rsidR="00F745DC" w:rsidRPr="00C83A50">
        <w:rPr>
          <w:rFonts w:ascii="Arial" w:hAnsi="Arial" w:cs="Arial"/>
          <w:color w:val="000000" w:themeColor="text1"/>
          <w:sz w:val="24"/>
          <w:szCs w:val="24"/>
        </w:rPr>
        <w:t>a multilayer representation of the network where intra-layer interactions are the same as in (b), yet inter-layer interactions are present connecting the same populations of organisms interacting across the multiple layers.</w:t>
      </w:r>
      <w:ins w:id="22" w:author="Fredric Windsor" w:date="2022-01-30T11:13:00Z">
        <w:r w:rsidR="00986217">
          <w:rPr>
            <w:rFonts w:ascii="Arial" w:hAnsi="Arial" w:cs="Arial"/>
            <w:color w:val="000000" w:themeColor="text1"/>
            <w:sz w:val="24"/>
            <w:szCs w:val="24"/>
          </w:rPr>
          <w:t xml:space="preserve"> The layers</w:t>
        </w:r>
      </w:ins>
      <w:ins w:id="23" w:author="Fredric Windsor" w:date="2022-02-01T09:35:00Z">
        <w:r w:rsidR="00C41F39">
          <w:rPr>
            <w:rFonts w:ascii="Arial" w:hAnsi="Arial" w:cs="Arial"/>
            <w:color w:val="000000" w:themeColor="text1"/>
            <w:sz w:val="24"/>
            <w:szCs w:val="24"/>
          </w:rPr>
          <w:t xml:space="preserve"> here </w:t>
        </w:r>
        <w:r w:rsidR="00C41F39">
          <w:rPr>
            <w:rFonts w:ascii="Arial" w:hAnsi="Arial" w:cs="Arial"/>
            <w:color w:val="000000" w:themeColor="text1"/>
            <w:sz w:val="24"/>
            <w:szCs w:val="24"/>
          </w:rPr>
          <w:lastRenderedPageBreak/>
          <w:t xml:space="preserve">represent different types of </w:t>
        </w:r>
        <w:r w:rsidR="003D504A">
          <w:rPr>
            <w:rFonts w:ascii="Arial" w:hAnsi="Arial" w:cs="Arial"/>
            <w:color w:val="000000" w:themeColor="text1"/>
            <w:sz w:val="24"/>
            <w:szCs w:val="24"/>
          </w:rPr>
          <w:t>interaction</w:t>
        </w:r>
      </w:ins>
      <w:ins w:id="24" w:author="Fredric Windsor" w:date="2022-02-01T09:36:00Z">
        <w:r w:rsidR="003D504A">
          <w:rPr>
            <w:rFonts w:ascii="Arial" w:hAnsi="Arial" w:cs="Arial"/>
            <w:color w:val="000000" w:themeColor="text1"/>
            <w:sz w:val="24"/>
            <w:szCs w:val="24"/>
          </w:rPr>
          <w:t>. Layers,</w:t>
        </w:r>
      </w:ins>
      <w:ins w:id="25" w:author="Fredric Windsor" w:date="2022-02-01T09:35:00Z">
        <w:r w:rsidR="00C41F39">
          <w:rPr>
            <w:rFonts w:ascii="Arial" w:hAnsi="Arial" w:cs="Arial"/>
            <w:color w:val="000000" w:themeColor="text1"/>
            <w:sz w:val="24"/>
            <w:szCs w:val="24"/>
          </w:rPr>
          <w:t xml:space="preserve"> however, could also </w:t>
        </w:r>
      </w:ins>
      <w:ins w:id="26" w:author="Fredric Windsor" w:date="2022-02-01T09:36:00Z">
        <w:r w:rsidR="003D504A">
          <w:rPr>
            <w:rFonts w:ascii="Arial" w:hAnsi="Arial" w:cs="Arial"/>
            <w:color w:val="000000" w:themeColor="text1"/>
            <w:sz w:val="24"/>
            <w:szCs w:val="24"/>
          </w:rPr>
          <w:t xml:space="preserve">represent </w:t>
        </w:r>
      </w:ins>
      <w:ins w:id="27" w:author="Fredric Windsor" w:date="2022-02-01T09:35:00Z">
        <w:r w:rsidR="00C41F39">
          <w:rPr>
            <w:rFonts w:ascii="Arial" w:hAnsi="Arial" w:cs="Arial"/>
            <w:color w:val="000000" w:themeColor="text1"/>
            <w:sz w:val="24"/>
            <w:szCs w:val="24"/>
          </w:rPr>
          <w:t>different</w:t>
        </w:r>
      </w:ins>
      <w:ins w:id="28" w:author="Fredric Windsor" w:date="2022-01-30T11:13:00Z">
        <w:r w:rsidR="00986217">
          <w:rPr>
            <w:rFonts w:ascii="Arial" w:hAnsi="Arial" w:cs="Arial"/>
            <w:color w:val="000000" w:themeColor="text1"/>
            <w:sz w:val="24"/>
            <w:szCs w:val="24"/>
          </w:rPr>
          <w:t xml:space="preserve"> fields, habitats, seasons, years or other discrete spatial or temporal units.</w:t>
        </w:r>
      </w:ins>
      <w:r w:rsidR="00F745DC" w:rsidRPr="00C83A50">
        <w:rPr>
          <w:rFonts w:ascii="Arial" w:hAnsi="Arial" w:cs="Arial"/>
          <w:color w:val="000000" w:themeColor="text1"/>
          <w:sz w:val="24"/>
          <w:szCs w:val="24"/>
        </w:rPr>
        <w:t xml:space="preserve"> </w:t>
      </w:r>
      <w:r w:rsidRPr="00C83A50">
        <w:rPr>
          <w:rFonts w:ascii="Arial" w:hAnsi="Arial" w:cs="Arial"/>
          <w:color w:val="000000" w:themeColor="text1"/>
          <w:sz w:val="24"/>
          <w:szCs w:val="24"/>
        </w:rPr>
        <w:t>Node colour indicates the role of the organisms within the network (e.g., symbiont,</w:t>
      </w:r>
      <w:ins w:id="29" w:author="Fredric Windsor" w:date="2022-02-01T09:35:00Z">
        <w:r w:rsidR="003D504A">
          <w:rPr>
            <w:rFonts w:ascii="Arial" w:hAnsi="Arial" w:cs="Arial"/>
            <w:color w:val="000000" w:themeColor="text1"/>
            <w:sz w:val="24"/>
            <w:szCs w:val="24"/>
          </w:rPr>
          <w:t xml:space="preserve"> pathogen,</w:t>
        </w:r>
      </w:ins>
      <w:r w:rsidRPr="00C83A50">
        <w:rPr>
          <w:rFonts w:ascii="Arial" w:hAnsi="Arial" w:cs="Arial"/>
          <w:color w:val="000000" w:themeColor="text1"/>
          <w:sz w:val="24"/>
          <w:szCs w:val="24"/>
        </w:rPr>
        <w:t xml:space="preserve"> pollinator, plant, herbivore, </w:t>
      </w:r>
      <w:proofErr w:type="spellStart"/>
      <w:r w:rsidRPr="00C83A50">
        <w:rPr>
          <w:rFonts w:ascii="Arial" w:hAnsi="Arial" w:cs="Arial"/>
          <w:color w:val="000000" w:themeColor="text1"/>
          <w:sz w:val="24"/>
          <w:szCs w:val="24"/>
        </w:rPr>
        <w:t>parasitoid</w:t>
      </w:r>
      <w:proofErr w:type="spellEnd"/>
      <w:r w:rsidRPr="00C83A50">
        <w:rPr>
          <w:rFonts w:ascii="Arial" w:hAnsi="Arial" w:cs="Arial"/>
          <w:color w:val="000000" w:themeColor="text1"/>
          <w:sz w:val="24"/>
          <w:szCs w:val="24"/>
        </w:rPr>
        <w:t>, detritivore and predator).</w:t>
      </w:r>
      <w:r w:rsidR="00DB77AD" w:rsidRPr="00C83A50">
        <w:rPr>
          <w:rFonts w:ascii="Arial" w:hAnsi="Arial" w:cs="Arial"/>
          <w:color w:val="000000" w:themeColor="text1"/>
          <w:sz w:val="24"/>
          <w:szCs w:val="24"/>
        </w:rPr>
        <w:t xml:space="preserve"> Link colours and line types represent </w:t>
      </w:r>
      <w:r w:rsidR="00F745DC" w:rsidRPr="00C83A50">
        <w:rPr>
          <w:rFonts w:ascii="Arial" w:hAnsi="Arial" w:cs="Arial"/>
          <w:color w:val="000000" w:themeColor="text1"/>
          <w:sz w:val="24"/>
          <w:szCs w:val="24"/>
        </w:rPr>
        <w:t xml:space="preserve">different types of intra- and inter-layer </w:t>
      </w:r>
      <w:r w:rsidR="00DB77AD" w:rsidRPr="00C83A50">
        <w:rPr>
          <w:rFonts w:ascii="Arial" w:hAnsi="Arial" w:cs="Arial"/>
          <w:color w:val="000000" w:themeColor="text1"/>
          <w:sz w:val="24"/>
          <w:szCs w:val="24"/>
        </w:rPr>
        <w:t>interactions</w:t>
      </w:r>
      <w:r w:rsidR="00242DA8" w:rsidRPr="00C83A50">
        <w:rPr>
          <w:rFonts w:ascii="Arial" w:hAnsi="Arial" w:cs="Arial"/>
          <w:color w:val="000000" w:themeColor="text1"/>
          <w:sz w:val="24"/>
          <w:szCs w:val="24"/>
        </w:rPr>
        <w:t>.</w:t>
      </w:r>
      <w:ins w:id="30" w:author="Fredric Windsor" w:date="2022-02-01T10:51:00Z">
        <w:r w:rsidR="00F47EBF">
          <w:rPr>
            <w:rFonts w:ascii="Arial" w:hAnsi="Arial" w:cs="Arial"/>
            <w:color w:val="000000" w:themeColor="text1"/>
            <w:sz w:val="24"/>
            <w:szCs w:val="24"/>
          </w:rPr>
          <w:t xml:space="preserve"> </w:t>
        </w:r>
        <w:r w:rsidR="00F47EBF">
          <w:rPr>
            <w:rFonts w:ascii="Arial" w:hAnsi="Arial" w:cs="Arial"/>
            <w:color w:val="000000" w:themeColor="text1"/>
            <w:sz w:val="24"/>
            <w:szCs w:val="24"/>
          </w:rPr>
          <w:t xml:space="preserve">Not all potential </w:t>
        </w:r>
        <w:r w:rsidR="00F47EBF">
          <w:rPr>
            <w:rFonts w:ascii="Arial" w:hAnsi="Arial" w:cs="Arial"/>
            <w:color w:val="000000" w:themeColor="text1"/>
            <w:sz w:val="24"/>
            <w:szCs w:val="24"/>
          </w:rPr>
          <w:t xml:space="preserve">intra-layer </w:t>
        </w:r>
        <w:r w:rsidR="00F47EBF">
          <w:rPr>
            <w:rFonts w:ascii="Arial" w:hAnsi="Arial" w:cs="Arial"/>
            <w:color w:val="000000" w:themeColor="text1"/>
            <w:sz w:val="24"/>
            <w:szCs w:val="24"/>
          </w:rPr>
          <w:t>interactions have been included in (a)</w:t>
        </w:r>
        <w:r w:rsidR="00F47EBF">
          <w:rPr>
            <w:rFonts w:ascii="Arial" w:hAnsi="Arial" w:cs="Arial"/>
            <w:color w:val="000000" w:themeColor="text1"/>
            <w:sz w:val="24"/>
            <w:szCs w:val="24"/>
          </w:rPr>
          <w:t>,</w:t>
        </w:r>
        <w:r w:rsidR="00F47EBF">
          <w:rPr>
            <w:rFonts w:ascii="Arial" w:hAnsi="Arial" w:cs="Arial"/>
            <w:color w:val="000000" w:themeColor="text1"/>
            <w:sz w:val="24"/>
            <w:szCs w:val="24"/>
          </w:rPr>
          <w:t xml:space="preserve"> (b) </w:t>
        </w:r>
        <w:r w:rsidR="00F47EBF">
          <w:rPr>
            <w:rFonts w:ascii="Arial" w:hAnsi="Arial" w:cs="Arial"/>
            <w:color w:val="000000" w:themeColor="text1"/>
            <w:sz w:val="24"/>
            <w:szCs w:val="24"/>
          </w:rPr>
          <w:t xml:space="preserve">or (c) </w:t>
        </w:r>
        <w:r w:rsidR="00F47EBF">
          <w:rPr>
            <w:rFonts w:ascii="Arial" w:hAnsi="Arial" w:cs="Arial"/>
            <w:color w:val="000000" w:themeColor="text1"/>
            <w:sz w:val="24"/>
            <w:szCs w:val="24"/>
          </w:rPr>
          <w:t xml:space="preserve">for illustrative purposes, for example antagonistic interactions between predators, </w:t>
        </w:r>
        <w:proofErr w:type="spellStart"/>
        <w:r w:rsidR="00F47EBF">
          <w:rPr>
            <w:rFonts w:ascii="Arial" w:hAnsi="Arial" w:cs="Arial"/>
            <w:color w:val="000000" w:themeColor="text1"/>
            <w:sz w:val="24"/>
            <w:szCs w:val="24"/>
          </w:rPr>
          <w:t>parasitoids</w:t>
        </w:r>
        <w:proofErr w:type="spellEnd"/>
        <w:r w:rsidR="00F47EBF">
          <w:rPr>
            <w:rFonts w:ascii="Arial" w:hAnsi="Arial" w:cs="Arial"/>
            <w:color w:val="000000" w:themeColor="text1"/>
            <w:sz w:val="24"/>
            <w:szCs w:val="24"/>
          </w:rPr>
          <w:t>, pollinators and decomposers.</w:t>
        </w:r>
      </w:ins>
    </w:p>
    <w:p w14:paraId="5F58C8E9" w14:textId="722B11EC" w:rsidR="00862F84" w:rsidRPr="00C83A50" w:rsidRDefault="00B22E3E" w:rsidP="00862F84">
      <w:pPr>
        <w:pStyle w:val="ListParagraph"/>
        <w:numPr>
          <w:ilvl w:val="0"/>
          <w:numId w:val="1"/>
        </w:numPr>
        <w:spacing w:after="120" w:line="480" w:lineRule="auto"/>
        <w:rPr>
          <w:rFonts w:ascii="Arial" w:hAnsi="Arial" w:cs="Arial"/>
          <w:b/>
          <w:bCs/>
          <w:color w:val="000000" w:themeColor="text1"/>
          <w:sz w:val="24"/>
          <w:szCs w:val="24"/>
        </w:rPr>
      </w:pPr>
      <w:r w:rsidRPr="00C83A50">
        <w:rPr>
          <w:rFonts w:ascii="Arial" w:hAnsi="Arial" w:cs="Arial"/>
          <w:b/>
          <w:bCs/>
          <w:color w:val="000000" w:themeColor="text1"/>
          <w:sz w:val="24"/>
          <w:szCs w:val="24"/>
        </w:rPr>
        <w:t>Network applications for agriculture</w:t>
      </w:r>
    </w:p>
    <w:p w14:paraId="51FA51E8" w14:textId="11C0E0E1" w:rsidR="00B22E3E" w:rsidRPr="00C83A50" w:rsidRDefault="00B22E3E" w:rsidP="00B22E3E">
      <w:pPr>
        <w:spacing w:after="120" w:line="480" w:lineRule="auto"/>
        <w:rPr>
          <w:rFonts w:ascii="Arial" w:hAnsi="Arial" w:cs="Arial"/>
          <w:color w:val="000000" w:themeColor="text1"/>
          <w:sz w:val="24"/>
          <w:szCs w:val="24"/>
        </w:rPr>
      </w:pPr>
      <w:proofErr w:type="spellStart"/>
      <w:r w:rsidRPr="00C83A50">
        <w:rPr>
          <w:rFonts w:ascii="Arial" w:hAnsi="Arial" w:cs="Arial"/>
          <w:color w:val="000000" w:themeColor="text1"/>
          <w:sz w:val="24"/>
          <w:szCs w:val="24"/>
        </w:rPr>
        <w:t>Agro</w:t>
      </w:r>
      <w:proofErr w:type="spellEnd"/>
      <w:r w:rsidR="00572594" w:rsidRPr="00C83A50">
        <w:rPr>
          <w:rFonts w:ascii="Arial" w:hAnsi="Arial" w:cs="Arial"/>
          <w:color w:val="000000" w:themeColor="text1"/>
          <w:sz w:val="24"/>
          <w:szCs w:val="24"/>
        </w:rPr>
        <w:t>-</w:t>
      </w:r>
      <w:r w:rsidRPr="00C83A50">
        <w:rPr>
          <w:rFonts w:ascii="Arial" w:hAnsi="Arial" w:cs="Arial"/>
          <w:color w:val="000000" w:themeColor="text1"/>
          <w:sz w:val="24"/>
          <w:szCs w:val="24"/>
        </w:rPr>
        <w:t>ecosystems have typically been considered as crop monocultures with a few associated plant and invertebrate species residing in a single field, but they are clearly far more complex</w:t>
      </w:r>
      <w:r w:rsidR="00A11BCA" w:rsidRPr="00C83A50">
        <w:rPr>
          <w:rFonts w:ascii="Arial" w:hAnsi="Arial" w:cs="Arial"/>
          <w:color w:val="000000" w:themeColor="text1"/>
          <w:sz w:val="24"/>
          <w:szCs w:val="24"/>
        </w:rPr>
        <w:t xml:space="preserve"> </w:t>
      </w:r>
      <w:r w:rsidR="005C7994"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{"citationItems":[{"id":"ITEM-1","itemData":{"DOI":"10.1016/B978-0-12-420002-9.00001-9","ISSN":"00652504","abstract":"Worldwide demand for food will increase dramatically in the future as global human population grows. Increasing efficiency of crop production is unlikely to be sufficient to meet the demand, presenting a long-term threat to humanity's 'well-being'. Knowledge of the system-level behaviour of agroecosystems, however, remains surprisingly limited, reflecting the agricultural focus on particular species. This is starting to change towards an ecosystem and network-based approach, following the recent revolution in thinking about resource use and sustainability in our other global food production industry: commercial fisheries.Agroecosystems appear to retain plasticity of ecological processes that might be manipulated for productivity and sustainability. Network structure and dynamics have substantial impacts on ecosystem performance, but evidence from agroecosystems lags behind network theory. Here, we provide an introduction to network theory and application in agroecosystems, identify network metrics for management and environmental change, and, finally, we highlight gaps in our current knowledge and key research themes. These themes include: is the structure of agroecological networks affected by sampling; how do ecosystem services 'emerge' empirically from ecological organization, function and network properties; how do spatial and temporal scale and resolution influence system performance; and, can network agroecology be used to design systems that maximize ecosystem services? © 2013 Elsevier Ltd.","author":[{"dropping-particle":"","family":"Bohan","given":"David A.","non-dropping-particle":"","parse-names":false,"suffix":""},{"dropping-particle":"","family":"Raybould","given":"Alan","non-dropping-particle":"","parse-names":false,"suffix":""},{"dropping-particle":"","family":"Mulder","given":"Christian","non-dropping-particle":"","parse-names":false,"suffix":""},{"dropping-particle":"","family":"Woodward","given":"Guy","non-dropping-particle":"","parse-names":false,"suffix":""},{"dropping-particle":"","family":"Tamaddoni-Nezhad","given":"Alireza","non-dropping-particle":"","parse-names":false,"suffix":""},{"dropping-particle":"","family":"Bluthgen","given":"Nico","non-dropping-particle":"","parse-names":false,"suffix":""},{"dropping-particle":"","family":"Pocock","given":"Michael J.O.","non-dropping-particle":"","parse-names":false,"suffix":""},{"dropping-particle":"","family":"Muggleton","given":"Stephen","non-dropping-particle":"","parse-names":false,"suffix":""},{"dropping-particle":"","family":"Evans","given":"Darren M.","non-dropping-particle":"","parse-names":false,"suffix":""},{"dropping-particle":"","family":"Astegiano","given":"Julia","non-dropping-particle":"","parse-names":false,"suffix":""},{"dropping-particle":"","family":"Massol","given":"François","non-dropping-particle":"","parse-names":false,"suffix":""},{"dropping-particle":"","family":"Loeuille","given":"Nicolas","non-dropping-particle":"","parse-names":false,"suffix":""},{"dropping-particle":"","family":"Petit","given":"Sandrine","non-dropping-particle":"","parse-names":false,"suffix":""},{"dropping-particle":"","family":"Macfadyen","given":"Sarina","non-dropping-particle":"","parse-names":false,"suffix":""}],"container-title":"Advances in Ecological Research","id":"ITEM-1","issued":{"date-parts":[["2013"]]},"page":"1-67","publisher":"Academic Press Inc.","title":"Networking agroecology. integrating the diversity of agroecosystem interactions","type":"chapter","volume":"49"},"uris":["http://www.mendeley.com/documents/?uuid=95da0f37-1c79-3d6f-81b3-59688e68ca30"]}],"mendeley":{"formattedCitation":"(Bohan et al., 2013)","plainTextFormattedCitation":"(Bohan et al., 2013)","previouslyFormattedCitation":"(Bohan et al., 2013)"},"properties":{"noteIndex":0},"schema":"https://github.com/citation-style-language/schema/raw/master/csl-citation.json"}</w:instrText>
      </w:r>
      <w:r w:rsidR="005C7994"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(Bohan et al., 2013)</w:t>
      </w:r>
      <w:r w:rsidR="005C7994"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The relative contributions of biodiversity and species interactions in the provision of these services, however, remains under-appreciated in </w:t>
      </w:r>
      <w:proofErr w:type="spellStart"/>
      <w:r w:rsidRPr="00C83A50">
        <w:rPr>
          <w:rFonts w:ascii="Arial" w:hAnsi="Arial" w:cs="Arial"/>
          <w:color w:val="000000" w:themeColor="text1"/>
          <w:sz w:val="24"/>
          <w:szCs w:val="24"/>
        </w:rPr>
        <w:t>agro</w:t>
      </w:r>
      <w:proofErr w:type="spellEnd"/>
      <w:r w:rsidR="00572594"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ecosystems. Agricultural plants and animals are embedded in complex networks of above- and below-ground </w:t>
      </w:r>
      <w:ins w:id="31" w:author="Fredric Windsor" w:date="2022-02-01T09:37:00Z">
        <w:r w:rsidR="00775ECC" w:rsidRPr="00C83A50">
          <w:rPr>
            <w:rFonts w:ascii="Arial" w:hAnsi="Arial" w:cs="Arial"/>
            <w:color w:val="000000" w:themeColor="text1"/>
            <w:sz w:val="24"/>
            <w:szCs w:val="24"/>
          </w:rPr>
          <w:t>species interactions</w:t>
        </w:r>
        <w:r w:rsidR="00775ECC" w:rsidRPr="00C83A50">
          <w:rPr>
            <w:rFonts w:ascii="Arial" w:hAnsi="Arial" w:cs="Arial"/>
            <w:color w:val="000000" w:themeColor="text1"/>
            <w:sz w:val="24"/>
            <w:szCs w:val="24"/>
          </w:rPr>
          <w:t xml:space="preserve"> </w:t>
        </w:r>
      </w:ins>
      <w:r w:rsidRPr="00C83A50">
        <w:rPr>
          <w:rFonts w:ascii="Arial" w:hAnsi="Arial" w:cs="Arial"/>
          <w:color w:val="000000" w:themeColor="text1"/>
          <w:sz w:val="24"/>
          <w:szCs w:val="24"/>
        </w:rPr>
        <w:t>(including fungi, bacteria, viruses and a whole host of other organisms</w:t>
      </w:r>
      <w:ins w:id="32" w:author="Fredric Windsor" w:date="2022-02-01T09:37:00Z">
        <w:r w:rsidR="00775ECC">
          <w:rPr>
            <w:rFonts w:ascii="Arial" w:hAnsi="Arial" w:cs="Arial"/>
            <w:color w:val="000000" w:themeColor="text1"/>
            <w:sz w:val="24"/>
            <w:szCs w:val="24"/>
          </w:rPr>
          <w:t xml:space="preserve">; </w:t>
        </w:r>
      </w:ins>
      <w:del w:id="33" w:author="Fredric Windsor" w:date="2022-02-01T09:37:00Z">
        <w:r w:rsidRPr="00C83A50" w:rsidDel="00775ECC">
          <w:rPr>
            <w:rFonts w:ascii="Arial" w:hAnsi="Arial" w:cs="Arial"/>
            <w:color w:val="000000" w:themeColor="text1"/>
            <w:sz w:val="24"/>
            <w:szCs w:val="24"/>
          </w:rPr>
          <w:delText>) species interactions</w:delText>
        </w:r>
        <w:r w:rsidR="00FC79C9" w:rsidRPr="00C83A50" w:rsidDel="00775ECC">
          <w:rPr>
            <w:rFonts w:ascii="Arial" w:hAnsi="Arial" w:cs="Arial"/>
            <w:color w:val="000000" w:themeColor="text1"/>
            <w:sz w:val="24"/>
            <w:szCs w:val="24"/>
          </w:rPr>
          <w:delText xml:space="preserve"> (</w:delText>
        </w:r>
      </w:del>
      <w:r w:rsidR="00FC79C9" w:rsidRPr="00C83A50">
        <w:rPr>
          <w:rFonts w:ascii="Arial" w:hAnsi="Arial" w:cs="Arial"/>
          <w:color w:val="000000" w:themeColor="text1"/>
          <w:sz w:val="24"/>
          <w:szCs w:val="24"/>
        </w:rPr>
        <w:t>Fig. 1)</w:t>
      </w:r>
      <w:r w:rsidRPr="00C83A50">
        <w:rPr>
          <w:rFonts w:ascii="Arial" w:hAnsi="Arial" w:cs="Arial"/>
          <w:color w:val="000000" w:themeColor="text1"/>
          <w:sz w:val="24"/>
          <w:szCs w:val="24"/>
        </w:rPr>
        <w:t>, where organisms are co-dependent</w:t>
      </w:r>
      <w:r w:rsidR="00A11BCA" w:rsidRPr="00C83A50">
        <w:rPr>
          <w:rFonts w:ascii="Arial" w:hAnsi="Arial" w:cs="Arial"/>
          <w:color w:val="000000" w:themeColor="text1"/>
          <w:sz w:val="24"/>
          <w:szCs w:val="24"/>
        </w:rPr>
        <w:t xml:space="preserve"> </w:t>
      </w:r>
      <w:r w:rsidR="00D73722"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{"citationItems":[{"id":"ITEM-1","itemData":{"DOI":"10.1111/1365-2745.12783","ISSN":"00220477","abstract":"Healthy soils that contain an active microbiome and food web are critical to sustainably produce food for a growing global human population. Many studies have focussed on the role of microbial species diversity and the presence of key functional groups as important controls on the many functions that a sustainable food system relies on. Here, we synthesise recent ecological empirical evidence and theory to propose that the interactions between organisms in the soil food web are the critical determinant of soil function. We propose the Rhizosphere Interactions for Sustainable Agriculture Model, in which crop roots recruit small, modular, highly connected soil rhizosphere networks from large, static, relatively unconnected and diverse bulk soil networks. We argue that conventional agricultural management disrupts the connections between rhizosphere and bulk soil networks. Synthesis. We identify future research directions for optimising ecological connections between roots and rhizosphere microbial and faunal networks, and between rhizosphere networks and bulk soil networks in agricultural production systems. Knowledge on these connections can be applied in agricultural systems to sustainability produce food for a growing global population.","author":[{"dropping-particle":"","family":"Vries","given":"Franciska T.","non-dropping-particle":"de","parse-names":false,"suffix":""},{"dropping-particle":"","family":"Wallenstein","given":"Matthew D.","non-dropping-particle":"","parse-names":false,"suffix":""}],"container-title":"Journal of Ecology","editor":[{"dropping-particle":"","family":"Bardgett","given":"Richard","non-dropping-particle":"","parse-names":false,"suffix":""}],"id":"ITEM-1","issue":"4","issued":{"date-parts":[["2017","7","1"]]},"page":"913-920","publisher":"Blackwell Publishing Ltd","title":"Below-ground connections underlying above-ground food production: a framework for optimising ecological connections in the rhizosphere","type":"article-journal","volume":"105"},"uris":["http://www.mendeley.com/documents/?uuid=31668932-40d7-3c7c-956b-55f184a673ef"]}],"mendeley":{"formattedCitation":"(de Vries and Wallenstein, 2017)","plainTextFormattedCitation":"(de Vries and Wallenstein, 2017)","previouslyFormattedCitation":"(de Vries and Wallenstein, 2017)"},"properties":{"noteIndex":0},"schema":"https://github.com/citation-style-language/schema/raw/master/csl-citation.json"}</w:instrText>
      </w:r>
      <w:r w:rsidR="00D73722"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(de Vries and Wallenstein, 2017)</w:t>
      </w:r>
      <w:r w:rsidR="00D73722"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These ecological interactions provide a wide range of ecosystem services, such as crop pollination by insects</w:t>
      </w:r>
      <w:r w:rsidR="006D3561" w:rsidRPr="00C83A50">
        <w:rPr>
          <w:rFonts w:ascii="Arial" w:hAnsi="Arial" w:cs="Arial"/>
          <w:color w:val="000000" w:themeColor="text1"/>
          <w:sz w:val="24"/>
          <w:szCs w:val="24"/>
        </w:rPr>
        <w:t xml:space="preserve"> </w:t>
      </w:r>
      <w:r w:rsidR="00B032F5"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{"citationItems":[{"id":"ITEM-1","itemData":{"DOI":"10.1098/rspb.2006.3721","ISSN":"14712970","abstract":"The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scale.","author":[{"dropping-particle":"","family":"Klein","given":"Alexandra Maria","non-dropping-particle":"","parse-names":false,"suffix":""},{"dropping-particle":"","family":"Vaissière","given":"Bernard E.","non-dropping-particle":"","parse-names":false,"suffix":""},{"dropping-particle":"","family":"Cane","given":"James H.","non-dropping-particle":"","parse-names":false,"suffix":""},{"dropping-particle":"","family":"Steffan-Dewenter","given":"Ingolf","non-dropping-particle":"","parse-names":false,"suffix":""},{"dropping-particle":"","family":"Cunningham","given":"Saul A.","non-dropping-particle":"","parse-names":false,"suffix":""},{"dropping-particle":"","family":"Kremen","given":"Claire","non-dropping-particle":"","parse-names":false,"suffix":""},{"dropping-particle":"","family":"Tscharntke","given":"Teja","non-dropping-particle":"","parse-names":false,"suffix":""}],"container-title":"Proceedings of the Royal Society B: Biological Sciences","id":"ITEM-1","issue":"1608","issued":{"date-parts":[["2007","2","7"]]},"page":"303-313","publisher":"Royal Society","title":"Importance of pollinators in changing landscapes for world crops","type":"article-journal","volume":"274"},"uris":["http://www.mendeley.com/documents/?uuid=371ca20b-0be1-3fc4-8b0d-d8e9428c96fd"]}],"mendeley":{"formattedCitation":"(Klein et al., 2007)","plainTextFormattedCitation":"(Klein et al., 2007)","previouslyFormattedCitation":"(Klein et al., 2007)"},"properties":{"noteIndex":0},"schema":"https://github.com/citation-style-language/schema/raw/master/csl-citation.json"}</w:instrText>
      </w:r>
      <w:r w:rsidR="00B032F5"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(Klein et al., 2007)</w:t>
      </w:r>
      <w:r w:rsidR="00B032F5"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natural pest control</w:t>
      </w:r>
      <w:r w:rsidR="00A11BCA" w:rsidRPr="00C83A50">
        <w:rPr>
          <w:rFonts w:ascii="Arial" w:hAnsi="Arial" w:cs="Arial"/>
          <w:color w:val="000000" w:themeColor="text1"/>
          <w:sz w:val="24"/>
          <w:szCs w:val="24"/>
        </w:rPr>
        <w:t xml:space="preserve"> </w:t>
      </w:r>
      <w:r w:rsidR="00B032F5"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{"citationItems":[{"id":"ITEM-1","itemData":{"DOI":"10.1111/mec.12701","ISSN":"1365294X","abstract":"The ecosystem service of insect pest regulation by natural enemies, such as primary parasitoids, may be enhanced by the presence of uncultivated, semi-natural habitats within agro-ecosystems, although quantifying such host-parasitoid interactions is difficult. Here, we use rRNA 16S gene sequencing to assess both the level of parasitism by Aphidiinae primary parasitoids and parasitoid identity on a large sample of aphids collected in cultivated and uncultivated agricultural habitats in Western France. We used these data to construct ecological networks to assess the level of compartmentalization between aphid and parasitoid food webs of cultivated and uncultivated habitats. We evaluated the extent to which uncultivated margins provided a resource for parasitoids shared between pest and nonpest aphids. We compared the observed quantitative ecological network described by our molecular approach to an empirical qualitative network based on aphid-parasitoid interactions from traditional rearing data found in the literature. We found that the molecular network was highly compartmentalized and that parasitoid sharing is relatively rare between aphids, especially between crop and noncrop compartments. Moreover, the few cases of putative shared generalist parasitoids were questionable and could be due to the lack of discrimination of cryptic species or from intraspecific host specialization. Our results suggest that apparent competition mediated by Aphidiinae parasitoids is probably rare in agricultural areas and that the contribution of field margins as a source of these biocontrol agents is much more limited than expected. Further large-scale (spatial and temporal) studies on other crops and noncrop habitats are needed to confirm this. © 2014 John Wiley &amp; Sons Ltd.","author":[{"dropping-particle":"","family":"Derocles","given":"Stephane A.P.","non-dropping-particle":"","parse-names":false,"suffix":""},{"dropping-particle":"","family":"Ralec","given":"Anne","non-dropping-particle":"Le","parse-names":false,"suffix":""},{"dropping-particle":"","family":"Besson","given":"Mathilde M.","non-dropping-particle":"","parse-names":false,"suffix":""},{"dropping-particle":"","family":"Maret","given":"Marion","non-dropping-particle":"","parse-names":false,"suffix":""},{"dropping-particle":"","family":"Walton","given":"Alan","non-dropping-particle":"","parse-names":false,"suffix":""},{"dropping-particle":"","family":"Evans","given":"Darren M.","non-dropping-particle":"","parse-names":false,"suffix":""},{"dropping-particle":"","family":"Plantegenest","given":"Manuel","non-dropping-particle":"","parse-names":false,"suffix":""}],"container-title":"Molecular Ecology","id":"ITEM-1","issue":"15","issued":{"date-parts":[["2014"]]},"page":"3900-3911","publisher":"Blackwell Publishing Ltd","title":"Molecular analysis reveals high compartmentalization in aphid-primary parasitoid networks and low parasitoid sharing between crop and noncrop habitats","type":"article-journal","volume":"23"},"uris":["http://www.mendeley.com/documents/?uuid=b0792849-62f0-32b8-a3fb-f993073ed5ad"]}],"mendeley":{"formattedCitation":"(Derocles et al., 2014)","plainTextFormattedCitation":"(Derocles et al., 2014)","previouslyFormattedCitation":"(Derocles et al., 2014)"},"properties":{"noteIndex":0},"schema":"https://github.com/citation-style-language/schema/raw/master/csl-citation.json"}</w:instrText>
      </w:r>
      <w:r w:rsidR="00B032F5"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(Derocles et al., 2014)</w:t>
      </w:r>
      <w:r w:rsidR="00B032F5"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and beneficial effects of soil microbial activity</w:t>
      </w:r>
      <w:r w:rsidR="00A11BCA" w:rsidRPr="00C83A50">
        <w:rPr>
          <w:rFonts w:ascii="Arial" w:hAnsi="Arial" w:cs="Arial"/>
          <w:color w:val="000000" w:themeColor="text1"/>
          <w:sz w:val="24"/>
          <w:szCs w:val="24"/>
        </w:rPr>
        <w:t xml:space="preserve"> </w:t>
      </w:r>
      <w:r w:rsidR="00B032F5" w:rsidRPr="00C83A50">
        <w:rPr>
          <w:rFonts w:ascii="Arial" w:hAnsi="Arial" w:cs="Arial"/>
          <w:color w:val="000000" w:themeColor="text1"/>
          <w:sz w:val="24"/>
          <w:szCs w:val="24"/>
        </w:rPr>
        <w:fldChar w:fldCharType="begin" w:fldLock="1"/>
      </w:r>
      <w:r w:rsidR="00181D65" w:rsidRPr="00C83A50">
        <w:rPr>
          <w:rFonts w:ascii="Arial" w:hAnsi="Arial" w:cs="Arial"/>
          <w:color w:val="000000" w:themeColor="text1"/>
          <w:sz w:val="24"/>
          <w:szCs w:val="24"/>
        </w:rPr>
        <w:instrText>ADDIN CSL_CITATION {"citationItems":[{"id":"ITEM-1","itemData":{"DOI":"10.1111/1365-2435.13223","ISSN":"13652435","abstract":"Complex networks of interactions involving multiple plant and microbial species have consequences for ecosystem productivity and energy movement through higher trophic levels, but the sensitivity of these networks to environmental change is uncertain. The fast developing field focused on the construction of ecological networks involving multiple plant and microbial species allows the structure, complexity and robustness of these networks to be examined. However, the choice of methods used to generate data and construct networks can significantly influence network-level metrics. Here, we provide background and guidance on approaches for building and analysing bipartite networks of plant–microbe interactions. Researchers need to explore these methods (and their advantages and pitfalls) to create high quality and reproducible data that allow comparisons within and between systems. In particular, we highlight the significant advances of DNA-based approaches for characterising interactions between plants and microbes, while suggesting future work needed to help overcome their current limitations. As more studies embrace these approaches, these guidelines will allow robust characterisation and analysis of networks of plant and microbial interactions, and further enable our understanding of the influence of environmental change on species interactions and, ultimately, communities and ecosystem functioning. plain language summary is available for this article.","author":[{"dropping-particle":"","family":"Bennett","given":"Alison E.","non-dropping-particle":"","parse-names":false,"suffix":""},{"dropping-particle":"","family":"Evans","given":"Darren M.","non-dropping-particle":"","parse-names":false,"suffix":""},{"dropping-particle":"","family":"Powell","given":"Jeff R.","non-dropping-particle":"","parse-names":false,"suffix":""}],"container-title":"Functional Ecology","editor":[{"dropping-particle":"","family":"Hart","given":"Miranda","non-dropping-particle":"","parse-names":false,"suffix":""}],"id":"ITEM-1","issue":"1","issued":{"date-parts":[["2019","1","1"]]},"page":"107-117","publisher":"Blackwell Publishing Ltd","title":"Potentials and pitfalls in the analysis of bipartite networks to understand plant–microbe interactions in changing environments","type":"article-journal","volume":"33"},"uris":["http://www.mendeley.com/documents/?uuid=d33f59d9-56d8-3b20-8ff3-bb2de1a67220"]}],"mendeley":{"formattedCitation":"(Bennett et al., 2019)","manualFormatting":"(e.g., promotion of plant growth; Bennett et al., 2019)","plainTextFormattedCitation":"(Bennett et al., 2019)","previouslyFormattedCitation":"(Bennett et al., 2019)"},"properties":{"noteIndex":0},"schema":"https://github.com/citation-style-language/schema/raw/master/csl-citation.json"}</w:instrText>
      </w:r>
      <w:r w:rsidR="00B032F5"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w:t>
      </w:r>
      <w:r w:rsidR="003E5E3F" w:rsidRPr="00C83A50">
        <w:rPr>
          <w:rFonts w:ascii="Arial" w:hAnsi="Arial" w:cs="Arial"/>
          <w:noProof/>
          <w:color w:val="000000" w:themeColor="text1"/>
          <w:sz w:val="24"/>
          <w:szCs w:val="24"/>
        </w:rPr>
        <w:t xml:space="preserve">e.g., </w:t>
      </w:r>
      <w:r w:rsidR="00171977" w:rsidRPr="00C83A50">
        <w:rPr>
          <w:rFonts w:ascii="Arial" w:hAnsi="Arial" w:cs="Arial"/>
          <w:noProof/>
          <w:color w:val="000000" w:themeColor="text1"/>
          <w:sz w:val="24"/>
          <w:szCs w:val="24"/>
        </w:rPr>
        <w:t>promotion of plant growth</w:t>
      </w:r>
      <w:r w:rsidR="003E5E3F" w:rsidRPr="00C83A50">
        <w:rPr>
          <w:rFonts w:ascii="Arial" w:hAnsi="Arial" w:cs="Arial"/>
          <w:noProof/>
          <w:color w:val="000000" w:themeColor="text1"/>
          <w:sz w:val="24"/>
          <w:szCs w:val="24"/>
        </w:rPr>
        <w:t xml:space="preserve">; </w:t>
      </w:r>
      <w:r w:rsidR="00AC1136" w:rsidRPr="00C83A50">
        <w:rPr>
          <w:rFonts w:ascii="Arial" w:hAnsi="Arial" w:cs="Arial"/>
          <w:noProof/>
          <w:color w:val="000000" w:themeColor="text1"/>
          <w:sz w:val="24"/>
          <w:szCs w:val="24"/>
        </w:rPr>
        <w:t>Bennett et al., 2019)</w:t>
      </w:r>
      <w:r w:rsidR="00B032F5"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In this sense, a fundamental problem to solve is</w:t>
      </w:r>
      <w:ins w:id="34" w:author="Fredric Windsor" w:date="2022-02-01T09:38:00Z">
        <w:r w:rsidR="00D36D74">
          <w:rPr>
            <w:rFonts w:ascii="Arial" w:hAnsi="Arial" w:cs="Arial"/>
            <w:color w:val="000000" w:themeColor="text1"/>
            <w:sz w:val="24"/>
            <w:szCs w:val="24"/>
          </w:rPr>
          <w:t>,</w:t>
        </w:r>
      </w:ins>
      <w:r w:rsidRPr="00C83A50">
        <w:rPr>
          <w:rFonts w:ascii="Arial" w:hAnsi="Arial" w:cs="Arial"/>
          <w:color w:val="000000" w:themeColor="text1"/>
          <w:sz w:val="24"/>
          <w:szCs w:val="24"/>
        </w:rPr>
        <w:t xml:space="preserve"> how to </w:t>
      </w:r>
      <w:del w:id="35" w:author="Fredric Windsor" w:date="2022-01-29T16:14:00Z">
        <w:r w:rsidRPr="00C83A50" w:rsidDel="004A0EBE">
          <w:rPr>
            <w:rFonts w:ascii="Arial" w:hAnsi="Arial" w:cs="Arial"/>
            <w:color w:val="000000" w:themeColor="text1"/>
            <w:sz w:val="24"/>
            <w:szCs w:val="24"/>
          </w:rPr>
          <w:delText xml:space="preserve">characterize </w:delText>
        </w:r>
      </w:del>
      <w:ins w:id="36" w:author="Fredric Windsor" w:date="2022-01-29T16:14:00Z">
        <w:r w:rsidR="004A0EBE" w:rsidRPr="00C83A50">
          <w:rPr>
            <w:rFonts w:ascii="Arial" w:hAnsi="Arial" w:cs="Arial"/>
            <w:color w:val="000000" w:themeColor="text1"/>
            <w:sz w:val="24"/>
            <w:szCs w:val="24"/>
          </w:rPr>
          <w:t>characteri</w:t>
        </w:r>
        <w:r w:rsidR="004A0EBE">
          <w:rPr>
            <w:rFonts w:ascii="Arial" w:hAnsi="Arial" w:cs="Arial"/>
            <w:color w:val="000000" w:themeColor="text1"/>
            <w:sz w:val="24"/>
            <w:szCs w:val="24"/>
          </w:rPr>
          <w:t>s</w:t>
        </w:r>
        <w:r w:rsidR="004A0EBE" w:rsidRPr="00C83A50">
          <w:rPr>
            <w:rFonts w:ascii="Arial" w:hAnsi="Arial" w:cs="Arial"/>
            <w:color w:val="000000" w:themeColor="text1"/>
            <w:sz w:val="24"/>
            <w:szCs w:val="24"/>
          </w:rPr>
          <w:t xml:space="preserve">e </w:t>
        </w:r>
      </w:ins>
      <w:r w:rsidRPr="00C83A50">
        <w:rPr>
          <w:rFonts w:ascii="Arial" w:hAnsi="Arial" w:cs="Arial"/>
          <w:color w:val="000000" w:themeColor="text1"/>
          <w:sz w:val="24"/>
          <w:szCs w:val="24"/>
        </w:rPr>
        <w:t>these services if they do not occur in isolation but rather affect each other through direct and indirect interactions between organisms.</w:t>
      </w:r>
    </w:p>
    <w:p w14:paraId="0B251D08" w14:textId="718BF7A2"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Network science allows us to explore not just the direct and indirect interactions between biodiversity in crop and non-crop systems, but also incorporate human decision-making information by farmers, consumers, </w:t>
      </w:r>
      <w:proofErr w:type="gramStart"/>
      <w:r w:rsidRPr="00C83A50">
        <w:rPr>
          <w:rFonts w:ascii="Arial" w:hAnsi="Arial" w:cs="Arial"/>
          <w:color w:val="000000" w:themeColor="text1"/>
          <w:sz w:val="24"/>
          <w:szCs w:val="24"/>
        </w:rPr>
        <w:t>regulators</w:t>
      </w:r>
      <w:proofErr w:type="gramEnd"/>
      <w:r w:rsidRPr="00C83A50">
        <w:rPr>
          <w:rFonts w:ascii="Arial" w:hAnsi="Arial" w:cs="Arial"/>
          <w:color w:val="000000" w:themeColor="text1"/>
          <w:sz w:val="24"/>
          <w:szCs w:val="24"/>
        </w:rPr>
        <w:t xml:space="preserve"> and land managers </w:t>
      </w:r>
      <w:r w:rsidRPr="00C83A50">
        <w:rPr>
          <w:rFonts w:ascii="Arial" w:hAnsi="Arial" w:cs="Arial"/>
          <w:color w:val="000000" w:themeColor="text1"/>
          <w:sz w:val="24"/>
          <w:szCs w:val="24"/>
        </w:rPr>
        <w:lastRenderedPageBreak/>
        <w:t xml:space="preserve">from local, regional and global scales (Fig. </w:t>
      </w:r>
      <w:r w:rsidR="00FC79C9" w:rsidRPr="00C83A50">
        <w:rPr>
          <w:rFonts w:ascii="Arial" w:hAnsi="Arial" w:cs="Arial"/>
          <w:color w:val="000000" w:themeColor="text1"/>
          <w:sz w:val="24"/>
          <w:szCs w:val="24"/>
        </w:rPr>
        <w:t>2</w:t>
      </w:r>
      <w:r w:rsidRPr="00C83A50">
        <w:rPr>
          <w:rFonts w:ascii="Arial" w:hAnsi="Arial" w:cs="Arial"/>
          <w:color w:val="000000" w:themeColor="text1"/>
          <w:sz w:val="24"/>
          <w:szCs w:val="24"/>
        </w:rPr>
        <w:t>). By exploring the direct and indirect interactions among the components of social-ecological systems, network science provides systems-based approaches t</w:t>
      </w:r>
      <w:r w:rsidR="00A500ED" w:rsidRPr="00C83A50">
        <w:rPr>
          <w:rFonts w:ascii="Arial" w:hAnsi="Arial" w:cs="Arial"/>
          <w:color w:val="000000" w:themeColor="text1"/>
          <w:sz w:val="24"/>
          <w:szCs w:val="24"/>
        </w:rPr>
        <w:t>hat can</w:t>
      </w:r>
      <w:r w:rsidRPr="00C83A50">
        <w:rPr>
          <w:rFonts w:ascii="Arial" w:hAnsi="Arial" w:cs="Arial"/>
          <w:color w:val="000000" w:themeColor="text1"/>
          <w:sz w:val="24"/>
          <w:szCs w:val="24"/>
        </w:rPr>
        <w:t xml:space="preserve"> </w:t>
      </w:r>
      <w:del w:id="37" w:author="Fredric Windsor" w:date="2022-01-29T16:14:00Z">
        <w:r w:rsidRPr="00C83A50" w:rsidDel="004A0EBE">
          <w:rPr>
            <w:rFonts w:ascii="Arial" w:hAnsi="Arial" w:cs="Arial"/>
            <w:color w:val="000000" w:themeColor="text1"/>
            <w:sz w:val="24"/>
            <w:szCs w:val="24"/>
          </w:rPr>
          <w:delText>characterize</w:delText>
        </w:r>
      </w:del>
      <w:ins w:id="38" w:author="Fredric Windsor" w:date="2022-01-29T16:14:00Z">
        <w:r w:rsidR="004A0EBE" w:rsidRPr="00C83A50">
          <w:rPr>
            <w:rFonts w:ascii="Arial" w:hAnsi="Arial" w:cs="Arial"/>
            <w:color w:val="000000" w:themeColor="text1"/>
            <w:sz w:val="24"/>
            <w:szCs w:val="24"/>
          </w:rPr>
          <w:t>characteri</w:t>
        </w:r>
        <w:r w:rsidR="004A0EBE">
          <w:rPr>
            <w:rFonts w:ascii="Arial" w:hAnsi="Arial" w:cs="Arial"/>
            <w:color w:val="000000" w:themeColor="text1"/>
            <w:sz w:val="24"/>
            <w:szCs w:val="24"/>
          </w:rPr>
          <w:t>s</w:t>
        </w:r>
        <w:r w:rsidR="004A0EBE" w:rsidRPr="00C83A50">
          <w:rPr>
            <w:rFonts w:ascii="Arial" w:hAnsi="Arial" w:cs="Arial"/>
            <w:color w:val="000000" w:themeColor="text1"/>
            <w:sz w:val="24"/>
            <w:szCs w:val="24"/>
          </w:rPr>
          <w:t>e</w:t>
        </w:r>
      </w:ins>
      <w:r w:rsidRPr="00C83A50">
        <w:rPr>
          <w:rFonts w:ascii="Arial" w:hAnsi="Arial" w:cs="Arial"/>
          <w:color w:val="000000" w:themeColor="text1"/>
          <w:sz w:val="24"/>
          <w:szCs w:val="24"/>
        </w:rPr>
        <w:t xml:space="preserve">, </w:t>
      </w:r>
      <w:proofErr w:type="gramStart"/>
      <w:r w:rsidRPr="00C83A50">
        <w:rPr>
          <w:rFonts w:ascii="Arial" w:hAnsi="Arial" w:cs="Arial"/>
          <w:color w:val="000000" w:themeColor="text1"/>
          <w:sz w:val="24"/>
          <w:szCs w:val="24"/>
        </w:rPr>
        <w:t>analyse</w:t>
      </w:r>
      <w:proofErr w:type="gramEnd"/>
      <w:r w:rsidRPr="00C83A50">
        <w:rPr>
          <w:rFonts w:ascii="Arial" w:hAnsi="Arial" w:cs="Arial"/>
          <w:color w:val="000000" w:themeColor="text1"/>
          <w:sz w:val="24"/>
          <w:szCs w:val="24"/>
        </w:rPr>
        <w:t xml:space="preserve"> and potentially design sustainable food systems at different scales.</w:t>
      </w:r>
    </w:p>
    <w:p w14:paraId="29D77707" w14:textId="168295E0" w:rsidR="00B22E3E" w:rsidRPr="00C83A50" w:rsidRDefault="006E19F5" w:rsidP="000A3B5D">
      <w:pPr>
        <w:suppressLineNumbers/>
        <w:spacing w:after="0" w:line="480" w:lineRule="auto"/>
        <w:rPr>
          <w:rFonts w:ascii="Arial" w:hAnsi="Arial" w:cs="Arial"/>
          <w:color w:val="000000" w:themeColor="text1"/>
          <w:sz w:val="24"/>
          <w:szCs w:val="24"/>
        </w:rPr>
      </w:pPr>
      <w:del w:id="39" w:author="Fredric Windsor" w:date="2022-01-29T16:58:00Z">
        <w:r w:rsidRPr="00C83A50" w:rsidDel="00C83A78">
          <w:rPr>
            <w:rFonts w:ascii="Arial" w:hAnsi="Arial" w:cs="Arial"/>
            <w:noProof/>
            <w:color w:val="000000" w:themeColor="text1"/>
            <w:sz w:val="24"/>
            <w:szCs w:val="24"/>
          </w:rPr>
          <w:drawing>
            <wp:inline distT="0" distB="0" distL="0" distR="0" wp14:anchorId="593D9D34" wp14:editId="09E7A058">
              <wp:extent cx="4890052" cy="3095697"/>
              <wp:effectExtent l="0" t="0" r="6350" b="0"/>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9316" cy="3101562"/>
                      </a:xfrm>
                      <a:prstGeom prst="rect">
                        <a:avLst/>
                      </a:prstGeom>
                    </pic:spPr>
                  </pic:pic>
                </a:graphicData>
              </a:graphic>
            </wp:inline>
          </w:drawing>
        </w:r>
      </w:del>
      <w:ins w:id="40" w:author="Fredric Windsor" w:date="2022-01-29T16:58:00Z">
        <w:r w:rsidR="00C83A78">
          <w:rPr>
            <w:rFonts w:ascii="Arial" w:hAnsi="Arial" w:cs="Arial"/>
            <w:noProof/>
            <w:color w:val="000000" w:themeColor="text1"/>
            <w:sz w:val="24"/>
            <w:szCs w:val="24"/>
          </w:rPr>
          <w:drawing>
            <wp:inline distT="0" distB="0" distL="0" distR="0" wp14:anchorId="2ABC8061" wp14:editId="185EC004">
              <wp:extent cx="5438775" cy="3443071"/>
              <wp:effectExtent l="0" t="0" r="0" b="5080"/>
              <wp:docPr id="3" name="Picture 3"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rad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0453" cy="3444133"/>
                      </a:xfrm>
                      <a:prstGeom prst="rect">
                        <a:avLst/>
                      </a:prstGeom>
                    </pic:spPr>
                  </pic:pic>
                </a:graphicData>
              </a:graphic>
            </wp:inline>
          </w:drawing>
        </w:r>
      </w:ins>
    </w:p>
    <w:p w14:paraId="49FE0715" w14:textId="3FD3F74C" w:rsidR="00B22E3E" w:rsidRDefault="00B22E3E" w:rsidP="00F3065B">
      <w:pPr>
        <w:suppressLineNumbers/>
        <w:spacing w:after="360" w:line="360" w:lineRule="auto"/>
        <w:rPr>
          <w:ins w:id="41" w:author="Fredric Windsor" w:date="2022-01-31T09:02:00Z"/>
          <w:rFonts w:ascii="Arial" w:hAnsi="Arial" w:cs="Arial"/>
          <w:color w:val="000000" w:themeColor="text1"/>
          <w:sz w:val="24"/>
          <w:szCs w:val="24"/>
        </w:rPr>
      </w:pPr>
      <w:r w:rsidRPr="00C83A50">
        <w:rPr>
          <w:rFonts w:ascii="Arial" w:hAnsi="Arial" w:cs="Arial"/>
          <w:b/>
          <w:bCs/>
          <w:color w:val="000000" w:themeColor="text1"/>
          <w:sz w:val="24"/>
          <w:szCs w:val="24"/>
        </w:rPr>
        <w:t xml:space="preserve">Fig. </w:t>
      </w:r>
      <w:r w:rsidR="00FC79C9" w:rsidRPr="00C83A50">
        <w:rPr>
          <w:rFonts w:ascii="Arial" w:hAnsi="Arial" w:cs="Arial"/>
          <w:b/>
          <w:bCs/>
          <w:color w:val="000000" w:themeColor="text1"/>
          <w:sz w:val="24"/>
          <w:szCs w:val="24"/>
        </w:rPr>
        <w:t>2</w:t>
      </w:r>
      <w:r w:rsidRPr="00C83A50">
        <w:rPr>
          <w:rFonts w:ascii="Arial" w:hAnsi="Arial" w:cs="Arial"/>
          <w:b/>
          <w:bCs/>
          <w:color w:val="000000" w:themeColor="text1"/>
          <w:sz w:val="24"/>
          <w:szCs w:val="24"/>
        </w:rPr>
        <w:t xml:space="preserve">. An example of a merged agricultural network. </w:t>
      </w:r>
      <w:del w:id="42" w:author="Fredric Windsor" w:date="2022-02-01T09:39:00Z">
        <w:r w:rsidRPr="00C83A50" w:rsidDel="007521FC">
          <w:rPr>
            <w:rFonts w:ascii="Arial" w:hAnsi="Arial" w:cs="Arial"/>
            <w:color w:val="000000" w:themeColor="text1"/>
            <w:sz w:val="24"/>
            <w:szCs w:val="24"/>
          </w:rPr>
          <w:delText xml:space="preserve">Combining </w:delText>
        </w:r>
      </w:del>
      <w:ins w:id="43" w:author="Fredric Windsor" w:date="2022-02-01T09:39:00Z">
        <w:r w:rsidR="007521FC">
          <w:rPr>
            <w:rFonts w:ascii="Arial" w:hAnsi="Arial" w:cs="Arial"/>
            <w:color w:val="000000" w:themeColor="text1"/>
            <w:sz w:val="24"/>
            <w:szCs w:val="24"/>
          </w:rPr>
          <w:t>Symbols represent</w:t>
        </w:r>
        <w:r w:rsidR="007521FC" w:rsidRPr="00C83A50">
          <w:rPr>
            <w:rFonts w:ascii="Arial" w:hAnsi="Arial" w:cs="Arial"/>
            <w:color w:val="000000" w:themeColor="text1"/>
            <w:sz w:val="24"/>
            <w:szCs w:val="24"/>
          </w:rPr>
          <w:t xml:space="preserve"> </w:t>
        </w:r>
      </w:ins>
      <w:r w:rsidRPr="00C83A50">
        <w:rPr>
          <w:rFonts w:ascii="Arial" w:hAnsi="Arial" w:cs="Arial"/>
          <w:color w:val="000000" w:themeColor="text1"/>
          <w:sz w:val="24"/>
          <w:szCs w:val="24"/>
        </w:rPr>
        <w:t>threats to</w:t>
      </w:r>
      <w:del w:id="44" w:author="Fredric Windsor" w:date="2022-02-01T09:39:00Z">
        <w:r w:rsidRPr="00C83A50" w:rsidDel="007521FC">
          <w:rPr>
            <w:rFonts w:ascii="Arial" w:hAnsi="Arial" w:cs="Arial"/>
            <w:color w:val="000000" w:themeColor="text1"/>
            <w:sz w:val="24"/>
            <w:szCs w:val="24"/>
          </w:rPr>
          <w:delText xml:space="preserve"> the</w:delText>
        </w:r>
      </w:del>
      <w:r w:rsidRPr="00C83A50">
        <w:rPr>
          <w:rFonts w:ascii="Arial" w:hAnsi="Arial" w:cs="Arial"/>
          <w:color w:val="000000" w:themeColor="text1"/>
          <w:sz w:val="24"/>
          <w:szCs w:val="24"/>
        </w:rPr>
        <w:t xml:space="preserve"> ecosystem</w:t>
      </w:r>
      <w:ins w:id="45" w:author="Fredric Windsor" w:date="2022-02-01T09:39:00Z">
        <w:r w:rsidR="007521FC">
          <w:rPr>
            <w:rFonts w:ascii="Arial" w:hAnsi="Arial" w:cs="Arial"/>
            <w:color w:val="000000" w:themeColor="text1"/>
            <w:sz w:val="24"/>
            <w:szCs w:val="24"/>
          </w:rPr>
          <w:t>s</w:t>
        </w:r>
      </w:ins>
      <w:r w:rsidR="00BC3E89" w:rsidRPr="00C83A50">
        <w:rPr>
          <w:rFonts w:ascii="Arial" w:hAnsi="Arial" w:cs="Arial"/>
          <w:color w:val="000000" w:themeColor="text1"/>
          <w:sz w:val="24"/>
          <w:szCs w:val="24"/>
        </w:rPr>
        <w:t xml:space="preserve"> (red squares)</w:t>
      </w:r>
      <w:r w:rsidRPr="00C83A50">
        <w:rPr>
          <w:rFonts w:ascii="Arial" w:hAnsi="Arial" w:cs="Arial"/>
          <w:color w:val="000000" w:themeColor="text1"/>
          <w:sz w:val="24"/>
          <w:szCs w:val="24"/>
        </w:rPr>
        <w:t>, management interventions or actions</w:t>
      </w:r>
      <w:r w:rsidR="00BC3E89" w:rsidRPr="00C83A50">
        <w:rPr>
          <w:rFonts w:ascii="Arial" w:hAnsi="Arial" w:cs="Arial"/>
          <w:color w:val="000000" w:themeColor="text1"/>
          <w:sz w:val="24"/>
          <w:szCs w:val="24"/>
        </w:rPr>
        <w:t xml:space="preserve"> (orange hexagons)</w:t>
      </w:r>
      <w:r w:rsidRPr="00C83A50">
        <w:rPr>
          <w:rFonts w:ascii="Arial" w:hAnsi="Arial" w:cs="Arial"/>
          <w:color w:val="000000" w:themeColor="text1"/>
          <w:sz w:val="24"/>
          <w:szCs w:val="24"/>
        </w:rPr>
        <w:t xml:space="preserve">, </w:t>
      </w:r>
      <w:r w:rsidR="001C110B" w:rsidRPr="00C83A50">
        <w:rPr>
          <w:rFonts w:ascii="Arial" w:hAnsi="Arial" w:cs="Arial"/>
          <w:color w:val="000000" w:themeColor="text1"/>
          <w:sz w:val="24"/>
          <w:szCs w:val="24"/>
        </w:rPr>
        <w:t xml:space="preserve">social actors (blue pentagons), </w:t>
      </w:r>
      <w:r w:rsidRPr="00C83A50">
        <w:rPr>
          <w:rFonts w:ascii="Arial" w:hAnsi="Arial" w:cs="Arial"/>
          <w:color w:val="000000" w:themeColor="text1"/>
          <w:sz w:val="24"/>
          <w:szCs w:val="24"/>
        </w:rPr>
        <w:t>ecological networks</w:t>
      </w:r>
      <w:r w:rsidR="00BC3E89" w:rsidRPr="00C83A50">
        <w:rPr>
          <w:rFonts w:ascii="Arial" w:hAnsi="Arial" w:cs="Arial"/>
          <w:color w:val="000000" w:themeColor="text1"/>
          <w:sz w:val="24"/>
          <w:szCs w:val="24"/>
        </w:rPr>
        <w:t xml:space="preserve"> (circles, where individual symbols represent individual species)</w:t>
      </w:r>
      <w:r w:rsidRPr="00C83A50">
        <w:rPr>
          <w:rFonts w:ascii="Arial" w:hAnsi="Arial" w:cs="Arial"/>
          <w:color w:val="000000" w:themeColor="text1"/>
          <w:sz w:val="24"/>
          <w:szCs w:val="24"/>
        </w:rPr>
        <w:t xml:space="preserve"> and the ecosystem services </w:t>
      </w:r>
      <w:r w:rsidR="001C110B" w:rsidRPr="00C83A50">
        <w:rPr>
          <w:rFonts w:ascii="Arial" w:hAnsi="Arial" w:cs="Arial"/>
          <w:color w:val="000000" w:themeColor="text1"/>
          <w:sz w:val="24"/>
          <w:szCs w:val="24"/>
        </w:rPr>
        <w:t xml:space="preserve">(green stars) </w:t>
      </w:r>
      <w:del w:id="46" w:author="Fredric Windsor" w:date="2022-02-01T09:40:00Z">
        <w:r w:rsidRPr="00C83A50" w:rsidDel="00D546D9">
          <w:rPr>
            <w:rFonts w:ascii="Arial" w:hAnsi="Arial" w:cs="Arial"/>
            <w:color w:val="000000" w:themeColor="text1"/>
            <w:sz w:val="24"/>
            <w:szCs w:val="24"/>
          </w:rPr>
          <w:delText>produced by their combination</w:delText>
        </w:r>
        <w:r w:rsidR="001C110B" w:rsidRPr="00C83A50" w:rsidDel="00D546D9">
          <w:rPr>
            <w:rFonts w:ascii="Arial" w:hAnsi="Arial" w:cs="Arial"/>
            <w:color w:val="000000" w:themeColor="text1"/>
            <w:sz w:val="24"/>
            <w:szCs w:val="24"/>
          </w:rPr>
          <w:delText xml:space="preserve"> </w:delText>
        </w:r>
      </w:del>
      <w:r w:rsidR="001C110B" w:rsidRPr="00C83A50">
        <w:rPr>
          <w:rFonts w:ascii="Arial" w:hAnsi="Arial" w:cs="Arial"/>
          <w:color w:val="000000" w:themeColor="text1"/>
          <w:sz w:val="24"/>
          <w:szCs w:val="24"/>
        </w:rPr>
        <w:t>and economic</w:t>
      </w:r>
      <w:r w:rsidR="00BB5D8A" w:rsidRPr="00C83A50">
        <w:rPr>
          <w:rFonts w:ascii="Arial" w:hAnsi="Arial" w:cs="Arial"/>
          <w:color w:val="000000" w:themeColor="text1"/>
          <w:sz w:val="24"/>
          <w:szCs w:val="24"/>
        </w:rPr>
        <w:t xml:space="preserve"> compartments (yellow star)</w:t>
      </w:r>
      <w:r w:rsidRPr="00C83A50">
        <w:rPr>
          <w:rFonts w:ascii="Arial" w:hAnsi="Arial" w:cs="Arial"/>
          <w:color w:val="000000" w:themeColor="text1"/>
          <w:sz w:val="24"/>
          <w:szCs w:val="24"/>
        </w:rPr>
        <w:t>. The figure covers only a subset of the potential social actors, economic pressures, threats, management actions and ecosystems services that are present in agricultural systems. Threats can directly link to ecosystem services, but also threaten their provision through ecological networks. Management can occur in response to threats and translates to ecosystem services through impacting the structure and function of the ecological network. Different types of interactions require different data, for example interactions between management and threats can be quantified by assessing the success of previous management interventions using monitoring.</w:t>
      </w:r>
    </w:p>
    <w:p w14:paraId="7A14B0C3" w14:textId="41C2F4A1" w:rsidR="00E45071" w:rsidRPr="00C83A50" w:rsidDel="00D546D9" w:rsidRDefault="00E45071" w:rsidP="00F3065B">
      <w:pPr>
        <w:suppressLineNumbers/>
        <w:spacing w:after="360" w:line="360" w:lineRule="auto"/>
        <w:rPr>
          <w:del w:id="47" w:author="Fredric Windsor" w:date="2022-02-01T09:40:00Z"/>
          <w:rFonts w:ascii="Arial" w:hAnsi="Arial" w:cs="Arial"/>
          <w:color w:val="000000" w:themeColor="text1"/>
          <w:sz w:val="24"/>
          <w:szCs w:val="24"/>
        </w:rPr>
      </w:pPr>
    </w:p>
    <w:p w14:paraId="2C94ED33" w14:textId="662D6524" w:rsidR="00B22E3E" w:rsidRPr="00C83A50" w:rsidRDefault="00B22E3E" w:rsidP="00862F84">
      <w:pPr>
        <w:pStyle w:val="ListParagraph"/>
        <w:numPr>
          <w:ilvl w:val="1"/>
          <w:numId w:val="1"/>
        </w:numPr>
        <w:spacing w:after="120" w:line="480" w:lineRule="auto"/>
        <w:rPr>
          <w:rFonts w:ascii="Arial" w:hAnsi="Arial" w:cs="Arial"/>
          <w:b/>
          <w:bCs/>
          <w:i/>
          <w:iCs/>
          <w:color w:val="000000" w:themeColor="text1"/>
          <w:sz w:val="24"/>
          <w:szCs w:val="24"/>
        </w:rPr>
      </w:pPr>
      <w:r w:rsidRPr="00C83A50">
        <w:rPr>
          <w:rFonts w:ascii="Arial" w:hAnsi="Arial" w:cs="Arial"/>
          <w:b/>
          <w:bCs/>
          <w:i/>
          <w:iCs/>
          <w:color w:val="000000" w:themeColor="text1"/>
          <w:sz w:val="24"/>
          <w:szCs w:val="24"/>
        </w:rPr>
        <w:t xml:space="preserve">Field scale </w:t>
      </w:r>
    </w:p>
    <w:p w14:paraId="4C8B1892" w14:textId="11A5BD6A" w:rsidR="00B22E3E" w:rsidRPr="00C83A50" w:rsidRDefault="00B22E3E" w:rsidP="00FC79C9">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Recent studies have provided a better understanding of </w:t>
      </w:r>
      <w:ins w:id="48" w:author="Fredric Windsor" w:date="2022-02-01T09:40:00Z">
        <w:r w:rsidR="009E6307">
          <w:rPr>
            <w:rFonts w:ascii="Arial" w:hAnsi="Arial" w:cs="Arial"/>
            <w:color w:val="000000" w:themeColor="text1"/>
            <w:sz w:val="24"/>
            <w:szCs w:val="24"/>
          </w:rPr>
          <w:t xml:space="preserve">the </w:t>
        </w:r>
      </w:ins>
      <w:del w:id="49" w:author="Fredric Windsor" w:date="2022-02-01T09:40:00Z">
        <w:r w:rsidRPr="00C83A50" w:rsidDel="009E6307">
          <w:rPr>
            <w:rFonts w:ascii="Arial" w:hAnsi="Arial" w:cs="Arial"/>
            <w:color w:val="000000" w:themeColor="text1"/>
            <w:sz w:val="24"/>
            <w:szCs w:val="24"/>
          </w:rPr>
          <w:delText xml:space="preserve">network </w:delText>
        </w:r>
      </w:del>
      <w:r w:rsidRPr="00C83A50">
        <w:rPr>
          <w:rFonts w:ascii="Arial" w:hAnsi="Arial" w:cs="Arial"/>
          <w:color w:val="000000" w:themeColor="text1"/>
          <w:sz w:val="24"/>
          <w:szCs w:val="24"/>
        </w:rPr>
        <w:t>structure</w:t>
      </w:r>
      <w:del w:id="50" w:author="Fredric Windsor" w:date="2022-02-01T09:40:00Z">
        <w:r w:rsidRPr="00C83A50" w:rsidDel="009E6307">
          <w:rPr>
            <w:rFonts w:ascii="Arial" w:hAnsi="Arial" w:cs="Arial"/>
            <w:color w:val="000000" w:themeColor="text1"/>
            <w:sz w:val="24"/>
            <w:szCs w:val="24"/>
          </w:rPr>
          <w:delText>s in</w:delText>
        </w:r>
      </w:del>
      <w:ins w:id="51" w:author="Fredric Windsor" w:date="2022-02-01T09:40:00Z">
        <w:r w:rsidR="009E6307">
          <w:rPr>
            <w:rFonts w:ascii="Arial" w:hAnsi="Arial" w:cs="Arial"/>
            <w:color w:val="000000" w:themeColor="text1"/>
            <w:sz w:val="24"/>
            <w:szCs w:val="24"/>
          </w:rPr>
          <w:t xml:space="preserve"> of</w:t>
        </w:r>
      </w:ins>
      <w:r w:rsidRPr="00C83A50">
        <w:rPr>
          <w:rFonts w:ascii="Arial" w:hAnsi="Arial" w:cs="Arial"/>
          <w:color w:val="000000" w:themeColor="text1"/>
          <w:sz w:val="24"/>
          <w:szCs w:val="24"/>
        </w:rPr>
        <w:t xml:space="preserve"> mutualistic and antagonistic interactions </w:t>
      </w:r>
      <w:del w:id="52" w:author="Fredric Windsor" w:date="2022-02-01T09:41:00Z">
        <w:r w:rsidRPr="00C83A50" w:rsidDel="009E6307">
          <w:rPr>
            <w:rFonts w:ascii="Arial" w:hAnsi="Arial" w:cs="Arial"/>
            <w:color w:val="000000" w:themeColor="text1"/>
            <w:sz w:val="24"/>
            <w:szCs w:val="24"/>
          </w:rPr>
          <w:delText>with</w:delText>
        </w:r>
      </w:del>
      <w:r w:rsidRPr="00C83A50">
        <w:rPr>
          <w:rFonts w:ascii="Arial" w:hAnsi="Arial" w:cs="Arial"/>
          <w:color w:val="000000" w:themeColor="text1"/>
          <w:sz w:val="24"/>
          <w:szCs w:val="24"/>
        </w:rPr>
        <w:t>in crop, non-</w:t>
      </w:r>
      <w:proofErr w:type="gramStart"/>
      <w:r w:rsidRPr="00C83A50">
        <w:rPr>
          <w:rFonts w:ascii="Arial" w:hAnsi="Arial" w:cs="Arial"/>
          <w:color w:val="000000" w:themeColor="text1"/>
          <w:sz w:val="24"/>
          <w:szCs w:val="24"/>
        </w:rPr>
        <w:t>crop</w:t>
      </w:r>
      <w:proofErr w:type="gramEnd"/>
      <w:r w:rsidRPr="00C83A50">
        <w:rPr>
          <w:rFonts w:ascii="Arial" w:hAnsi="Arial" w:cs="Arial"/>
          <w:color w:val="000000" w:themeColor="text1"/>
          <w:sz w:val="24"/>
          <w:szCs w:val="24"/>
        </w:rPr>
        <w:t xml:space="preserve"> and other habitats around the world. Collectively, this work has provided new insights in</w:t>
      </w:r>
      <w:r w:rsidR="00A500ED" w:rsidRPr="00C83A50">
        <w:rPr>
          <w:rFonts w:ascii="Arial" w:hAnsi="Arial" w:cs="Arial"/>
          <w:color w:val="000000" w:themeColor="text1"/>
          <w:sz w:val="24"/>
          <w:szCs w:val="24"/>
        </w:rPr>
        <w:t>to</w:t>
      </w:r>
      <w:r w:rsidRPr="00C83A50">
        <w:rPr>
          <w:rFonts w:ascii="Arial" w:hAnsi="Arial" w:cs="Arial"/>
          <w:color w:val="000000" w:themeColor="text1"/>
          <w:sz w:val="24"/>
          <w:szCs w:val="24"/>
        </w:rPr>
        <w:t xml:space="preserve"> a number of ecological and evolutionary problems (e.g., community assembly and trait evolution) and has also indicated how to harness ecosystem services; mostly pollination and natural pest-control (</w:t>
      </w:r>
      <w:ins w:id="53" w:author="Fredric Windsor" w:date="2022-02-01T09:41:00Z">
        <w:r w:rsidR="00424DFF">
          <w:rPr>
            <w:rFonts w:ascii="Arial" w:hAnsi="Arial" w:cs="Arial"/>
            <w:color w:val="000000" w:themeColor="text1"/>
            <w:sz w:val="24"/>
            <w:szCs w:val="24"/>
          </w:rPr>
          <w:t xml:space="preserve">Supplementary </w:t>
        </w:r>
      </w:ins>
      <w:r w:rsidRPr="00C83A50">
        <w:rPr>
          <w:rFonts w:ascii="Arial" w:hAnsi="Arial" w:cs="Arial"/>
          <w:color w:val="000000" w:themeColor="text1"/>
          <w:sz w:val="24"/>
          <w:szCs w:val="24"/>
        </w:rPr>
        <w:t>Table S1). In</w:t>
      </w:r>
      <w:del w:id="54" w:author="Fredric Windsor" w:date="2022-02-01T09:41:00Z">
        <w:r w:rsidRPr="00C83A50" w:rsidDel="00424DFF">
          <w:rPr>
            <w:rFonts w:ascii="Arial" w:hAnsi="Arial" w:cs="Arial"/>
            <w:color w:val="000000" w:themeColor="text1"/>
            <w:sz w:val="24"/>
            <w:szCs w:val="24"/>
          </w:rPr>
          <w:delText xml:space="preserve"> the study of</w:delText>
        </w:r>
      </w:del>
      <w:r w:rsidRPr="00C83A50">
        <w:rPr>
          <w:rFonts w:ascii="Arial" w:hAnsi="Arial" w:cs="Arial"/>
          <w:color w:val="000000" w:themeColor="text1"/>
          <w:sz w:val="24"/>
          <w:szCs w:val="24"/>
        </w:rPr>
        <w:t xml:space="preserve">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ecosystems</w:t>
      </w:r>
      <w:r w:rsidR="00B47841"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 the challenge ahead is to describe these systems in ways that the full suite of important direct and indirect interactions that occur within the landscape are incorporated</w:t>
      </w:r>
      <w:r w:rsidR="00A11BCA" w:rsidRPr="00C83A50">
        <w:rPr>
          <w:rFonts w:ascii="Arial" w:hAnsi="Arial" w:cs="Arial"/>
          <w:color w:val="000000" w:themeColor="text1"/>
          <w:sz w:val="24"/>
          <w:szCs w:val="24"/>
        </w:rPr>
        <w:t xml:space="preserve"> </w:t>
      </w:r>
      <w:r w:rsidR="00EC6FF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{"citationItems":[{"id":"ITEM-1","itemData":{"DOI":"10.1111/1365-2435.13237","ISSN":"13652435","abstract":"Abstract 1.A framework for the description and analysis of multilayer networks is established in statistical physics and calls are increasing for their adoption by community ecologists. Multilayer networks in community ecology will allow space, time, and multiple interaction types to be incorporated into species-interaction networks. 2. While the multilayer-network framework is applicable to ecological questions, it is one thing to be able to describe ecological communities as multilayer networks and another for multilayer networks to actually prove useful for answering ecological questions. Im portantly, documenting multilayer network structure requires substantially greater empirical investment than standard ecological networks. In response, we argue that this additional effort is worthwhile and describe a series of research lines where we expect multilayer networks will generate the greatest impact. 3.Inter-layer edges are the key component that differentiate multilayer networks from stan dard ecological networks. Inter-layer edges join different networks?termed layers?together and represent ecological processes central to the species interactions studied (e.g. inter-layer edges representing movement for networks separated in space). Interlayer edges may take a variety of forms, be species- or network-specific, and be measured with a large suite of empirical techniques. Additionally, the sheer size of ecological multilayer networks also requires some changes to empirical data collection around interaction quantification, collaborative efforts, and collation in public databases. 4.Network ecology has already touched on a wide swathe of ecology and evolutionary biology. Because network stability and patterns of species linkage are the most developed areas of network ecology, they are a natural starting place for multilayer investigations. However, multilayer networks will also provide novel insights to niche partitioning, the connection between traits and species? interactions, and even the geographic mosaic of coevolution. 5.Synthesis: Multilayer networks provide a formal way to bring together the study of species-interaction networks and the processes that influence them. However, describing inter-layer edges and the increasing amounts of data required represent challenges. The payoff for added investment will be ecological networks that describe the composition and capture the dynamics of ecological communities more completely and, consequently, hav…","author":[{"dropping-particle":"","family":"Hutchinson","given":"Matthew C.","non-dropping-particle":"","parse-names":false,"suffix":""},{"dropping-particle":"","family":"Bramon Mora","given":"Bernat","non-dropping-particle":"","parse-names":false,"suffix":""},{"dropping-particle":"","family":"Pilosof","given":"Shai","non-dropping-particle":"","parse-names":false,"suffix":""},{"dropping-particle":"","family":"Barner","given":"Allison K.","non-dropping-particle":"","parse-names":false,"suffix":""},{"dropping-particle":"","family":"Kéfi","given":"Sonia","non-dropping-particle":"","parse-names":false,"suffix":""},{"dropping-particle":"","family":"Thébault","given":"Elisa","non-dropping-particle":"","parse-names":false,"suffix":""},{"dropping-particle":"","family":"Jordano","given":"Pedro","non-dropping-particle":"","parse-names":false,"suffix":""},{"dropping-particle":"","family":"Stouffer","given":"Daniel B.","non-dropping-particle":"","parse-names":false,"suffix":""}],"container-title":"Functional Ecology","id":"ITEM-1","issue":"2","issued":{"date-parts":[["2019","2","1"]]},"page":"206-217","publisher":"Blackwell Publishing Ltd","title":"Seeing the forest for the trees: Putting multilayer networks to work for community ecology","type":"article-journal","volume":"33"},"uris":["http://www.mendeley.com/documents/?uuid=92995f45-ca43-3e83-b37d-b6ef371581c0"]}],"mendeley":{"formattedCitation":"(Hutchinson et al., 2019)","plainTextFormattedCitation":"(Hutchinson et al., 2019)","previouslyFormattedCitation":"(Hutchinson et al., 2019)"},"properties":{"noteIndex":0},"schema":"https://github.com/citation-style-language/schema/raw/master/csl-citation.json"}</w:instrText>
      </w:r>
      <w:r w:rsidR="00EC6FF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(Hutchinson et al., 2019)</w:t>
      </w:r>
      <w:r w:rsidR="00EC6FF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Indeed, current </w:t>
      </w:r>
      <w:del w:id="55" w:author="Fredric Windsor" w:date="2022-02-01T09:41:00Z">
        <w:r w:rsidRPr="00C83A50" w:rsidDel="00424DFF">
          <w:rPr>
            <w:rFonts w:ascii="Arial" w:hAnsi="Arial" w:cs="Arial"/>
            <w:color w:val="000000" w:themeColor="text1"/>
            <w:sz w:val="24"/>
            <w:szCs w:val="24"/>
          </w:rPr>
          <w:delText xml:space="preserve">autoecological </w:delText>
        </w:r>
      </w:del>
      <w:r w:rsidRPr="00C83A50">
        <w:rPr>
          <w:rFonts w:ascii="Arial" w:hAnsi="Arial" w:cs="Arial"/>
          <w:color w:val="000000" w:themeColor="text1"/>
          <w:sz w:val="24"/>
          <w:szCs w:val="24"/>
        </w:rPr>
        <w:t>assessments of changes in farm management overlook important processes derived from interacting species</w:t>
      </w:r>
      <w:r w:rsidR="00FC1021" w:rsidRPr="00C83A50">
        <w:rPr>
          <w:rFonts w:ascii="Arial" w:hAnsi="Arial" w:cs="Arial"/>
          <w:color w:val="000000" w:themeColor="text1"/>
          <w:sz w:val="24"/>
          <w:szCs w:val="24"/>
        </w:rPr>
        <w:t>, such as changes in trait distributions at the species-level may be compensated for at higher levels of biological organisation</w:t>
      </w:r>
      <w:r w:rsidR="00A11BCA" w:rsidRPr="00C83A50">
        <w:rPr>
          <w:rFonts w:ascii="Arial" w:hAnsi="Arial" w:cs="Arial"/>
          <w:color w:val="000000" w:themeColor="text1"/>
          <w:sz w:val="24"/>
          <w:szCs w:val="24"/>
        </w:rPr>
        <w:t xml:space="preserve"> </w:t>
      </w:r>
      <w:r w:rsidR="00EC6FF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{"citationItems":[{"id":"ITEM-1","itemData":{"DOI":"10.1038/s41559-018-0757-2","ISSN":"2397334X","PMID":"30598528","abstract":"Sustainable management of ecosystems and growth in agricultural productivity is at the heart of the United Nations’ Sustainable Development Goals for 2030. New management regimes could revolutionize agricultural production, but require an evaluation of the risks and opportunities. Replacing existing conventional weed management with genetically modified, herbicide-tolerant (GMHT) crops, for example, might reduce herbicide applications and increase crop yields, but remains controversial owing to concerns about potential impacts on biodiversity. Until now, such new regimes have been assessed at the species or assemblage level, whereas higher-level ecological network effects remain largely unconsidered. Here, we conduct a large-scale network analysis of invertebrate communities across 502 UK farm sites to GMHT management in different crop types. We find that network-level properties were overwhelmingly shaped by crop type, whereas network structure and robustness were apparently unaltered by GMHT management. This suggests that taxon-specific effects reported previously did not escalate into higher-level systemic structural change in the wider agricultural ecosystem. Our study highlights current limitations of autecological assessments of effect in agriculture in which species interactions and potential compensatory effects are overlooked. We advocate adopting the more holistic system-level evaluations that we explore here, which complement existing assessments for meeting our future agricultural needs.","author":[{"dropping-particle":"","family":"Ma","given":"Athen","non-dropping-particle":"","parse-names":false,"suffix":""},{"dropping-particle":"","family":"Lu","given":"Xueke","non-dropping-particle":"","parse-names":false,"suffix":""},{"dropping-particle":"","family":"Gray","given":"Clare","non-dropping-particle":"","parse-names":false,"suffix":""},{"dropping-particle":"","family":"Raybould","given":"Alan","non-dropping-particle":"","parse-names":false,"suffix":""},{"dropping-particle":"","family":"Tamaddoni-Nezhad","given":"Alireza","non-dropping-particle":"","parse-names":false,"suffix":""},{"dropping-particle":"","family":"Woodward","given":"Guy","non-dropping-particle":"","parse-names":false,"suffix":""},{"dropping-particle":"","family":"Bohan","given":"David A.","non-dropping-particle":"","parse-names":false,"suffix":""}],"container-title":"Nature Ecology and Evolution","id":"ITEM-1","issue":"2","issued":{"date-parts":[["2019","2","1"]]},"page":"260-264","publisher":"Nature Publishing Group","title":"Ecological networks reveal resilience of agro-ecosystems to changes in farming management","type":"article-journal","volume":"3"},"uris":["http://www.mendeley.com/documents/?uuid=217f3f32-fb1e-31d4-a161-b140afe2eca6"]}],"mendeley":{"formattedCitation":"(Ma et al., 2019)","plainTextFormattedCitation":"(Ma et al., 2019)","previouslyFormattedCitation":"(Ma et al., 2019)"},"properties":{"noteIndex":0},"schema":"https://github.com/citation-style-language/schema/raw/master/csl-citation.json"}</w:instrText>
      </w:r>
      <w:r w:rsidR="00EC6FF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(Ma et al., 2019)</w:t>
      </w:r>
      <w:r w:rsidR="00EC6FF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Furthermore, a wide range of other interactions that may impact the design of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ecosystems have been less well studied, including </w:t>
      </w:r>
      <w:proofErr w:type="spellStart"/>
      <w:r w:rsidRPr="00C83A50">
        <w:rPr>
          <w:rFonts w:ascii="Arial" w:hAnsi="Arial" w:cs="Arial"/>
          <w:color w:val="000000" w:themeColor="text1"/>
          <w:sz w:val="24"/>
          <w:szCs w:val="24"/>
        </w:rPr>
        <w:t>spillover</w:t>
      </w:r>
      <w:proofErr w:type="spellEnd"/>
      <w:r w:rsidRPr="00C83A50">
        <w:rPr>
          <w:rFonts w:ascii="Arial" w:hAnsi="Arial" w:cs="Arial"/>
          <w:color w:val="000000" w:themeColor="text1"/>
          <w:sz w:val="24"/>
          <w:szCs w:val="24"/>
        </w:rPr>
        <w:t xml:space="preserve"> of pollination from non-crop to crop plant species and beneficial interactions between soil and plant communities. Although we can continue to obtain insights from studying these interactions in isolation, theory predicts that just a few links connecting elements may markedly change the dynamics of </w:t>
      </w:r>
      <w:r w:rsidR="009723F8" w:rsidRPr="00C83A50">
        <w:rPr>
          <w:rFonts w:ascii="Arial" w:hAnsi="Arial" w:cs="Arial"/>
          <w:color w:val="000000" w:themeColor="text1"/>
          <w:sz w:val="24"/>
          <w:szCs w:val="24"/>
        </w:rPr>
        <w:t xml:space="preserve">wider </w:t>
      </w:r>
      <w:r w:rsidRPr="00C83A50">
        <w:rPr>
          <w:rFonts w:ascii="Arial" w:hAnsi="Arial" w:cs="Arial"/>
          <w:color w:val="000000" w:themeColor="text1"/>
          <w:sz w:val="24"/>
          <w:szCs w:val="24"/>
        </w:rPr>
        <w:t>systems</w:t>
      </w:r>
      <w:r w:rsidR="00A11BCA" w:rsidRPr="00C83A50">
        <w:rPr>
          <w:rFonts w:ascii="Arial" w:hAnsi="Arial" w:cs="Arial"/>
          <w:color w:val="000000" w:themeColor="text1"/>
          <w:sz w:val="24"/>
          <w:szCs w:val="24"/>
        </w:rPr>
        <w:t xml:space="preserve"> </w:t>
      </w:r>
      <w:r w:rsidR="00CB647E"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{"citationItems":[{"id":"ITEM-1","itemData":{"DOI":"10.1038/30918","ISSN":"00280836","PMID":"9623998","abstract":"Networks of coupled dynamical systems have been used to model biological oscillators 1-4, Josephson junction arrays5,6, excitable media7, neural networks8-10, spatial games\",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lattices.","author":[{"dropping-particle":"","family":"Watts","given":"Duncan J.","non-dropping-particle":"","parse-names":false,"suffix":""},{"dropping-particle":"","family":"Strogatz","given":"Steven H.","non-dropping-particle":"","parse-names":false,"suffix":""}],"container-title":"Nature","id":"ITEM-1","issue":"6684","issued":{"date-parts":[["1998","6","4"]]},"page":"440-442","publisher":"Macmillan Magazines Ltd","title":"Collective dynamics of 'small-world' networks","type":"article-journal","volume":"393"},"uris":["http://www.mendeley.com/documents/?uuid=e854d76b-ecf1-3a0b-9ac8-e8c9af2ffc61"]}],"mendeley":{"formattedCitation":"(Watts and Strogatz, 1998)","plainTextFormattedCitation":"(Watts and Strogatz, 1998)","previouslyFormattedCitation":"(Watts and Strogatz, 1998)"},"properties":{"noteIndex":0},"schema":"https://github.com/citation-style-language/schema/raw/master/csl-citation.json"}</w:instrText>
      </w:r>
      <w:r w:rsidR="00CB647E"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(Watts and Strogatz, 1998)</w:t>
      </w:r>
      <w:r w:rsidR="00CB647E"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w:t>
      </w:r>
    </w:p>
    <w:p w14:paraId="0F3A749B" w14:textId="695505C6"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Conceptually, merging ecological networks of different interaction types is state-of-the-art. In an agricultural context, multiple direct and indirect interaction types with crops, both above and below-ground, can be quantified (Fig. </w:t>
      </w:r>
      <w:r w:rsidR="00FC79C9" w:rsidRPr="00C83A50">
        <w:rPr>
          <w:rFonts w:ascii="Arial" w:hAnsi="Arial" w:cs="Arial"/>
          <w:color w:val="000000" w:themeColor="text1"/>
          <w:sz w:val="24"/>
          <w:szCs w:val="24"/>
        </w:rPr>
        <w:t>1</w:t>
      </w:r>
      <w:r w:rsidRPr="00C83A50">
        <w:rPr>
          <w:rFonts w:ascii="Arial" w:hAnsi="Arial" w:cs="Arial"/>
          <w:color w:val="000000" w:themeColor="text1"/>
          <w:sz w:val="24"/>
          <w:szCs w:val="24"/>
        </w:rPr>
        <w:t>). The simultaneous quantification of the multiple ecosystem services provided by biodiversity can provide insights on: (</w:t>
      </w:r>
      <w:proofErr w:type="spellStart"/>
      <w:r w:rsidRPr="00C83A50">
        <w:rPr>
          <w:rFonts w:ascii="Arial" w:hAnsi="Arial" w:cs="Arial"/>
          <w:color w:val="000000" w:themeColor="text1"/>
          <w:sz w:val="24"/>
          <w:szCs w:val="24"/>
        </w:rPr>
        <w:t>i</w:t>
      </w:r>
      <w:proofErr w:type="spellEnd"/>
      <w:r w:rsidRPr="00C83A50">
        <w:rPr>
          <w:rFonts w:ascii="Arial" w:hAnsi="Arial" w:cs="Arial"/>
          <w:color w:val="000000" w:themeColor="text1"/>
          <w:sz w:val="24"/>
          <w:szCs w:val="24"/>
        </w:rPr>
        <w:t xml:space="preserve">) trade-offs in crop and </w:t>
      </w:r>
      <w:r w:rsidR="00D96AF7" w:rsidRPr="00C83A50">
        <w:rPr>
          <w:rFonts w:ascii="Arial" w:hAnsi="Arial" w:cs="Arial"/>
          <w:color w:val="000000" w:themeColor="text1"/>
          <w:sz w:val="24"/>
          <w:szCs w:val="24"/>
        </w:rPr>
        <w:t>non</w:t>
      </w:r>
      <w:r w:rsidRPr="00C83A50">
        <w:rPr>
          <w:rFonts w:ascii="Arial" w:hAnsi="Arial" w:cs="Arial"/>
          <w:color w:val="000000" w:themeColor="text1"/>
          <w:sz w:val="24"/>
          <w:szCs w:val="24"/>
        </w:rPr>
        <w:t>-crop management practices; and (ii) the often</w:t>
      </w:r>
      <w:r w:rsidR="006A6107"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unexpected dynamical consequences of coupling ecological interactions (e.g., </w:t>
      </w:r>
      <w:r w:rsidRPr="00C83A50">
        <w:rPr>
          <w:rFonts w:ascii="Arial" w:hAnsi="Arial" w:cs="Arial"/>
          <w:color w:val="000000" w:themeColor="text1"/>
          <w:sz w:val="24"/>
          <w:szCs w:val="24"/>
        </w:rPr>
        <w:lastRenderedPageBreak/>
        <w:t>emergent effects, indirect effects which transcend interaction networks and plasticity in the role of species within multilayer networks)</w:t>
      </w:r>
      <w:ins w:id="56" w:author="Fredric Windsor" w:date="2022-01-30T12:00:00Z">
        <w:r w:rsidR="004F7841">
          <w:rPr>
            <w:rFonts w:ascii="Arial" w:hAnsi="Arial" w:cs="Arial"/>
            <w:color w:val="000000" w:themeColor="text1"/>
            <w:sz w:val="24"/>
            <w:szCs w:val="24"/>
          </w:rPr>
          <w:t xml:space="preserve">; </w:t>
        </w:r>
      </w:ins>
      <w:del w:id="57" w:author="Fredric Windsor" w:date="2022-01-30T12:00:00Z">
        <w:r w:rsidRPr="00C83A50" w:rsidDel="004F7841">
          <w:rPr>
            <w:rFonts w:ascii="Arial" w:hAnsi="Arial" w:cs="Arial"/>
            <w:color w:val="000000" w:themeColor="text1"/>
            <w:sz w:val="24"/>
            <w:szCs w:val="24"/>
          </w:rPr>
          <w:delText>.</w:delText>
        </w:r>
        <w:r w:rsidRPr="00C83A50" w:rsidDel="0075538D">
          <w:rPr>
            <w:rFonts w:ascii="Arial" w:hAnsi="Arial" w:cs="Arial"/>
            <w:color w:val="000000" w:themeColor="text1"/>
            <w:sz w:val="24"/>
            <w:szCs w:val="24"/>
          </w:rPr>
          <w:delText xml:space="preserve"> B</w:delText>
        </w:r>
      </w:del>
      <w:ins w:id="58" w:author="Fredric Windsor" w:date="2022-01-30T12:00:00Z">
        <w:r w:rsidR="0075538D">
          <w:rPr>
            <w:rFonts w:ascii="Arial" w:hAnsi="Arial" w:cs="Arial"/>
            <w:color w:val="000000" w:themeColor="text1"/>
            <w:sz w:val="24"/>
            <w:szCs w:val="24"/>
          </w:rPr>
          <w:t>b</w:t>
        </w:r>
      </w:ins>
      <w:r w:rsidRPr="00C83A50">
        <w:rPr>
          <w:rFonts w:ascii="Arial" w:hAnsi="Arial" w:cs="Arial"/>
          <w:color w:val="000000" w:themeColor="text1"/>
          <w:sz w:val="24"/>
          <w:szCs w:val="24"/>
        </w:rPr>
        <w:t xml:space="preserve">oth of which facilitate the task of improving sustainable yields. </w:t>
      </w:r>
      <w:r w:rsidR="00A02598"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{"citationItems":[{"id":"ITEM-1","itemData":{"DOI":"10.1126/science.1214915","ISSN":"10959203","abstract":"Understanding species' interactions and the robustness of interaction networks to species loss is essential to understand the effects of species' declines and extinctions. In most studies, different types of networks (such as food webs, parasitoid webs, seed dispersal networks, and pollination networks) have been studied separately. We sampled such multiple networks simultaneously in an agroecosystem. We show that the networks varied in their robustness; networks including pollinators appeared to be particularly fragile. We show that, overall, networks did not strongly covary in their robustness, which suggests that ecological restoration (for example, through agri-environment schemes) benefitting one functional group will not inevitably benefit others. Some individual plant species were disproportionately well linked to many other species. This type of information can be used in restoration management, because it identifies the plant taxa that can potentially lead to disproportionate gains in biodiversity.","author":[{"dropping-particle":"","family":"Pocock","given":"Michael J O","non-dropping-particle":"","parse-names":false,"suffix":""},{"dropping-particle":"","family":"Evans","given":"Darren M.","non-dropping-particle":"","parse-names":false,"suffix":""},{"dropping-particle":"","family":"Memmott","given":"Jane","non-dropping-particle":"","parse-names":false,"suffix":""}],"container-title":"Science","id":"ITEM-1","issue":"6071","issued":{"date-parts":[["2012","2","24"]]},"page":"973-977","publisher":"American Association for the Advancement of Science","title":"The robustness and restoration of a network of ecological networks","type":"article-journal","volume":"335"},"uris":["http://www.mendeley.com/documents/?uuid=6d00478b-9415-3e79-9a66-9ba00a0b1a66"]}],"mendeley":{"formattedCitation":"(Pocock et al., 2012)","manualFormatting":"Pocock et al. (2012)","plainTextFormattedCitation":"(Pocock et al., 2012)","previouslyFormattedCitation":"(Pocock et al., 2012)"},"properties":{"noteIndex":0},"schema":"https://github.com/citation-style-language/schema/raw/master/csl-citation.json"}</w:instrText>
      </w:r>
      <w:r w:rsidR="00A02598"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 xml:space="preserve">Pocock et al. </w:t>
      </w:r>
      <w:r w:rsidR="00A11BCA" w:rsidRPr="00C83A50">
        <w:rPr>
          <w:rFonts w:ascii="Arial" w:hAnsi="Arial" w:cs="Arial"/>
          <w:noProof/>
          <w:color w:val="000000" w:themeColor="text1"/>
          <w:sz w:val="24"/>
          <w:szCs w:val="24"/>
        </w:rPr>
        <w:t>(</w:t>
      </w:r>
      <w:r w:rsidR="00AC1136" w:rsidRPr="00C83A50">
        <w:rPr>
          <w:rFonts w:ascii="Arial" w:hAnsi="Arial" w:cs="Arial"/>
          <w:noProof/>
          <w:color w:val="000000" w:themeColor="text1"/>
          <w:sz w:val="24"/>
          <w:szCs w:val="24"/>
        </w:rPr>
        <w:t>2012)</w:t>
      </w:r>
      <w:r w:rsidR="00A02598"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were the first to show the </w:t>
      </w:r>
      <w:del w:id="59" w:author="Fredric Windsor" w:date="2022-01-30T12:16:00Z">
        <w:r w:rsidRPr="00C83A50" w:rsidDel="002B3943">
          <w:rPr>
            <w:rFonts w:ascii="Arial" w:hAnsi="Arial" w:cs="Arial"/>
            <w:color w:val="000000" w:themeColor="text1"/>
            <w:sz w:val="24"/>
            <w:szCs w:val="24"/>
          </w:rPr>
          <w:delText xml:space="preserve">utility </w:delText>
        </w:r>
      </w:del>
      <w:ins w:id="60" w:author="Fredric Windsor" w:date="2022-01-30T12:16:00Z">
        <w:r w:rsidR="002B3943">
          <w:rPr>
            <w:rFonts w:ascii="Arial" w:hAnsi="Arial" w:cs="Arial"/>
            <w:color w:val="000000" w:themeColor="text1"/>
            <w:sz w:val="24"/>
            <w:szCs w:val="24"/>
          </w:rPr>
          <w:t>usefulness</w:t>
        </w:r>
        <w:r w:rsidR="002B3943" w:rsidRPr="00C83A50">
          <w:rPr>
            <w:rFonts w:ascii="Arial" w:hAnsi="Arial" w:cs="Arial"/>
            <w:color w:val="000000" w:themeColor="text1"/>
            <w:sz w:val="24"/>
            <w:szCs w:val="24"/>
          </w:rPr>
          <w:t xml:space="preserve"> </w:t>
        </w:r>
      </w:ins>
      <w:r w:rsidRPr="00C83A50">
        <w:rPr>
          <w:rFonts w:ascii="Arial" w:hAnsi="Arial" w:cs="Arial"/>
          <w:color w:val="000000" w:themeColor="text1"/>
          <w:sz w:val="24"/>
          <w:szCs w:val="24"/>
        </w:rPr>
        <w:t>of a ‘</w:t>
      </w:r>
      <w:r w:rsidRPr="00C83A50">
        <w:rPr>
          <w:rFonts w:ascii="Arial" w:hAnsi="Arial" w:cs="Arial"/>
          <w:i/>
          <w:iCs/>
          <w:color w:val="000000" w:themeColor="text1"/>
          <w:sz w:val="24"/>
          <w:szCs w:val="24"/>
        </w:rPr>
        <w:t>network of ecological networks</w:t>
      </w:r>
      <w:r w:rsidRPr="00C83A50">
        <w:rPr>
          <w:rFonts w:ascii="Arial" w:hAnsi="Arial" w:cs="Arial"/>
          <w:color w:val="000000" w:themeColor="text1"/>
          <w:sz w:val="24"/>
          <w:szCs w:val="24"/>
        </w:rPr>
        <w:t>’ at a farm-scale</w:t>
      </w:r>
      <w:ins w:id="61" w:author="Fredric Windsor" w:date="2022-01-30T12:10:00Z">
        <w:r w:rsidR="007C17D4">
          <w:rPr>
            <w:rFonts w:ascii="Arial" w:hAnsi="Arial" w:cs="Arial"/>
            <w:color w:val="000000" w:themeColor="text1"/>
            <w:sz w:val="24"/>
            <w:szCs w:val="24"/>
          </w:rPr>
          <w:t xml:space="preserve"> by analysing </w:t>
        </w:r>
      </w:ins>
      <w:ins w:id="62" w:author="Fredric Windsor" w:date="2022-01-30T12:12:00Z">
        <w:r w:rsidR="002166DA">
          <w:rPr>
            <w:rFonts w:ascii="Arial" w:hAnsi="Arial" w:cs="Arial"/>
            <w:color w:val="000000" w:themeColor="text1"/>
            <w:sz w:val="24"/>
            <w:szCs w:val="24"/>
          </w:rPr>
          <w:t xml:space="preserve">how different </w:t>
        </w:r>
      </w:ins>
      <w:ins w:id="63" w:author="Fredric Windsor" w:date="2022-01-30T12:13:00Z">
        <w:r w:rsidR="005A2E41">
          <w:rPr>
            <w:rFonts w:ascii="Arial" w:hAnsi="Arial" w:cs="Arial"/>
            <w:color w:val="000000" w:themeColor="text1"/>
            <w:sz w:val="24"/>
            <w:szCs w:val="24"/>
          </w:rPr>
          <w:t xml:space="preserve">interconnected </w:t>
        </w:r>
      </w:ins>
      <w:ins w:id="64" w:author="Fredric Windsor" w:date="2022-01-30T12:16:00Z">
        <w:r w:rsidR="002B3943">
          <w:rPr>
            <w:rFonts w:ascii="Arial" w:hAnsi="Arial" w:cs="Arial"/>
            <w:color w:val="000000" w:themeColor="text1"/>
            <w:sz w:val="24"/>
            <w:szCs w:val="24"/>
          </w:rPr>
          <w:t>groups of organisms</w:t>
        </w:r>
      </w:ins>
      <w:ins w:id="65" w:author="Fredric Windsor" w:date="2022-01-30T12:12:00Z">
        <w:r w:rsidR="002166DA">
          <w:rPr>
            <w:rFonts w:ascii="Arial" w:hAnsi="Arial" w:cs="Arial"/>
            <w:color w:val="000000" w:themeColor="text1"/>
            <w:sz w:val="24"/>
            <w:szCs w:val="24"/>
          </w:rPr>
          <w:t xml:space="preserve"> respond to </w:t>
        </w:r>
      </w:ins>
      <w:ins w:id="66" w:author="Fredric Windsor" w:date="2022-01-30T12:13:00Z">
        <w:r w:rsidR="005A2E41">
          <w:rPr>
            <w:rFonts w:ascii="Arial" w:hAnsi="Arial" w:cs="Arial"/>
            <w:color w:val="000000" w:themeColor="text1"/>
            <w:sz w:val="24"/>
            <w:szCs w:val="24"/>
          </w:rPr>
          <w:t>species loss</w:t>
        </w:r>
      </w:ins>
      <w:r w:rsidRPr="00C83A50">
        <w:rPr>
          <w:rFonts w:ascii="Arial" w:hAnsi="Arial" w:cs="Arial"/>
          <w:color w:val="000000" w:themeColor="text1"/>
          <w:sz w:val="24"/>
          <w:szCs w:val="24"/>
        </w:rPr>
        <w:t>. This work enhanced our understanding of the robustness and resilience of combined groups of plants and animals to environmental change, hence identifying vulnerable groups and demonstrating novel methods to restore ecosystem functioning</w:t>
      </w:r>
      <w:r w:rsidR="00A500ED" w:rsidRPr="00C83A50">
        <w:rPr>
          <w:rFonts w:ascii="Arial" w:hAnsi="Arial" w:cs="Arial"/>
          <w:color w:val="000000" w:themeColor="text1"/>
          <w:sz w:val="24"/>
          <w:szCs w:val="24"/>
        </w:rPr>
        <w:t xml:space="preserve"> based in identifying important plants and habitats</w:t>
      </w:r>
      <w:r w:rsidRPr="00C83A50">
        <w:rPr>
          <w:rFonts w:ascii="Arial" w:hAnsi="Arial" w:cs="Arial"/>
          <w:color w:val="000000" w:themeColor="text1"/>
          <w:sz w:val="24"/>
          <w:szCs w:val="24"/>
        </w:rPr>
        <w:t>.</w:t>
      </w:r>
    </w:p>
    <w:p w14:paraId="5098106F" w14:textId="1973EB52" w:rsidR="00B22E3E" w:rsidRPr="00C83A50" w:rsidRDefault="00B22E3E" w:rsidP="006D4A02">
      <w:pPr>
        <w:pStyle w:val="ListParagraph"/>
        <w:numPr>
          <w:ilvl w:val="1"/>
          <w:numId w:val="1"/>
        </w:numPr>
        <w:spacing w:after="120" w:line="480" w:lineRule="auto"/>
        <w:rPr>
          <w:rFonts w:ascii="Arial" w:hAnsi="Arial" w:cs="Arial"/>
          <w:b/>
          <w:bCs/>
          <w:i/>
          <w:iCs/>
          <w:color w:val="000000" w:themeColor="text1"/>
          <w:sz w:val="24"/>
          <w:szCs w:val="24"/>
        </w:rPr>
      </w:pPr>
      <w:r w:rsidRPr="00C83A50">
        <w:rPr>
          <w:rFonts w:ascii="Arial" w:hAnsi="Arial" w:cs="Arial"/>
          <w:b/>
          <w:bCs/>
          <w:i/>
          <w:iCs/>
          <w:color w:val="000000" w:themeColor="text1"/>
          <w:sz w:val="24"/>
          <w:szCs w:val="24"/>
        </w:rPr>
        <w:t>Landscape scale</w:t>
      </w:r>
    </w:p>
    <w:p w14:paraId="74BB6004" w14:textId="407774F9"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Networks at the field or habitat scale are inherently nested within a wider landscape of complex interactions</w:t>
      </w:r>
      <w:r w:rsidR="00A11BCA" w:rsidRPr="00C83A50">
        <w:rPr>
          <w:rFonts w:ascii="Arial" w:hAnsi="Arial" w:cs="Arial"/>
          <w:color w:val="000000" w:themeColor="text1"/>
          <w:sz w:val="24"/>
          <w:szCs w:val="24"/>
        </w:rPr>
        <w:t xml:space="preserve"> </w:t>
      </w:r>
      <w:r w:rsidR="00F81693"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{"citationItems":[{"id":"ITEM-1","itemData":{"DOI":"10.1111/ele.12117","ISSN":"14610248","abstract":"There have been considerable advances in our understanding of the tolerance of species interaction networks to sequential extinctions of plants and animals. However, communities of species exist in a mosaic of habitats, and the vulnerability of habitats to anthropogenic change varies. Here, we model the cascading effects of habitat loss, driven by plant extinctions, on the robustness of multiple animal groups. Our network is constructed from empirical observations of 11 animal groups in 12 habitats on farmland. We simulated sequential habitat removal scenarios: randomly; according to prior information; and with a genetic algorithm to identify best- and worst-case permutations of habitat loss. We identified two semi-natural habitats (waste ground and hedgerows together comprising  &lt;  5% of the total area of the farm) as disproportionately important to the integrity of the overall network. Our approach provides a new tool for network ecologists and for directing the management and restoration of multiple-habitat sites. © 2013 John Wiley  &amp;  Sons Ltd/CNRS.","author":[{"dropping-particle":"","family":"Evans","given":"Darren M.","non-dropping-particle":"","parse-names":false,"suffix":""},{"dropping-particle":"","family":"Pocock","given":"Michael J O","non-dropping-particle":"","parse-names":false,"suffix":""},{"dropping-particle":"","family":"Memmott","given":"Jane","non-dropping-particle":"","parse-names":false,"suffix":""}],"container-title":"Ecology Letters","id":"ITEM-1","issue":"7","issued":{"date-parts":[["2013"]]},"page":"844-852","publisher":"Blackwell Publishing Ltd","title":"The robustness of a network of ecological networks to habitat loss","type":"article-journal","volume":"16"},"uris":["http://www.mendeley.com/documents/?uuid=71c3d260-e25a-37cf-a3e8-68a96f03d59e"]}],"mendeley":{"formattedCitation":"(Evans et al., 2013)","plainTextFormattedCitation":"(Evans et al., 2013)","previouslyFormattedCitation":"(Evans et al., 2013)"},"properties":{"noteIndex":0},"schema":"https://github.com/citation-style-language/schema/raw/master/csl-citation.json"}</w:instrText>
      </w:r>
      <w:r w:rsidR="00F81693"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(Evans et al., 2013)</w:t>
      </w:r>
      <w:r w:rsidR="00F81693"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These</w:t>
      </w:r>
      <w:del w:id="67" w:author="Fredric Windsor" w:date="2022-02-01T09:45:00Z">
        <w:r w:rsidRPr="00C83A50" w:rsidDel="00C76091">
          <w:rPr>
            <w:rFonts w:ascii="Arial" w:hAnsi="Arial" w:cs="Arial"/>
            <w:color w:val="000000" w:themeColor="text1"/>
            <w:sz w:val="24"/>
            <w:szCs w:val="24"/>
          </w:rPr>
          <w:delText xml:space="preserve"> multilayer</w:delText>
        </w:r>
      </w:del>
      <w:r w:rsidRPr="00C83A50">
        <w:rPr>
          <w:rFonts w:ascii="Arial" w:hAnsi="Arial" w:cs="Arial"/>
          <w:color w:val="000000" w:themeColor="text1"/>
          <w:sz w:val="24"/>
          <w:szCs w:val="24"/>
        </w:rPr>
        <w:t xml:space="preserve"> networks connect habitats at a range of scales, with connections resulting either from the movement of individual organisms in space (i.e., the utilisation of multiple habitats by the same organism or long-distance dispersal among populations), by the use of different habitats by different populations of the same species, or by the transfer and flux of materials and energy across the landscape through existing networks of species</w:t>
      </w:r>
      <w:r w:rsidR="00A11BCA" w:rsidRPr="00C83A50">
        <w:rPr>
          <w:rFonts w:ascii="Arial" w:hAnsi="Arial" w:cs="Arial"/>
          <w:color w:val="000000" w:themeColor="text1"/>
          <w:sz w:val="24"/>
          <w:szCs w:val="24"/>
        </w:rPr>
        <w:t xml:space="preserve"> </w:t>
      </w:r>
      <w:r w:rsidR="00F81693"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{"citationItems":[{"id":"ITEM-1","itemData":{"DOI":"10.1016/B978-0-12-420002-9.00005-6","ISSN":"00652504","abstract":"The organisation of human-populated landscapes results from many interacting processes tied to the historical development of societies and human activities. Agriculture, in particular, has dramatically altered much of the Earth's surface over many millennia. Landscape mosaics can be used to understand these impacts, which are increasing at an accelerating rate on a global scale. On a local-to-regional scale, mosaic concepts are also of practical interest for designing natural enemy-based pest control strategies as an alternative to intensive pesticide use.Considerable empirical and theoretical work has been conducted into these approaches recent years, although it has largely dealt with issues of landscape biodiversity at the species population level, rather than considering the role of species interactions. When viewed as interaction networks, agricultural landscapes can be used to address a more diverse suite of topics, such as those related to network complexity, community demographics, or ecosystem functioning, and how these properties vary with the complexity of the landscape mosaic over time and space.Ultimately, the functioning of an agricultural landscape determines the production of ecosystem services, such as crop production and pest control, yet ecological theory-based management options are still scarce. Consequently, there is a significant gap to be bridged between the current state-of-the-art in theoretical ecology and practical strategies for the management of agricultural landscapes. One way to bridge this gap involves developing metaecosystem models that can account for the movement and internal dynamics of both biotic and abiotic components of ecosystems. By recognising the specifics of agricultural landscapes, that is, their heterogeneity over time and space, the occurrence of frequent perturbations and the importance of nutrient additions at the landscape scale, metaecosystem models can be proposed to answer some current challenges in agroecology. © 2013 Elsevier Ltd.","author":[{"dropping-particle":"","family":"Massol","given":"François","non-dropping-particle":"","parse-names":false,"suffix":""},{"dropping-particle":"","family":"Petit","given":"Sandrine","non-dropping-particle":"","parse-names":false,"suffix":""}],"container-title":"Advances in Ecological Research","id":"ITEM-1","issued":{"date-parts":[["2013","1","1"]]},"page":"291-338","publisher":"Academic Press Inc.","title":"Interaction networks in agricultural landscape mosaics","type":"chapter","volume":"49"},"uris":["http://www.mendeley.com/documents/?uuid=752a35fe-9a65-3aae-bb6c-58d3708e37ed"]}],"mendeley":{"formattedCitation":"(Massol and Petit, 2013)","plainTextFormattedCitation":"(Massol and Petit, 2013)","previouslyFormattedCitation":"(Massol and Petit, 2013)"},"properties":{"noteIndex":0},"schema":"https://github.com/citation-style-language/schema/raw/master/csl-citation.json"}</w:instrText>
      </w:r>
      <w:r w:rsidR="00F81693"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(Massol and Petit, 2013)</w:t>
      </w:r>
      <w:r w:rsidR="00F81693"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w:t>
      </w:r>
      <w:del w:id="68" w:author="Fredric Windsor" w:date="2022-02-01T09:46:00Z">
        <w:r w:rsidRPr="00C83A50" w:rsidDel="00934965">
          <w:rPr>
            <w:rFonts w:ascii="Arial" w:hAnsi="Arial" w:cs="Arial"/>
            <w:color w:val="000000" w:themeColor="text1"/>
            <w:sz w:val="24"/>
            <w:szCs w:val="24"/>
          </w:rPr>
          <w:delText>The solid body of work</w:delText>
        </w:r>
      </w:del>
      <w:ins w:id="69" w:author="Fredric Windsor" w:date="2022-02-01T09:46:00Z">
        <w:r w:rsidR="00934965">
          <w:rPr>
            <w:rFonts w:ascii="Arial" w:hAnsi="Arial" w:cs="Arial"/>
            <w:color w:val="000000" w:themeColor="text1"/>
            <w:sz w:val="24"/>
            <w:szCs w:val="24"/>
          </w:rPr>
          <w:t>Research</w:t>
        </w:r>
      </w:ins>
      <w:r w:rsidRPr="00C83A50">
        <w:rPr>
          <w:rFonts w:ascii="Arial" w:hAnsi="Arial" w:cs="Arial"/>
          <w:color w:val="000000" w:themeColor="text1"/>
          <w:sz w:val="24"/>
          <w:szCs w:val="24"/>
        </w:rPr>
        <w:t xml:space="preserve"> on meta</w:t>
      </w:r>
      <w:ins w:id="70" w:author="Fredric Windsor" w:date="2022-02-01T10:12:00Z">
        <w:r w:rsidR="00C97679">
          <w:rPr>
            <w:rFonts w:ascii="Arial" w:hAnsi="Arial" w:cs="Arial"/>
            <w:color w:val="000000" w:themeColor="text1"/>
            <w:sz w:val="24"/>
            <w:szCs w:val="24"/>
          </w:rPr>
          <w:t>-</w:t>
        </w:r>
      </w:ins>
      <w:r w:rsidRPr="00C83A50">
        <w:rPr>
          <w:rFonts w:ascii="Arial" w:hAnsi="Arial" w:cs="Arial"/>
          <w:color w:val="000000" w:themeColor="text1"/>
          <w:sz w:val="24"/>
          <w:szCs w:val="24"/>
        </w:rPr>
        <w:t>communities shows that, due to the inherent heterogeneity of ecological systems across space, the network of networks affects the response of both the overall network and</w:t>
      </w:r>
      <w:del w:id="71" w:author="Fredric Windsor" w:date="2022-02-01T09:46:00Z">
        <w:r w:rsidRPr="00C83A50" w:rsidDel="00934965">
          <w:rPr>
            <w:rFonts w:ascii="Arial" w:hAnsi="Arial" w:cs="Arial"/>
            <w:color w:val="000000" w:themeColor="text1"/>
            <w:sz w:val="24"/>
            <w:szCs w:val="24"/>
          </w:rPr>
          <w:delText xml:space="preserve"> of</w:delText>
        </w:r>
      </w:del>
      <w:r w:rsidRPr="00C83A50">
        <w:rPr>
          <w:rFonts w:ascii="Arial" w:hAnsi="Arial" w:cs="Arial"/>
          <w:color w:val="000000" w:themeColor="text1"/>
          <w:sz w:val="24"/>
          <w:szCs w:val="24"/>
        </w:rPr>
        <w:t xml:space="preserve"> its subnetworks to perturbations</w:t>
      </w:r>
      <w:r w:rsidR="00A11BCA" w:rsidRPr="00C83A50">
        <w:rPr>
          <w:rFonts w:ascii="Arial" w:hAnsi="Arial" w:cs="Arial"/>
          <w:color w:val="000000" w:themeColor="text1"/>
          <w:sz w:val="24"/>
          <w:szCs w:val="24"/>
        </w:rPr>
        <w:t xml:space="preserve"> </w:t>
      </w:r>
      <w:r w:rsidR="00847FD9"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{"citationItems":[{"id":"ITEM-1","itemData":{"ISBN":"9780226350646","author":[{"dropping-particle":"","family":"Holyoak","given":"M","non-dropping-particle":"","parse-names":false,"suffix":""},{"dropping-particle":"","family":"Leibold","given":"M A","non-dropping-particle":"","parse-names":false,"suffix":""},{"dropping-particle":"","family":"Holt","given":"R D","non-dropping-particle":"","parse-names":false,"suffix":""}],"id":"ITEM-1","issued":{"date-parts":[["2005"]]},"number-of-pages":"1-520","publisher":"The University of Chicago Press","publisher-place":"Chicago, IL, USA","title":"Metacommunities: Spatial Dynamics and Ecological Communities, Holyoak, Leibold, Holt","type":"book"},"uris":["http://www.mendeley.com/documents/?uuid=234ff263-3400-30d2-bce5-8f159d1aa11b"]}],"mendeley":{"formattedCitation":"(Holyoak et al., 2005)","plainTextFormattedCitation":"(Holyoak et al., 2005)","previouslyFormattedCitation":"(Holyoak et al., 2005)"},"properties":{"noteIndex":0},"schema":"https://github.com/citation-style-language/schema/raw/master/csl-citation.json"}</w:instrText>
      </w:r>
      <w:r w:rsidR="00847FD9"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(Holyoak et al., 2005)</w:t>
      </w:r>
      <w:r w:rsidR="00847FD9"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w:t>
      </w:r>
    </w:p>
    <w:p w14:paraId="535F76A8" w14:textId="533C5740"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Several attempts have been made to understand the interactions between networks at the landscape scale in agriculture. These studies have looked at the shared interactions between habitats in order to understand the potential benefits of, for example, shared </w:t>
      </w:r>
      <w:proofErr w:type="spellStart"/>
      <w:r w:rsidRPr="00C83A50">
        <w:rPr>
          <w:rFonts w:ascii="Arial" w:hAnsi="Arial" w:cs="Arial"/>
          <w:color w:val="000000" w:themeColor="text1"/>
          <w:sz w:val="24"/>
          <w:szCs w:val="24"/>
        </w:rPr>
        <w:t>parasitoids</w:t>
      </w:r>
      <w:proofErr w:type="spellEnd"/>
      <w:r w:rsidRPr="00C83A50">
        <w:rPr>
          <w:rFonts w:ascii="Arial" w:hAnsi="Arial" w:cs="Arial"/>
          <w:color w:val="000000" w:themeColor="text1"/>
          <w:sz w:val="24"/>
          <w:szCs w:val="24"/>
        </w:rPr>
        <w:t xml:space="preserve"> of pest herbivores in both crop and non-crop habitats</w:t>
      </w:r>
      <w:r w:rsidR="00A11BCA" w:rsidRPr="00C83A50">
        <w:rPr>
          <w:rFonts w:ascii="Arial" w:hAnsi="Arial" w:cs="Arial"/>
          <w:color w:val="000000" w:themeColor="text1"/>
          <w:sz w:val="24"/>
          <w:szCs w:val="24"/>
        </w:rPr>
        <w:t xml:space="preserve"> </w:t>
      </w:r>
      <w:r w:rsidR="007B4BB8"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{"citationItems":[{"id":"ITEM-1","itemData":{"DOI":"10.1111/mec.12701","ISSN":"1365294X","abstract":"The ecosystem service of insect pest regulation by natural enemies, such as primary parasitoids, may be enhanced by the presence of uncultivated, semi-natural habitats within agro-ecosystems, although quantifying such host-parasitoid interactions is difficult. Here, we use rRNA 16S gene sequencing to assess both the level of parasitism by Aphidiinae primary parasitoids and parasitoid identity on a large sample of aphids collected in cultivated and uncultivated agricultural habitats in Western France. We used these data to construct ecological networks to assess the level of compartmentalization between aphid and parasitoid food webs of cultivated and uncultivated habitats. We evaluated the extent to which uncultivated margins provided a resource for parasitoids shared between pest and nonpest aphids. We compared the observed quantitative ecological network described by our molecular approach to an empirical qualitative network based on aphid-parasitoid interactions from traditional rearing data found in the literature. We found that the molecular network was highly compartmentalized and that parasitoid sharing is relatively rare between aphids, especially between crop and noncrop compartments. Moreover, the few cases of putative shared generalist parasitoids were questionable and could be due to the lack of discrimination of cryptic species or from intraspecific host specialization. Our results suggest that apparent competition mediated by Aphidiinae parasitoids is probably rare in agricultural areas and that the contribution of field margins as a source of these biocontrol agents is much more limited than expected. Further large-scale (spatial and temporal) studies on other crops and noncrop habitats are needed to confirm this. © 2014 John Wiley &amp; Sons Ltd.","author":[{"dropping-particle":"","family":"Derocles","given":"Stephane A.P.","non-dropping-particle":"","parse-names":false,"suffix":""},{"dropping-particle":"","family":"Ralec","given":"Anne","non-dropping-particle":"Le","parse-names":false,"suffix":""},{"dropping-particle":"","family":"Besson","given":"Mathilde M.","non-dropping-particle":"","parse-names":false,"suffix":""},{"dropping-particle":"","family":"Maret","given":"Marion","non-dropping-particle":"","parse-names":false,"suffix":""},{"dropping-particle":"","family":"Walton","given":"Alan","non-dropping-particle":"","parse-names":false,"suffix":""},{"dropping-particle":"","family":"Evans","given":"Darren M.","non-dropping-particle":"","parse-names":false,"suffix":""},{"dropping-particle":"","family":"Plantegenest","given":"Manuel","non-dropping-particle":"","parse-names":false,"suffix":""}],"container-title":"Molecular Ecology","id":"ITEM-1","issue":"15","issued":{"date-parts":[["2014"]]},"page":"3900-3911","publisher":"Blackwell Publishing Ltd","title":"Molecular analysis reveals high compartmentalization in aphid-primary parasitoid networks and low parasitoid sharing between crop and noncrop habitats","type":"article-journal","volume":"23"},"uris":["http://www.mendeley.com/documents/?uuid=b0792849-62f0-32b8-a3fb-f993073ed5ad"]}],"mendeley":{"formattedCitation":"(Derocles et al., 2014)","plainTextFormattedCitation":"(Derocles et al., 2014)","previouslyFormattedCitation":"(Derocles et al., 2014)"},"properties":{"noteIndex":0},"schema":"https://github.com/citation-style-language/schema/raw/master/csl-citation.json"}</w:instrText>
      </w:r>
      <w:r w:rsidR="007B4BB8"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(Derocles et al., 2014)</w:t>
      </w:r>
      <w:r w:rsidR="007B4BB8"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They draw on how concepts such as apparent competition, </w:t>
      </w:r>
      <w:proofErr w:type="spellStart"/>
      <w:r w:rsidRPr="00C83A50">
        <w:rPr>
          <w:rFonts w:ascii="Arial" w:hAnsi="Arial" w:cs="Arial"/>
          <w:color w:val="000000" w:themeColor="text1"/>
          <w:sz w:val="24"/>
          <w:szCs w:val="24"/>
        </w:rPr>
        <w:lastRenderedPageBreak/>
        <w:t>spillover</w:t>
      </w:r>
      <w:proofErr w:type="spellEnd"/>
      <w:r w:rsidRPr="00C83A50">
        <w:rPr>
          <w:rFonts w:ascii="Arial" w:hAnsi="Arial" w:cs="Arial"/>
          <w:color w:val="000000" w:themeColor="text1"/>
          <w:sz w:val="24"/>
          <w:szCs w:val="24"/>
        </w:rPr>
        <w:t xml:space="preserve"> effects, and top-down/bottom-up effects proliferate into crop</w:t>
      </w:r>
      <w:del w:id="72" w:author="Fredric Windsor" w:date="2022-02-01T10:06:00Z">
        <w:r w:rsidRPr="00C83A50" w:rsidDel="006260EF">
          <w:rPr>
            <w:rFonts w:ascii="Arial" w:hAnsi="Arial" w:cs="Arial"/>
            <w:color w:val="000000" w:themeColor="text1"/>
            <w:sz w:val="24"/>
            <w:szCs w:val="24"/>
          </w:rPr>
          <w:delText>ped</w:delText>
        </w:r>
      </w:del>
      <w:r w:rsidRPr="00C83A50">
        <w:rPr>
          <w:rFonts w:ascii="Arial" w:hAnsi="Arial" w:cs="Arial"/>
          <w:color w:val="000000" w:themeColor="text1"/>
          <w:sz w:val="24"/>
          <w:szCs w:val="24"/>
        </w:rPr>
        <w:t xml:space="preserve"> systems, potentially improving yields. For instance, the potential of top-down effects</w:t>
      </w:r>
      <w:ins w:id="73" w:author="Fredric Windsor" w:date="2022-01-30T12:37:00Z">
        <w:r w:rsidR="00BD2039">
          <w:rPr>
            <w:rFonts w:ascii="Arial" w:hAnsi="Arial" w:cs="Arial"/>
            <w:color w:val="000000" w:themeColor="text1"/>
            <w:sz w:val="24"/>
            <w:szCs w:val="24"/>
          </w:rPr>
          <w:t>,</w:t>
        </w:r>
      </w:ins>
      <w:ins w:id="74" w:author="Fredric Windsor" w:date="2022-01-30T12:32:00Z">
        <w:r w:rsidR="00D74D51">
          <w:rPr>
            <w:rFonts w:ascii="Arial" w:hAnsi="Arial" w:cs="Arial"/>
            <w:color w:val="000000" w:themeColor="text1"/>
            <w:sz w:val="24"/>
            <w:szCs w:val="24"/>
          </w:rPr>
          <w:t xml:space="preserve"> </w:t>
        </w:r>
      </w:ins>
      <w:ins w:id="75" w:author="Fredric Windsor" w:date="2022-01-30T12:37:00Z">
        <w:r w:rsidR="00BD2039">
          <w:rPr>
            <w:rFonts w:ascii="Arial" w:hAnsi="Arial" w:cs="Arial"/>
            <w:color w:val="000000" w:themeColor="text1"/>
            <w:sz w:val="24"/>
            <w:szCs w:val="24"/>
          </w:rPr>
          <w:t>otherwise known as</w:t>
        </w:r>
      </w:ins>
      <w:ins w:id="76" w:author="Fredric Windsor" w:date="2022-01-30T12:32:00Z">
        <w:r w:rsidR="00D74D51">
          <w:rPr>
            <w:rFonts w:ascii="Arial" w:hAnsi="Arial" w:cs="Arial"/>
            <w:color w:val="000000" w:themeColor="text1"/>
            <w:sz w:val="24"/>
            <w:szCs w:val="24"/>
          </w:rPr>
          <w:t xml:space="preserve"> trophic </w:t>
        </w:r>
      </w:ins>
      <w:ins w:id="77" w:author="Fredric Windsor" w:date="2022-01-30T12:37:00Z">
        <w:r w:rsidR="00553A9E">
          <w:rPr>
            <w:rFonts w:ascii="Arial" w:hAnsi="Arial" w:cs="Arial"/>
            <w:color w:val="000000" w:themeColor="text1"/>
            <w:sz w:val="24"/>
            <w:szCs w:val="24"/>
          </w:rPr>
          <w:t>cascades</w:t>
        </w:r>
        <w:r w:rsidR="00BD2039">
          <w:rPr>
            <w:rFonts w:ascii="Arial" w:hAnsi="Arial" w:cs="Arial"/>
            <w:color w:val="000000" w:themeColor="text1"/>
            <w:sz w:val="24"/>
            <w:szCs w:val="24"/>
          </w:rPr>
          <w:t>,</w:t>
        </w:r>
      </w:ins>
      <w:r w:rsidRPr="00C83A50">
        <w:rPr>
          <w:rFonts w:ascii="Arial" w:hAnsi="Arial" w:cs="Arial"/>
          <w:color w:val="000000" w:themeColor="text1"/>
          <w:sz w:val="24"/>
          <w:szCs w:val="24"/>
        </w:rPr>
        <w:t xml:space="preserve"> to regulate pests may be achieved by manipulating habitat heterogeneity. Habitat heterogeneity causes changes in the feeding behaviour of generalist predators, leading to the presence of predators feeding on a greater number of prey taxa</w:t>
      </w:r>
      <w:r w:rsidR="00A11BCA" w:rsidRPr="00C83A50">
        <w:rPr>
          <w:rFonts w:ascii="Arial" w:hAnsi="Arial" w:cs="Arial"/>
          <w:color w:val="000000" w:themeColor="text1"/>
          <w:sz w:val="24"/>
          <w:szCs w:val="24"/>
        </w:rPr>
        <w:t xml:space="preserve"> </w:t>
      </w:r>
      <w:r w:rsidR="00110CA2"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{"citationItems":[{"id":"ITEM-1","itemData":{"DOI":"10.1111/1365-2435.13028","ISSN":"13652435","abstract":"The “habitat heterogeneity hypothesis” predicts positive effects of structural complexity on species coexistence. Increasing habitat heterogeneity can change the diversity (number of species, abundances) and the functional roles of communities. The latter, however, is not well understood as species and individuals may respond very differently and dynamically to a changing environment. Here, we experimentally test how habitat heterogeneity affects generalist arthropod predators, including epigaeic spiders, carabid and staphylinid beetles, under natural conditions by assessing their diversity and directly measuring their trophic interactions (which provide a proxy for their functional roles). The experiment was conducted in spring barley fields in Southern Sweden where habitat heterogeneity was manipulated by increasing within-field plant diversity. Increased habitat heterogeneity triggered rapid changes in the feeding behaviour of generalist predators characterized by lower trophic specialization at both network (H2’, degree of interaction specialization in the entire network) and species level (d’, degree of interaction specialization at the species level). We presume that this is because spatial separation resulted in relaxed competition and allowed an increased overlap in resources used among predator species. Predators collected from heterogenous habitats also showed greater individual-level dietary variability which might be ascribed to relaxed intraspecific competition. Our results provide conclusive evidence that habitat heterogeneity can induce rapid behavioural responses independent of changes in diversity, potentially promoting the stability of ecosystem functions. A plain language summary is available for this article.","author":[{"dropping-particle":"","family":"Staudacher","given":"Karin","non-dropping-particle":"","parse-names":false,"suffix":""},{"dropping-particle":"","family":"Rennstam Rubbmark","given":"Oskar","non-dropping-particle":"","parse-names":false,"suffix":""},{"dropping-particle":"","family":"Birkhofer","given":"Klaus","non-dropping-particle":"","parse-names":false,"suffix":""},{"dropping-particle":"","family":"Malsher","given":"Gerard","non-dropping-particle":"","parse-names":false,"suffix":""},{"dropping-particle":"","family":"Sint","given":"Daniela","non-dropping-particle":"","parse-names":false,"suffix":""},{"dropping-particle":"","family":"Jonsson","given":"Mattias","non-dropping-particle":"","parse-names":false,"suffix":""},{"dropping-particle":"","family":"Traugott","given":"Michael","non-dropping-particle":"","parse-names":false,"suffix":""}],"container-title":"Functional Ecology","editor":[{"dropping-particle":"","family":"El</w:instrText>
      </w:r>
      <w:r w:rsidR="00D25DA7" w:rsidRPr="00C83A50">
        <w:rPr>
          <w:rFonts w:ascii="Cambria Math" w:hAnsi="Cambria Math" w:cs="Cambria Math"/>
          <w:color w:val="000000" w:themeColor="text1"/>
          <w:sz w:val="24"/>
          <w:szCs w:val="24"/>
        </w:rPr>
        <w:instrText>‐</w:instrText>
      </w:r>
      <w:r w:rsidR="00D25DA7" w:rsidRPr="00C83A50">
        <w:rPr>
          <w:rFonts w:ascii="Arial" w:hAnsi="Arial" w:cs="Arial"/>
          <w:color w:val="000000" w:themeColor="text1"/>
          <w:sz w:val="24"/>
          <w:szCs w:val="24"/>
        </w:rPr>
        <w:instrText>Sabaawi","given":"Rana","non-dropping-particle":"","parse-names":false,"suffix":""}],"id":"ITEM-1","issue":"3","issued":{"date-parts":[["2018","3","1"]]},"page":"809-819","publisher":"Blackwell Publishing Ltd","title":"Habitat heterogeneity induces rapid changes in the feeding behaviour of generalist arthropod predators","type":"article-journal","volume":"32"},"uris":["http://www.mendeley.com/documents/?uuid=70afe80d-808b-32cc-9564-1031684ba30c"]}],"mendeley":{"formattedCitation":"(Staudacher et al., 2018)","plainTextFormattedCitation":"(Staudacher et al., 2018)","previouslyFormattedCitation":"(Staudacher et al., 2018)"},"properties":{"noteIndex":0},"schema":"https://github.com/citation-style-language/schema/raw/master/csl-citation.json"}</w:instrText>
      </w:r>
      <w:r w:rsidR="00110CA2"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(Staudacher et al., 2018)</w:t>
      </w:r>
      <w:r w:rsidR="00110CA2"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Generalist predators, in turn, are known to shift ecosystem states</w:t>
      </w:r>
      <w:r w:rsidR="00E3322E" w:rsidRPr="00C83A50">
        <w:rPr>
          <w:rFonts w:ascii="Arial" w:hAnsi="Arial" w:cs="Arial"/>
          <w:color w:val="000000" w:themeColor="text1"/>
          <w:sz w:val="24"/>
          <w:szCs w:val="24"/>
        </w:rPr>
        <w:t xml:space="preserve"> through exerting predation pressure on pest species (e.g., </w:t>
      </w:r>
      <w:r w:rsidR="005905BC" w:rsidRPr="00C83A50">
        <w:rPr>
          <w:rFonts w:ascii="Arial" w:hAnsi="Arial" w:cs="Arial"/>
          <w:color w:val="000000" w:themeColor="text1"/>
          <w:sz w:val="24"/>
          <w:szCs w:val="24"/>
        </w:rPr>
        <w:t>fruit-eating birds in orchards)</w:t>
      </w:r>
      <w:r w:rsidRPr="00C83A50">
        <w:rPr>
          <w:rFonts w:ascii="Arial" w:hAnsi="Arial" w:cs="Arial"/>
          <w:color w:val="000000" w:themeColor="text1"/>
          <w:sz w:val="24"/>
          <w:szCs w:val="24"/>
        </w:rPr>
        <w:t xml:space="preserve">, </w:t>
      </w:r>
      <w:r w:rsidR="003871FB" w:rsidRPr="00C83A50">
        <w:rPr>
          <w:rFonts w:ascii="Arial" w:hAnsi="Arial" w:cs="Arial"/>
          <w:color w:val="000000" w:themeColor="text1"/>
          <w:sz w:val="24"/>
          <w:szCs w:val="24"/>
        </w:rPr>
        <w:t xml:space="preserve">generating an increased </w:t>
      </w:r>
      <w:r w:rsidRPr="00C83A50">
        <w:rPr>
          <w:rFonts w:ascii="Arial" w:hAnsi="Arial" w:cs="Arial"/>
          <w:color w:val="000000" w:themeColor="text1"/>
          <w:sz w:val="24"/>
          <w:szCs w:val="24"/>
        </w:rPr>
        <w:t>productivity of plants in natural systems and crops</w:t>
      </w:r>
      <w:r w:rsidR="00A11BCA" w:rsidRPr="00C83A50">
        <w:rPr>
          <w:rFonts w:ascii="Arial" w:hAnsi="Arial" w:cs="Arial"/>
          <w:color w:val="000000" w:themeColor="text1"/>
          <w:sz w:val="24"/>
          <w:szCs w:val="24"/>
        </w:rPr>
        <w:t xml:space="preserve"> </w:t>
      </w:r>
      <w:r w:rsidR="00110CA2"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{"citationItems":[{"id":"ITEM-1","itemData":{"DOI":"10.1111/1365-2664.13172","ISSN":"00218901","abstract":"Suppression of pest species via a native predator is a regulating ecosystem service that has the potential to limit crop damage and produce economic benefits. American kestrels Falco sparverius are widespread, highly mobile, generalist predators that hunt in human-dominated habitats and have the potential to provide previously undocumented ecosystem services in agricultural landscapes. We hypothesized that kestrel activity associated with nest boxes and artificial perches acts to increase perceived predation risk that, in combination with direct predation, can reduce fruit-eating bird abundances in orchards. We used counts and observations of fruit-eating birds from fixed-width transect surveys to investigate variation in bird abundances and to estimate sweet cherry loss in cherry orchards with and without active kestrel boxes. We also conducted a benefit–cost analysis of nest box installation and used regional economic modelling to estimate macroeconomic impacts of increased sweet cherry production in Michigan, an important US fruit production region. Fruit-eating bird counts were significantly lower at orchards with active kestrel boxes. Although kestrels used the perches in young orchard blocks and may benefit from them, the presence of perches did not have a significant effect on bird counts. Benefit–cost ratios for kestrel nest boxes indicated that for every dollar spent on nest boxes, $84 to $357 of sweet cherries would be saved from fruit-eating birds. Regional economic modelling predicted that increased sweet cherry production from reduced bird damage would result in 46–50 jobs created and $2.2 million to $2.4 million in increased income for the state of Michigan over a 5-year period. Synthesis and applications. Kestrel nest boxes in sweet cherry orchards provide a highly cost-effective ecosystem service with potential reverberating benefits for a regional economy. Box occupancy rates will undoubtedly vary across landscapes and regions. However, costs to install and maintain boxes are small and, even if box occupancy rates are low, boxes can direct kestrel activity to particular places in agricultural landscapes where they can deter pest birds. Thus, the potential benefits for fruit crops greatly outweigh the costs of this pest management strategy.","author":[{"dropping-particle":"","family":"Shave","given":"Megan E.","non-dropping-particle":"","parse-names":false,"suffix":""},{"dropping-particle":"","family":"Shwiff","given":"Stephanie A.","non-dropping-particle":"","parse-names":false,"suffix":""},{"dropping-particle":"","family":"Elser","given":"Julie L.","non-dropping-particle":"","parse-names":false,"suffix":""},{"dropping-particle":"","family":"Lindell","given":"Catherine A.","non-dropping-particle":"","parse-names":false,"suffix":""}],"container-title":"Journal of Applied Ecology","editor":[{"dropping-particle":"","family":"Siriwardena","given":"Gavin","non-dropping-particle":"","parse-names":false,"suffix":""}],"id":"ITEM-1","issue":"5","issued":{"date-parts":[["2018","9","1"]]},"page":"2451-2460","publisher":"Blackwell Publishing Ltd","title":"Falcons using orchard nest boxes reduce fruit-eating bird abundances and provide economic benefits for a fruit-growing region","type":"article-journal","volume":"55"},"uris":["http://www.mendeley.com/documents/?uuid=1e74fe0b-6681-35a8-8406-90243ba1dd71"]}],"mendeley":{"formattedCitation":"(Shave et al., 2018)","plainTextFormattedCitation":"(Shave et al., 2018)","previouslyFormattedCitation":"(Shave et al., 2018)"},"properties":{"noteIndex":0},"schema":"https://github.com/citation-style-language/schema/raw/master/csl-citation.json"}</w:instrText>
      </w:r>
      <w:r w:rsidR="00110CA2"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(Shave et al., 2018)</w:t>
      </w:r>
      <w:r w:rsidR="00110CA2"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w:t>
      </w:r>
    </w:p>
    <w:p w14:paraId="1057F8F4" w14:textId="3A11982E"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There are a range of methods for linking and analysing these spatial networks in agricultural regions. The concept of meta-networks</w:t>
      </w:r>
      <w:r w:rsidR="009723F8"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 an extension of previous meta-population, community and ecosystem theory</w:t>
      </w:r>
      <w:r w:rsidR="009723F8"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 has recently been developed to link previously isolated habitat-specific networks</w:t>
      </w:r>
      <w:r w:rsidR="00A11BCA" w:rsidRPr="00C83A50">
        <w:rPr>
          <w:rFonts w:ascii="Arial" w:hAnsi="Arial" w:cs="Arial"/>
          <w:color w:val="000000" w:themeColor="text1"/>
          <w:sz w:val="24"/>
          <w:szCs w:val="24"/>
        </w:rPr>
        <w:t xml:space="preserve"> </w:t>
      </w:r>
      <w:r w:rsidR="00D4661B"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{"citationItems":[{"id":"ITEM-1","itemData":{"DOI":"10.1111/ele.12909","ISSN":"1461023X","abstract":"Mutualistic interactions repeatedly preserved across fragmented landscapes can scale-up to form a spatial metanetwork describing the distribution of interactions across patches. We explored the structure of a bird seed-dispersal (BSD) metanetwork in 16 Neotropical forest fragments to test whether a distinct subset of BSD-interactions may mediate landscape functional connectivity. The metanetwork is interaction-rich, modular and poorly connected, showing high beta-diversity and turnover of species and interactions. Interactions involving large-sized species were lost in fragments &lt; 10 000 ha, indicating a strong filtering by habitat fragmentation on the functional diversity of BSD-interactions. Persistent interactions were performed by small-seeded, fast growing plant species and by generalist, small-bodied bird species able to cross the fragmented landscape. This reduced subset of interactions forms the metanetwork components persisting to defaunation and fragmentation, and may generate long-term deficits of carbon storage while delaying forest regeneration at the landscape level.","author":[{"dropping-particle":"","family":"Emer","given":"Carine","non-dropping-particle":"","parse-names":false,"suffix":""},{"dropping-particle":"","family":"Galetti","given":"Mauro","non-dropping-particle":"","parse-names":false,"suffix":""},{"dropping-particle":"","family":"Pizo","given":"Marco A.","non-dropping-particle":"","parse-names":false,"suffix":""},{"dropping-particle":"","family":"Guimarães","given":"Paulo R.","non-dropping-particle":"","parse-names":false,"suffix":""},{"dropping-particle":"","family":"Moraes","given":"Suelen","non-dropping-particle":"","parse-names":false,"suffix":""},{"dropping-particle":"","family":"Piratelli","given":"Augusto","non-dropping-particle":"","parse-names":false,"suffix":""},{"dropping-particle":"","family":"Jordano","given":"Pedro","non-dropping-particle":"","parse-names":false,"suffix":""}],"container-title":"Ecology Letters","editor":[{"dropping-particle":"","family":"Saavedra","given":"Serguei","non-dropping-particle":"","parse-names":false,"suffix":""}],"id":"ITEM-1","issue":"4","issued":{"date-parts":[["2018","4","1"]]},"page":"484-493","publisher":"Blackwell Publishing Ltd","title":"Seed-dispersal interactions in fragmented landscapes - a metanetwork approach","type":"article-journal","volume":"21"},"uris":["http://www.mendeley.com/documents/?uuid=e0d639f0-82ac-3fe8-a1fd-9cf744cf430f"]}],"mendeley":{"formattedCitation":"(Emer et al., 2018)","plainTextFormattedCitation":"(Emer et al., 2018)","previouslyFormattedCitation":"(Emer et al., 2018)"},"properties":{"noteIndex":0},"schema":"https://github.com/citation-style-language/schema/raw/master/csl-citation.json"}</w:instrText>
      </w:r>
      <w:r w:rsidR="00D4661B"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(Emer et al., 2018)</w:t>
      </w:r>
      <w:r w:rsidR="00D4661B"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Furthermore, </w:t>
      </w:r>
      <w:r w:rsidR="00A13021" w:rsidRPr="00C83A50">
        <w:rPr>
          <w:rFonts w:ascii="Arial" w:hAnsi="Arial" w:cs="Arial"/>
          <w:color w:val="000000" w:themeColor="text1"/>
          <w:sz w:val="24"/>
          <w:szCs w:val="24"/>
        </w:rPr>
        <w:t xml:space="preserve">spatial </w:t>
      </w:r>
      <w:r w:rsidRPr="00C83A50">
        <w:rPr>
          <w:rFonts w:ascii="Arial" w:hAnsi="Arial" w:cs="Arial"/>
          <w:color w:val="000000" w:themeColor="text1"/>
          <w:sz w:val="24"/>
          <w:szCs w:val="24"/>
        </w:rPr>
        <w:t>networks including ecological, social and management systems</w:t>
      </w:r>
      <w:r w:rsidR="00C35B92"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 have been proposed</w:t>
      </w:r>
      <w:r w:rsidR="00A11BCA" w:rsidRPr="00C83A50">
        <w:rPr>
          <w:rFonts w:ascii="Arial" w:hAnsi="Arial" w:cs="Arial"/>
          <w:color w:val="000000" w:themeColor="text1"/>
          <w:sz w:val="24"/>
          <w:szCs w:val="24"/>
        </w:rPr>
        <w:t xml:space="preserve"> </w:t>
      </w:r>
      <w:r w:rsidR="002C3B1E"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{"citationItems":[{"id":"ITEM-1","itemData":{"DOI":"10.1016/j.tree.2016.10.011","ISSN":"01695347","abstract":"Managing ecosystems to provide ecosystem services in the face of global change is a pressing challenge for policy and science. Predicting how alternative management actions and changing future conditions will alter services is complicated by interactions among components in ecological and socioeconomic systems. Failure to understand those interactions can lead to detrimental outcomes from management decisions. Network theory that integrates ecological and socioeconomic systems may provide a path to meeting this challenge. While network theory offers promising approaches to examine ecosystem services, few studies have identified how to operationalize networks for managing and assessing diverse ecosystem services. We propose a framework for how to use networks to assess how drivers and management actions will directly and indirectly alter ecosystem services.","author":[{"dropping-particle":"","family":"Dee","given":"Laura E.","non-dropping-particle":"","parse-names":false,"suffix":""},{"dropping-particle":"","family":"Allesina","given":"Stefano","non-dropping-particle":"","parse-names":false,"suffix":""},{"dropping-particle":"","family":"Bonn","given":"Aletta","non-dropping-particle":"","parse-names":false,"suffix":""},{"dropping-particle":"","family":"Eklöf","given":"Anna","non-dropping-particle":"","parse-names":false,"suffix":""},{"dropping-particle":"","family":"Gaines","given":"Steven D.","non-dropping-particle":"","parse-names":false,"suffix":""},{"dropping-particle":"","family":"Hines","given":"Jes","non-dropping-particle":"","parse-names":false,"suffix":""},{"dropping-particle":"","family":"Jacob","given":"Ute","non-dropping-particle":"","parse-names":false,"suffix":""},{"dropping-particle":"","family":"McDonald-Madden","given":"Eve","non-dropping-particle":"","parse-names":false,"suffix":""},{"dropping-particle":"","family":"Possingham","given":"Hugh","non-dropping-particle":"","parse-names":false,"suffix":""},{"dropping-particle":"","family":"Schröter","given":"Matthias","non-dropping-particle":"","parse-names":false,"suffix":""},{"dropping-particle":"","family":"Thompson","given":"Ross M.","non-dropping-particle":"","parse-names":false,"suffix":""}],"container-title":"Trends in Ecology and Evolution","id":"ITEM-1","issue":"2","issued":{"date-parts":[["2017","2","1"]]},"page":"118-130","publisher":"Elsevier Ltd","title":"Operationalizing Network Theory for Ecosystem Service Assessments","type":"article-journal","volume":"32"},"uris":["http://www.mendeley.com/documents/?uuid=2ab56eb7-1625-3cc3-9ca3-1a5ba77e3270"]}],"mendeley":{"formattedCitation":"(Dee et al., 2017)","plainTextFormattedCitation":"(Dee et al., 2017)","previouslyFormattedCitation":"(Dee et al., 2017)"},"properties":{"noteIndex":0},"schema":"https://github.com/citation-style-language/schema/raw/master/csl-citation.json"}</w:instrText>
      </w:r>
      <w:r w:rsidR="002C3B1E"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(Dee et al., 2017)</w:t>
      </w:r>
      <w:r w:rsidR="002C3B1E"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This field is developing rapidly, yet further advances are required before we fully understand how networks at intermediate, landscape scales interact with one another to affect ecological processes</w:t>
      </w:r>
      <w:r w:rsidR="00A11BCA" w:rsidRPr="00C83A50">
        <w:rPr>
          <w:rFonts w:ascii="Arial" w:hAnsi="Arial" w:cs="Arial"/>
          <w:color w:val="000000" w:themeColor="text1"/>
          <w:sz w:val="24"/>
          <w:szCs w:val="24"/>
        </w:rPr>
        <w:t xml:space="preserve"> </w:t>
      </w:r>
      <w:r w:rsidR="002C3B1E"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{"citationItems":[{"id":"ITEM-1","itemData":{"DOI":"10.1111/oik.01719","author":[{"dropping-particle":"","family":"Poisot","given":"Timothée","non-dropping-particle":"","parse-names":false,"suffix":""},{"dropping-particle":"","family":"Stouffer","given":"Daniel B.","non-dropping-particle":"","parse-names":false,"suffix":""},{"dropping-particle":"","family":"Gravel","given":"Dominique","non-dropping-particle":"","parse-names":false,"suffix":""}],"container-title":"Oikos","id":"ITEM-1","issue":"3","issued":{"date-parts":[["2015","3","1"]]},"page":"243-251","title":"Beyond species: why ecological interaction networks vary through space and time","type":"article-journal","volume":"124"},"uris":["http://www.mendeley.com/documents/?uuid=39ffb239-928b-38e4-b910-3bd9b5acef97"]}],"mendeley":{"formattedCitation":"(Poisot et al., 2015)","plainTextFormattedCitation":"(Poisot et al., 2015)","previouslyFormattedCitation":"(Poisot et al., 2015)"},"properties":{"noteIndex":0},"schema":"https://github.com/citation-style-language/schema/raw/master/csl-citation.json"}</w:instrText>
      </w:r>
      <w:r w:rsidR="002C3B1E"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(Poisot et al., 2015)</w:t>
      </w:r>
      <w:r w:rsidR="002C3B1E"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Initial studies constructing and investigating networks at broad geographical scales (e.g., Great Britain</w:t>
      </w:r>
      <w:r w:rsidR="00C72F36" w:rsidRPr="00C83A50">
        <w:rPr>
          <w:rFonts w:ascii="Arial" w:hAnsi="Arial" w:cs="Arial"/>
          <w:color w:val="000000" w:themeColor="text1"/>
          <w:sz w:val="24"/>
          <w:szCs w:val="24"/>
        </w:rPr>
        <w:t>;</w:t>
      </w:r>
      <w:r w:rsidR="00A11BCA" w:rsidRPr="00C83A50">
        <w:rPr>
          <w:rFonts w:ascii="Arial" w:hAnsi="Arial" w:cs="Arial"/>
          <w:color w:val="000000" w:themeColor="text1"/>
          <w:sz w:val="24"/>
          <w:szCs w:val="24"/>
        </w:rPr>
        <w:t xml:space="preserve"> </w:t>
      </w:r>
      <w:r w:rsidR="00DD1E4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{"citationItems":[{"id":"ITEM-1","itemData":{"DOI":"10.1111/ele.13157","ISSN":"14610248","abstract":"Understanding spatial variation in the structure and stability of plant–pollinator networks, and their relationship with anthropogenic drivers, is key for maintaining pollination services and miti- gating declines. Constructing sufficient networks to examine patterns over large spatial scales remains challenging. Using biological records (citizen science), we constructed potential plant–pollinator networks at 10 km resolution across Great Britain, comprising all potential interactions inferred from recorded floral visitation and species co-occurrence. We calculated network metrics (species richness, connectance, pollinator and plant generality) and adapted existing methods to assess robustness to sequences of simulated plant extinctions across multiple networks. We found positive relationships between agricultural land cover and both pollinator generality and robust- ness to extinctions under several extinction scenarios. Increased robustness was attributable to changes in plant community composition (fewer extinction-prone species) and network structure (increased pollinator generality). Thus, traits enabling persistence in highly agricultural landscapes can confer robustness to potential future perturbations on plant–pollinator networks.","author":[{"dropping-particle":"","family":"Redhead","given":"John W.","non-dropping-particle":"","parse-names":false,"suffix":""},{"dropping-particle":"","family":"Woodcock","given":"Ben A.","non-dropping-particle":"","parse-names":false,"suffix":""},{"dropping-particle":"","family":"Pocock","given":"Michael J.O.","non-dropping-particle":"","parse-names":false,"suffix":""},{"dropping-particle":"","family":"Pywell","given":"Richard F.","non-dropping-particle":"","parse-names":false,"suffix":""},{"dropping-particle":"","family":"Vanbergen","given":"Adam J.","non-dropping-particle":"","parse-names":false,"suffix":""},{"dropping-particle":"","family":"Oliver","given":"Tom H.","non-dropping-particle":"","parse-names":false,"suffix":""}],"container-title":"Ecology Letters","id":"ITEM-1","issue":"12","issued":{"date-parts":[["2018","12","1"]]},"page":"1821-1832","publisher":"Blackwell Publishing Ltd","title":"Potential landscape-scale pollinator networks across Great Britain: structure, stability and influence of agricultural land cover","type":"article-journal","volume":"21"},"uris":["http://www.mendeley.com/documents/?uuid=f98a8c64-1424-33f9-8267-5ed83beef8dd"]}],"mendeley":{"formattedCitation":"(Redhead et al., 2018)","manualFormatting":"Redhead et al., 2018)","plainTextFormattedCitation":"(Redhead et al., 2018)","previouslyFormattedCitation":"(Redhead et al., 2018)"},"properties":{"noteIndex":0},"schema":"https://github.com/citation-style-language/schema/raw/master/csl-citation.json"}</w:instrText>
      </w:r>
      <w:r w:rsidR="00DD1E4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Redhead et al., 2018)</w:t>
      </w:r>
      <w:r w:rsidR="00DD1E4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demonstrate the potential for constructing spatially connected networks at broad scales using combinations of methods</w:t>
      </w:r>
      <w:r w:rsidR="002C287E" w:rsidRPr="00C83A50">
        <w:rPr>
          <w:rFonts w:ascii="Arial" w:hAnsi="Arial" w:cs="Arial"/>
          <w:color w:val="000000" w:themeColor="text1"/>
          <w:sz w:val="24"/>
          <w:szCs w:val="24"/>
        </w:rPr>
        <w:t>, both</w:t>
      </w:r>
      <w:r w:rsidRPr="00C83A50">
        <w:rPr>
          <w:rFonts w:ascii="Arial" w:hAnsi="Arial" w:cs="Arial"/>
          <w:color w:val="000000" w:themeColor="text1"/>
          <w:sz w:val="24"/>
          <w:szCs w:val="24"/>
        </w:rPr>
        <w:t xml:space="preserve"> new and existing. We explore some of the new developments and advances in this area of network ecology in subsequent sections (see </w:t>
      </w:r>
      <w:r w:rsidRPr="00C83A50">
        <w:rPr>
          <w:rFonts w:ascii="Arial" w:hAnsi="Arial" w:cs="Arial"/>
          <w:i/>
          <w:iCs/>
          <w:color w:val="000000" w:themeColor="text1"/>
          <w:sz w:val="24"/>
          <w:szCs w:val="24"/>
        </w:rPr>
        <w:t>Connecting the agricultural landscape using networks</w:t>
      </w:r>
      <w:r w:rsidRPr="00C83A50">
        <w:rPr>
          <w:rFonts w:ascii="Arial" w:hAnsi="Arial" w:cs="Arial"/>
          <w:color w:val="000000" w:themeColor="text1"/>
          <w:sz w:val="24"/>
          <w:szCs w:val="24"/>
        </w:rPr>
        <w:t>).</w:t>
      </w:r>
    </w:p>
    <w:p w14:paraId="19F66E07" w14:textId="54ED0DE6" w:rsidR="00B22E3E" w:rsidRPr="00C83A50" w:rsidRDefault="00B22E3E" w:rsidP="006D4A02">
      <w:pPr>
        <w:pStyle w:val="ListParagraph"/>
        <w:numPr>
          <w:ilvl w:val="1"/>
          <w:numId w:val="1"/>
        </w:numPr>
        <w:spacing w:after="120" w:line="480" w:lineRule="auto"/>
        <w:rPr>
          <w:rFonts w:ascii="Arial" w:hAnsi="Arial" w:cs="Arial"/>
          <w:b/>
          <w:bCs/>
          <w:i/>
          <w:iCs/>
          <w:color w:val="000000" w:themeColor="text1"/>
          <w:sz w:val="24"/>
          <w:szCs w:val="24"/>
        </w:rPr>
      </w:pPr>
      <w:r w:rsidRPr="00C83A50">
        <w:rPr>
          <w:rFonts w:ascii="Arial" w:hAnsi="Arial" w:cs="Arial"/>
          <w:b/>
          <w:bCs/>
          <w:i/>
          <w:iCs/>
          <w:color w:val="000000" w:themeColor="text1"/>
          <w:sz w:val="24"/>
          <w:szCs w:val="24"/>
        </w:rPr>
        <w:t xml:space="preserve"> Global scale</w:t>
      </w:r>
    </w:p>
    <w:p w14:paraId="1DE7BDAA" w14:textId="30E33CBE"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lastRenderedPageBreak/>
        <w:t>Ecological networks are yet to be fully explored at the global scale, but there are efforts to collate international datasets to help answer macro-ecological questions. Nevertheless, advances in network science more generally are increasingly being applied to agricultural systems data, in particular the global trade of goods</w:t>
      </w:r>
      <w:r w:rsidR="004878BD" w:rsidRPr="00C83A50">
        <w:rPr>
          <w:rFonts w:ascii="Arial" w:hAnsi="Arial" w:cs="Arial"/>
          <w:color w:val="000000" w:themeColor="text1"/>
          <w:sz w:val="24"/>
          <w:szCs w:val="24"/>
        </w:rPr>
        <w:t xml:space="preserve">, </w:t>
      </w:r>
      <w:r w:rsidRPr="00C83A50">
        <w:rPr>
          <w:rFonts w:ascii="Arial" w:hAnsi="Arial" w:cs="Arial"/>
          <w:color w:val="000000" w:themeColor="text1"/>
          <w:sz w:val="24"/>
          <w:szCs w:val="24"/>
        </w:rPr>
        <w:t>services</w:t>
      </w:r>
      <w:r w:rsidR="009E4AC6" w:rsidRPr="00C83A50">
        <w:rPr>
          <w:rFonts w:ascii="Arial" w:hAnsi="Arial" w:cs="Arial"/>
          <w:color w:val="000000" w:themeColor="text1"/>
          <w:sz w:val="24"/>
          <w:szCs w:val="24"/>
        </w:rPr>
        <w:t xml:space="preserve"> </w:t>
      </w:r>
      <w:r w:rsidR="00DD1E4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{"citationItems":[{"id":"ITEM-1","itemData":{"DOI":"10.1098/rstb.2010.0131","ISSN":"0962-8436","abstract":"&lt;p&gt;Recent globalization has been characterized by a decline in the costs of cross-border trade in farm and other products. It has been driven primarily by the information and communication technology revolution and—in the case of farm products—by reductions in governmental distortions to agricultural production, consumption and trade. Both have boosted economic growth and reduced poverty globally, especially in Asia. The first but maybe not the second of these drivers will continue in coming decades. World food prices will depend also on whether (and if so by how much) farm productivity growth continues to outpace demand growth and to what extent diets in emerging economies move towards livestock and horticultural products at the expense of staples. Demand in turn will be driven not only by population and income growth, but also by crude oil prices if they remain at current historically high levels, since that will affect biofuel demand. Climate change mitigation policies and adaptation, water market developments and market access standards particularly for transgenic foods will add to future production, price and trade uncertainties.&lt;/p&gt;","author":[{"dropping-particle":"","family":"Anderson","given":"Kym","non-dropping-particle":"","parse-names":false,"suffix":""}],"container-title":"Philosophical Transactions of the Royal Society B: Biological Sciences","id":"ITEM-1","issue":"1554","issued":{"date-parts":[["2010","9","27"]]},"page":"3007-3021","publisher":"Royal Society","title":"Globalization's effects on world agricultural trade, 1960–2050","type":"article-journal","volume":"365"},"uris":["http://www.mendeley.com/documents/?uuid=74e7c01e-bf8f-3712-83a3-385d50bcf988"]}],"mendeley":{"formattedCitation":"(Anderson, 2010)","plainTextFormattedCitation":"(Anderson, 2010)","previouslyFormattedCitation":"(Anderson, 2010)"},"properties":{"noteIndex":0},"schema":"https://github.com/citation-style-language/schema/raw/master/csl-citation.json"}</w:instrText>
      </w:r>
      <w:r w:rsidR="00DD1E4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(Anderson, 2010)</w:t>
      </w:r>
      <w:r w:rsidR="00DD1E4C" w:rsidRPr="00C83A50">
        <w:rPr>
          <w:rFonts w:ascii="Arial" w:hAnsi="Arial" w:cs="Arial"/>
          <w:color w:val="000000" w:themeColor="text1"/>
          <w:sz w:val="24"/>
          <w:szCs w:val="24"/>
        </w:rPr>
        <w:fldChar w:fldCharType="end"/>
      </w:r>
      <w:r w:rsidR="00304073" w:rsidRPr="00C83A50">
        <w:rPr>
          <w:rFonts w:ascii="Arial" w:hAnsi="Arial" w:cs="Arial"/>
          <w:color w:val="000000" w:themeColor="text1"/>
          <w:sz w:val="24"/>
          <w:szCs w:val="24"/>
        </w:rPr>
        <w:t xml:space="preserve"> and ecosystem services</w:t>
      </w:r>
      <w:r w:rsidR="009E4AC6" w:rsidRPr="00C83A50">
        <w:rPr>
          <w:rFonts w:ascii="Arial" w:hAnsi="Arial" w:cs="Arial"/>
          <w:color w:val="000000" w:themeColor="text1"/>
          <w:sz w:val="24"/>
          <w:szCs w:val="24"/>
        </w:rPr>
        <w:t xml:space="preserve"> </w:t>
      </w:r>
      <w:r w:rsidR="00933409"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{"citationItems":[{"id":"ITEM-1","itemData":{"DOI":"10.1126/sciadv.abe6636","ISSN":"23752548","PMID":"33692110","abstract":"Nations’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justice.","author":[{"dropping-particle":"","family":"Silva","given":"F. D.S.","non-dropping-particle":"","parse-names":false,"suffix":""},{"dropping-particle":"","family":"Carvalheiro","given":"L. G.","non-dropping-particle":"","parse-names":false,"suffix":""},{"dropping-particle":"","family":"Aguirre-Gutiérrez","given":"J.","non-dropping-particle":"","parse-names":false,"suffix":""},{"dropping-particle":"","family":"Lucotte","given":"M.","non-dropping-particle":"","parse-names":false,"suffix":""},{"dropping-particle":"","family":"Guidoni-Martins","given":"K.","non-dropping-particle":"","parse-names":false,"suffix":""},{"dropping-particle":"","family":"Mertens","given":"F.","non-dropping-particle":"","parse-names":false,"suffix":""}],"container-title":"Science Advances","id":"ITEM-1","issue":"11","issued":{"date-parts":[["2021","3","1"]]},"page":"6636-6646","publisher":"American Association for the Advancement of Science","title":"Virtual pollination trade uncovers global dependence on biodiversity of developing countries","type":"article-journal","volume":"7"},"uris":["http://www.mendeley.com/documents/?uuid=97d31786-f245-3316-8374-bcb1b60c9aba"]}],"mendeley":{"formattedCitation":"(Silva et al., 2021)","plainTextFormattedCitation":"(Silva et al., 2021)","previouslyFormattedCitation":"(Silva et al., 2021)"},"properties":{"noteIndex":0},"schema":"https://github.com/citation-style-language/schema/raw/master/csl-citation.json"}</w:instrText>
      </w:r>
      <w:r w:rsidR="00933409"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(Silva et al., 2021)</w:t>
      </w:r>
      <w:r w:rsidR="00933409"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An appreciation of multiple scales is particularly important in agricultural systems, especially considering that the movement and trade of agricultural goods, as well as current and future global environmental changes and biological variation at broad scales, influence</w:t>
      </w:r>
      <w:del w:id="78" w:author="Fredric Windsor" w:date="2022-02-01T10:14:00Z">
        <w:r w:rsidRPr="00C83A50" w:rsidDel="003A26A8">
          <w:rPr>
            <w:rFonts w:ascii="Arial" w:hAnsi="Arial" w:cs="Arial"/>
            <w:color w:val="000000" w:themeColor="text1"/>
            <w:sz w:val="24"/>
            <w:szCs w:val="24"/>
          </w:rPr>
          <w:delText>s</w:delText>
        </w:r>
      </w:del>
      <w:r w:rsidRPr="00C83A50">
        <w:rPr>
          <w:rFonts w:ascii="Arial" w:hAnsi="Arial" w:cs="Arial"/>
          <w:color w:val="000000" w:themeColor="text1"/>
          <w:sz w:val="24"/>
          <w:szCs w:val="24"/>
        </w:rPr>
        <w:t xml:space="preserve"> the agricultural processes occurring at smaller spatial scales (e.g., landscapes and fields). These studies are particularly important when considering the risks presented by economic and environmental shocks</w:t>
      </w:r>
      <w:r w:rsidR="009E4AC6" w:rsidRPr="00C83A50">
        <w:rPr>
          <w:rFonts w:ascii="Arial" w:hAnsi="Arial" w:cs="Arial"/>
          <w:color w:val="000000" w:themeColor="text1"/>
          <w:sz w:val="24"/>
          <w:szCs w:val="24"/>
        </w:rPr>
        <w:t xml:space="preserve"> </w:t>
      </w:r>
      <w:r w:rsidR="00DD1E4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{"citationItems":[{"id":"ITEM-1","itemData":{"author":[{"dropping-particle":"","family":"Challinor","given":"A","non-dropping-particle":"","parse-names":false,"suffix":""},{"dropping-particle":"","family":"Adger","given":"W N","non-dropping-particle":"","parse-names":false,"suffix":""},{"dropping-particle":"","family":"Mauro","given":"M","non-dropping-particle":"Di","parse-names":false,"suffix":""},{"dropping-particle":"","family":"Baylis","given":"M","non-dropping-particle":"","parse-names":false,"suffix":""},{"dropping-particle":"","family":"Benton","given":"T","non-dropping-particle":"","parse-names":false,"suffix":""},{"dropping-particle":"","family":"Conway","given":"D","non-dropping-particle":"","parse-names":false,"suffix":""},{"dropping-particle":"","family":"Depledge","given":"D","non-dropping-particle":"","parse-names":false,"suffix":""},{"dropping-particle":"","family":"Geddes","given":"A","non-dropping-particle":"","parse-names":false,"suffix":""},{"dropping-particle":"","family":"McCorriston","given":"S","non-dropping-particle":"","parse-names":false,"suffix":""},{"dropping-particle":"","family":"Stringer","given":"L","non-dropping-particle":"","parse-names":false,"suffix":""},{"dropping-particle":"","family":"Wellesley","given":"L","non-dropping-particle":"","parse-names":false,"suffix":""}],"id":"ITEM-1","issued":{"date-parts":[["2016"]]},"number-of-pages":"1-83","publisher-place":"Report prepared for the Adaptation Sub-Committee of the Committee on Climate Change, London, UK","title":"UK Climate Change Risk Assessment Evidence Report: Chapter 7, International Dimensions.","type":"book"},"uris":["http://www.mendeley.com/documents/?uuid=a5899cc1-217b-4212-a4c5-812d8e7e39a5"]}],"mendeley":{"formattedCitation":"(Challinor et al., 2016)","plainTextFormattedCitation":"(Challinor et al., 2016)","previouslyFormattedCitation":"(Challinor et al., 2016)"},"properties":{"noteIndex":0},"schema":"https://github.com/citation-style-language/schema/raw/master/csl-citation.json"}</w:instrText>
      </w:r>
      <w:r w:rsidR="00DD1E4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(Challinor et al., 2016)</w:t>
      </w:r>
      <w:r w:rsidR="00DD1E4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For example, an analysis of networks of trade in cereal crops from 1986 to 2013 showed that three entangled, time-invariant sub</w:t>
      </w:r>
      <w:ins w:id="79" w:author="Fredric Windsor" w:date="2022-02-01T10:14:00Z">
        <w:r w:rsidR="00005DBF">
          <w:rPr>
            <w:rFonts w:ascii="Arial" w:hAnsi="Arial" w:cs="Arial"/>
            <w:color w:val="000000" w:themeColor="text1"/>
            <w:sz w:val="24"/>
            <w:szCs w:val="24"/>
          </w:rPr>
          <w:t>-</w:t>
        </w:r>
      </w:ins>
      <w:r w:rsidRPr="00C83A50">
        <w:rPr>
          <w:rFonts w:ascii="Arial" w:hAnsi="Arial" w:cs="Arial"/>
          <w:color w:val="000000" w:themeColor="text1"/>
          <w:sz w:val="24"/>
          <w:szCs w:val="24"/>
        </w:rPr>
        <w:t>networks were responsible for the majority of trade, but there were also transient subnetworks that displayed exponential growth over intermediate timescale</w:t>
      </w:r>
      <w:r w:rsidR="00DD1E4C" w:rsidRPr="00C83A50">
        <w:rPr>
          <w:rFonts w:ascii="Arial" w:hAnsi="Arial" w:cs="Arial"/>
          <w:color w:val="000000" w:themeColor="text1"/>
          <w:sz w:val="24"/>
          <w:szCs w:val="24"/>
        </w:rPr>
        <w:t>s</w:t>
      </w:r>
      <w:r w:rsidR="009E4AC6" w:rsidRPr="00C83A50">
        <w:rPr>
          <w:rFonts w:ascii="Arial" w:hAnsi="Arial" w:cs="Arial"/>
          <w:color w:val="000000" w:themeColor="text1"/>
          <w:sz w:val="24"/>
          <w:szCs w:val="24"/>
        </w:rPr>
        <w:t xml:space="preserve"> </w:t>
      </w:r>
      <w:r w:rsidR="00DD1E4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{"citationItems":[{"id":"ITEM-1","itemData":{"DOI":"10.1371/journal.pone.0216318","ISSN":"19326203","abstract":"The development of industrial agriculture has enabled a sharp increase in food trade at the global scale. Worldwide trade underpins food security by distributing food surpluses to food deficient countries. The study of agricultural product flows can provide insights on the complex interactions between exporting and importing countries and the resulting network structures. Commercial partnerships between countries can be modelled using a complex network approach. Based on the detailed trade matrices from FAO covering the period from 1986 to 2013, we present an analysis of the world cereal trade in terms of weighted and directed networks. The network nodes are the countries and the links are the trades of agricultural products in mass. We reveal the changing topology and degree distribution of the world network during the studied period. We distinguish three entangled subnetwork structures when considering the temporal stability of the trades. The three subnetworks display distinct properties and a differential contribution in total trade. Trades of uninterrupted activity over the 28-year study period compose the backbone network which accounts for two thirds of all traded mass and is scale-free. Inversely, two thirds of the trades only have one or two consecutive years of activity and define the transient subnetwork which displays random growth and accounts for very little traded mass. The trades of intermediate duration display an exponential growth both in numbers and in traded mass and define the intermediate subnetwork. The topology of each subnetwork is a time invariant. The identification of invariant structures is a useful basis for developing prospective agri-food network modelling to assess their resilience to perturbations and shocks.","author":[{"dropping-particle":"","family":"Dupas","given":"Marie Cécile","non-dropping-particle":"","parse-names":false,"suffix":""},{"dropping-particle":"","family":"Halloy","given":"José","non-dropping-particle":"","parse-names":false,"suffix":""},{"dropping-particle":"","family":"Chatzimpiros","given":"Petros","non-dropping-particle":"","parse-names":false,"suffix":""}],"container-title":"PLoS ONE","id":"ITEM-1","issue":"5","issued":{"date-parts":[["2019","5","1"]]},"publisher":"Public Library of Science","title":"Time dynamics and invariant subnetwork structures in the world cereals trade network","type":"article-journal","volume":"14"},"uris":["http://www.mendeley.com/documents/?uuid=d02693f9-f761-3b97-a8cf-4104a13c924e"]}],"mendeley":{"formattedCitation":"(Dupas et al., 2019)","plainTextFormattedCitation":"(Dupas et al., 2019)","previouslyFormattedCitation":"(Dupas et al., 2019)"},"properties":{"noteIndex":0},"schema":"https://github.com/citation-style-language/schema/raw/master/csl-citation.json"}</w:instrText>
      </w:r>
      <w:r w:rsidR="00DD1E4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(Dupas et al., 2019)</w:t>
      </w:r>
      <w:r w:rsidR="00DD1E4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Transient structures, although contributing relatively little to the total trade of cereals, may present a buffer against perturbations or shocks in the short-term. Little, however, is known about the resilience of these networks – a substantial gap in our understanding of agricultural networks and their ability to respond to future scenarios (but see </w:t>
      </w:r>
      <w:r w:rsidR="00DD1E4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{"citationItems":[{"id":"ITEM-1","itemData":{"DOI":"10.1088/1748-9326/10/2/024007","ISSN":"17489326","abstract":"The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diversity.","author":[{"dropping-particle":"","family":"Puma","given":"Michael J.","non-dropping-particle":"","parse-names":false,"suffix":""},{"dropping-particle":"","family":"Bose","given":"Satyajit","non-dropping-particle":"","parse-names":false,"suffix":""},{"dropping-particle":"","family":"Chon","given":"So Young","non-dropping-particle":"","parse-names":false,"suffix":""},{"dropping-particle":"","family":"Cook","given":"Benjamin I.","non-dropping-particle":"","parse-names":false,"suffix":""}],"container-title":"Environmental Research Letters","id":"ITEM-1","issue":"2","issued":{"date-parts":[["2015","2","1"]]},"page":"024007","publisher":"Institute of Physics Publishing","title":"Assessing the evolving fragility of the global food system","type":"article-journal","volume":"10"},"uris":["http://www.mendeley.com/documents/?uuid=7675ec26-f553-3a3e-8caf-31b8761fb4ea"]}],"mendeley":{"formattedCitation":"(Puma et al., 2015)","manualFormatting":"Puma et al., 2015)","plainTextFormattedCitation":"(Puma et al., 2015)","previouslyFormattedCitation":"(Puma et al., 2015)"},"properties":{"noteIndex":0},"schema":"https://github.com/citation-style-language/schema/raw/master/csl-citation.json"}</w:instrText>
      </w:r>
      <w:r w:rsidR="00DD1E4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Puma et al., 2015)</w:t>
      </w:r>
      <w:r w:rsidR="00DD1E4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Attempts have also been made to link together agricultural trade and social networks. For example, a triadic analysis framework successfully classified countries based on their level of connectivity to trade partners and indicated a distinct development trajectory associated with an increase in the levels of global agricultural imports and exports for a country</w:t>
      </w:r>
      <w:r w:rsidR="009E4AC6" w:rsidRPr="00C83A50">
        <w:rPr>
          <w:rFonts w:ascii="Arial" w:hAnsi="Arial" w:cs="Arial"/>
          <w:color w:val="000000" w:themeColor="text1"/>
          <w:sz w:val="24"/>
          <w:szCs w:val="24"/>
        </w:rPr>
        <w:t xml:space="preserve"> </w:t>
      </w:r>
      <w:r w:rsidR="00DD1E4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{"citationItems":[{"id":"ITEM-1","itemData":{"DOI":"10.1371/journal.pone.0039756","ISSN":"19326203","abstract":"International trade networks are manifestations of a complex combination of diverse underlying factors, both natural and social. Here we apply social network analytics to the international trade network of agricultural products to better understand the nature of this network and its relation to patterns of international development. Using a network tool known as triadic analysis we develop triad significance profiles for a series of agricultural commodities traded among countries. Results reveal a novel network \"superfamily\" combining properties of biological information processing networks and human social networks. To better understand this unique network signature, we examine in more detail the degree and triadic distributions within the trade network by country and commodity. Our results show that countries fall into two very distinct classes based on their triadic frequencies. Roughly 165 countries fall into one class while 18, all highly isolated with respect to international agricultural trade, fall into the other. Only Vietnam stands out as a unique case. Finally, we show that as a country becomes less isolated with respect to number of trading partners, the country's triadic signature follows a predictable trajectory that may correspond to a trajectory of development. © 2012 Shutters, Muneepeerakul.","author":[{"dropping-particle":"","family":"Shutters","given":"Shade T.","non-dropping-particle":"","parse-names":false,"suffix":""},{"dropping-particle":"","family":"Muneepeerakul","given":"Rachata","non-dropping-particle":"","parse-names":false,"suffix":""}],"container-title":"PLoS ONE","id":"ITEM-1","issue":"7","issued":{"date-parts":[["2012","7","2"]]},"publisher":"Public Library of Science","title":"Agricultural trade networks and patterns of economic development","type":"article-journal","volume":"7"},"uris":["http://www.mendeley.com/documents/?uuid=a1bf99c1-4eaa-3c2a-8816-57e9419028c9"]}],"mendeley":{"formattedCitation":"(Shutters and Muneepeerakul, 2012)","plainTextFormattedCitation":"(Shutters and Muneepeerakul, 2012)","previouslyFormattedCitation":"(Shutters and Muneepeerakul, 2012)"},"properties":{"noteIndex":0},"schema":"https://github.com/citation-style-language/schema/raw/master/csl-citation.json"}</w:instrText>
      </w:r>
      <w:r w:rsidR="00DD1E4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(Shutters and Muneepeerakul, 2012)</w:t>
      </w:r>
      <w:r w:rsidR="00DD1E4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w:t>
      </w:r>
    </w:p>
    <w:p w14:paraId="5E63E24C" w14:textId="18B9CCC6"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lastRenderedPageBreak/>
        <w:t>Much can be learned from other disciplines where network approaches have been used to examine a range of global phenomena, including banking systems</w:t>
      </w:r>
      <w:r w:rsidR="009E4AC6" w:rsidRPr="00C83A50">
        <w:rPr>
          <w:rFonts w:ascii="Arial" w:hAnsi="Arial" w:cs="Arial"/>
          <w:color w:val="000000" w:themeColor="text1"/>
          <w:sz w:val="24"/>
          <w:szCs w:val="24"/>
        </w:rPr>
        <w:t xml:space="preserve"> </w:t>
      </w:r>
      <w:r w:rsidR="00DD1E4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{"citationItems":[{"id":"ITEM-1","itemData":{"DOI":"10.1098/rsif.2009.0359","ISSN":"1742-5689","abstract":"The recent banking crises have made it clear that increasingly complex strategies for managing risk in individual banks have not been matched by corresponding attention to overall systemic risks. We explore some simple mathematical caricatures for 'banking ecosystems', with emphasis on the interplay between the characteristics of individual banks (capital reserves in relation to total assets, etc.) and the overall dynamical behaviour of the system. The results are discussed in relation to potential regulations aimed at reducing systemic risk. © 2009 The Royal Society.","author":[{"dropping-particle":"","family":"May","given":"Robert M.","non-dropping-particle":"","parse-names":false,"suffix":""},{"dropping-particle":"","family":"Arinaminpathy","given":"Nimalan","non-dropping-particle":"","parse-names":false,"suffix":""}],"container-title":"Journal of The Royal Society Interface","id":"ITEM-1","issue":"46","issued":{"date-parts":[["2010","5","6"]]},"page":"823-838","publisher":"Royal Society","title":"Systemic risk: the dynamics of model banking systems","type":"article-journal","volume":"7"},"uris":["http://www.mendeley.com/documents/?uuid=d714ca92-6832-3e7c-bafc-af7a646ccd7d"]}],"mendeley":{"formattedCitation":"(May and Arinaminpathy, 2010)","plainTextFormattedCitation":"(May and Arinaminpathy, 2010)","previouslyFormattedCitation":"(May and Arinaminpathy, 2010)"},"properties":{"noteIndex":0},"schema":"https://github.com/citation-style-language/schema/raw/master/csl-citation.json"}</w:instrText>
      </w:r>
      <w:r w:rsidR="00DD1E4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(May and Arinaminpathy, 2010)</w:t>
      </w:r>
      <w:r w:rsidR="00DD1E4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and disease transmission</w:t>
      </w:r>
      <w:r w:rsidR="009E4AC6" w:rsidRPr="00C83A50">
        <w:rPr>
          <w:rFonts w:ascii="Arial" w:hAnsi="Arial" w:cs="Arial"/>
          <w:color w:val="000000" w:themeColor="text1"/>
          <w:sz w:val="24"/>
          <w:szCs w:val="24"/>
        </w:rPr>
        <w:t xml:space="preserve"> </w:t>
      </w:r>
      <w:r w:rsidR="00DD1E4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{"citationItems":[{"id":"ITEM-1","itemData":{"DOI":"10.1103/RevModPhys.87.925","ISSN":"15390756","abstract":"In recent years the research community has accumulated overwhelming evidence for the emergence of complex and heterogeneous connectivity patterns in a wide range of biological and sociotechnical systems. The complex properties of real-world networks have a profound impact on the behavior of equilibrium and nonequilibrium phenomena occurring in various systems, and the study of epidemic spreading is central to our understanding of the unfolding of dynamical processes in complex networks. The theoretical analysis of epidemic spreading in heterogeneous networks requires the development of novel analytical frameworks, and it has produced results of conceptual and practical relevance. A coherent and comprehensive review of the vast research activity concerning epidemic processes is presented, detailing the successful theoretical approaches as well as making their limits and assumptions clear. Physicists, mathematicians, epidemiologists, computer, and social scientists share a common interest in studying epidemic spreading and rely on similar models for the description of the diffusion of pathogens, knowledge, and innovation. For this reason, while focusing on the main results and the paradigmatic models in infectious disease modeling, the major results concerning generalized social contagion processes are also presented. Finally, the research activity at the forefront in the study of epidemic spreading in coevolving, coupled, and time-varying networks is reported.","author":[{"dropping-particle":"","family":"Pastor-Satorras","given":"Romualdo","non-dropping-particle":"","parse-names":false,"suffix":""},{"dropping-particle":"","family":"Castellano","given":"Claudio","non-dropping-particle":"","parse-names":false,"suffix":""},{"dropping-particle":"","family":"Mieghem","given":"Piet","non-dropping-particle":"Van","parse-names":false,"suffix":""},{"dropping-particle":"","family":"Vespignani","given":"Alessandro","non-dropping-particle":"","parse-names":false,"suffix":""}],"container-title":"Reviews of Modern Physics","id":"ITEM-1","issue":"3","issued":{"date-parts":[["2015","8","31"]]},"page":"925","publisher":"American Physical Society","title":"Epidemic processes in complex networks","type":"article-journal","volume":"87"},"uris":["http://www.mendeley.com/documents/?uuid=9200f41d-cb70-361b-b2a0-94222892d344"]}],"mendeley":{"formattedCitation":"(Pastor-Satorras et al., 2015)","plainTextFormattedCitation":"(Pastor-Satorras et al., 2015)","previouslyFormattedCitation":"(Pastor-Satorras et al., 2015)"},"properties":{"noteIndex":0},"schema":"https://github.com/citation-style-language/schema/raw/master/csl-citation.json"}</w:instrText>
      </w:r>
      <w:r w:rsidR="00DD1E4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(Pastor-Satorras et al., 2015)</w:t>
      </w:r>
      <w:r w:rsidR="00DD1E4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From an agricultural perspective it may be possible to link together processes at the global scale (i.e., trade and community) to those at field and landscape scales. For example, changes in the international trade of pesticides and fertilisers will affect access to these products by farmers, in turn enhancing or restricting their application at landscape and field scales, and thus altering the structure and function of ecological networks at local scales through the effects of either higher or lower levels of chemical application. </w:t>
      </w:r>
    </w:p>
    <w:p w14:paraId="38ED58A6" w14:textId="64A958BC" w:rsidR="00B22E3E" w:rsidRPr="00BC1873" w:rsidRDefault="00B22E3E" w:rsidP="00BC1873">
      <w:pPr>
        <w:pStyle w:val="ListParagraph"/>
        <w:numPr>
          <w:ilvl w:val="0"/>
          <w:numId w:val="1"/>
        </w:numPr>
        <w:spacing w:after="120" w:line="480" w:lineRule="auto"/>
        <w:rPr>
          <w:rFonts w:ascii="Arial" w:hAnsi="Arial" w:cs="Arial"/>
          <w:b/>
          <w:bCs/>
          <w:color w:val="000000" w:themeColor="text1"/>
          <w:sz w:val="24"/>
          <w:szCs w:val="24"/>
          <w:rPrChange w:id="80" w:author="Fredric Windsor" w:date="2022-02-01T10:22:00Z">
            <w:rPr/>
          </w:rPrChange>
        </w:rPr>
        <w:pPrChange w:id="81" w:author="Fredric Windsor" w:date="2022-02-01T10:22:00Z">
          <w:pPr>
            <w:pStyle w:val="ListParagraph"/>
            <w:numPr>
              <w:ilvl w:val="1"/>
              <w:numId w:val="1"/>
            </w:numPr>
            <w:spacing w:after="120" w:line="480" w:lineRule="auto"/>
            <w:ind w:hanging="720"/>
          </w:pPr>
        </w:pPrChange>
      </w:pPr>
      <w:r w:rsidRPr="00BC1873">
        <w:rPr>
          <w:rFonts w:ascii="Arial" w:hAnsi="Arial" w:cs="Arial"/>
          <w:b/>
          <w:bCs/>
          <w:color w:val="000000" w:themeColor="text1"/>
          <w:sz w:val="24"/>
          <w:szCs w:val="24"/>
          <w:rPrChange w:id="82" w:author="Fredric Windsor" w:date="2022-02-01T10:22:00Z">
            <w:rPr/>
          </w:rPrChange>
        </w:rPr>
        <w:t>Including people in agricultural networks across scales</w:t>
      </w:r>
    </w:p>
    <w:p w14:paraId="046EA662" w14:textId="3493A14D"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Humans are rarely included in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ecosystem networks. This is surprising given that: (</w:t>
      </w:r>
      <w:proofErr w:type="spellStart"/>
      <w:r w:rsidRPr="00C83A50">
        <w:rPr>
          <w:rFonts w:ascii="Arial" w:hAnsi="Arial" w:cs="Arial"/>
          <w:color w:val="000000" w:themeColor="text1"/>
          <w:sz w:val="24"/>
          <w:szCs w:val="24"/>
        </w:rPr>
        <w:t>i</w:t>
      </w:r>
      <w:proofErr w:type="spellEnd"/>
      <w:r w:rsidRPr="00C83A50">
        <w:rPr>
          <w:rFonts w:ascii="Arial" w:hAnsi="Arial" w:cs="Arial"/>
          <w:color w:val="000000" w:themeColor="text1"/>
          <w:sz w:val="24"/>
          <w:szCs w:val="24"/>
        </w:rPr>
        <w:t>) people are the direct beneficiaries of agricultural outputs; and (ii) agricultural networks are characterised by top-down structuring, through a series of knowledge-exchange and decision-making networks in the human compartment of systems</w:t>
      </w:r>
      <w:r w:rsidR="009E4AC6" w:rsidRPr="00C83A50">
        <w:rPr>
          <w:rFonts w:ascii="Arial" w:hAnsi="Arial" w:cs="Arial"/>
          <w:color w:val="000000" w:themeColor="text1"/>
          <w:sz w:val="24"/>
          <w:szCs w:val="24"/>
        </w:rPr>
        <w:t xml:space="preserve"> </w:t>
      </w:r>
      <w:r w:rsidR="00DD1E4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{"citationItems":[{"id":"ITEM-1","itemData":{"DOI":"10.1016/j.envsoft.2014.09.015","ISSN":"13648152","abstract":"Rotational grazing (RG) has attracted much attention as a cornerstone of multifunctional agriculture (MFA) in animal systems, potentially capable of producing a range of goods and services of value to diverse stakeholders in agricultural landscapes and rural communities, as well as broader societal benefits. Despite these benefits, global adoption of MFA has been uneven, with some places seeing active participation, while others have seen limited growth. Recent conceptual models of MFA emphasize the potential for bottom-up processes and linkages among social and environmental systems to promote multifunctionality. Social networks are critical to these explanations but how and why these networks matter is unclear. We investigated fifty-three farms in three states in the United States (New York, Wisconsin, Pennsylvania) and developed a stylized model of social networks and systemic change in the dairy farming system. We found that social networks are important to RG adoption but their impact is contingent on social and spatial factors. Effects of networks on farmer decision making differ according to whether they comprise weak-tie relationships, which bridge across disparate people and organizations, or strong-tie relationships, which are shared by groups in which members are well known to one another. RG adoption is also dependent on features of the social landscape including the number of dairy households, the probability of neighboring farmers sharing strong ties, and the role of space in how networks are formed. The model replicates features of real-world adoption of RG practices in the Eastern US and illustrates pathways toward greater multifunctionality in the dairy landscape. Such models are likely to be of heuristic value in network-focused strategies for agricultural development.","author":[{"dropping-particle":"","family":"Manson","given":"Steven M.","non-dropping-particle":"","parse-names":false,"suffix":""},{"dropping-particle":"","family":"Jordan","given":"Nicholas R.","non-dropping-particle":"","parse-names":false,"suffix":""},{"dropping-particle":"","family":"Nelson","given":"Kristen C.","non-dropping-particle":"","parse-names":false,"suffix":""},{"dropping-particle":"","family":"Brummel","given":"Rachel F.","non-dropping-particle":"","parse-names":false,"suffix":""}],"container-title":"Environmental Modelling and Software","id":"ITEM-1","issued":{"date-parts":[["2016","1","1"]]},"page":"388-401","publisher":"Elsevier Ltd","title":"Modeling the effect of social networks on adoption of multifunctional agriculture","type":"article-journal","volume":"75"},"uris":["http://www.mendeley.com/documents/?uuid=23766006-4050-3e5b-9b19-87c230c6628f"]}],"mendeley":{"formattedCitation":"(Manson et al., 2016)","plainTextFormattedCitation":"(Manson et al., 2016)","previouslyFormattedCitation":"(Manson et al., 2016)"},"properties":{"noteIndex":0},"schema":"https://github.com/citation-style-language/schema/raw/master/csl-citation.json"}</w:instrText>
      </w:r>
      <w:r w:rsidR="00DD1E4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(Manson et al., 2016)</w:t>
      </w:r>
      <w:r w:rsidR="00DD1E4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Agricultural social networks combine a range of stakeholders involved in the management of the landscape, such as farmers, land managers, consumers and regulators</w:t>
      </w:r>
      <w:r w:rsidR="009E4AC6" w:rsidRPr="00C83A50">
        <w:rPr>
          <w:rFonts w:ascii="Arial" w:hAnsi="Arial" w:cs="Arial"/>
          <w:color w:val="000000" w:themeColor="text1"/>
          <w:sz w:val="24"/>
          <w:szCs w:val="24"/>
        </w:rPr>
        <w:t xml:space="preserve"> </w:t>
      </w:r>
      <w:r w:rsidR="00C454E3"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{"citationItems":[{"id":"ITEM-1","itemData":{"DOI":"10.1023/A:1007692303118","ISSN":"0889048X","abstract":"Actor network theory and supply chain management theory provide suggestive research directions for understanding regional agri-food networks. These theories claim that relationships based upon trust and cooperation are critical to the strength and vitality of the network. This means that exploring and detailing these relationships among the suppliers, producers, workers, processors, brokers, wholesalers, and retailers within specific regional geographies of these networks are critical for furthering cooperation and trust. Key areas of cooperation include resource sharing and apprenticeship programs. Employing food networks as a key unit of contextual analysis will deepen our understanding of how to enhance their resiliency and vibrancy. Important questions can be raised about the difference gender makes for farmers, brokers, entrepreneurs, and workers in local food networks.","author":[{"dropping-particle":"","family":"Jarosz","given":"Lucy","non-dropping-particle":"","parse-names":false,"suffix":""}],"container-title":"Agriculture and Human Values","id":"ITEM-1","issue":"3","issued":{"date-parts":[["2000"]]},"page":"279-283","publisher":"Springer Netherlands","title":"Understanding agri-food networks as social relations","type":"article-journal","volume":"17"},"uris":["http://www.mendeley.com/documents/?uuid=eecbb326-faa6-3bb3-a2de-75c3fc9b1779"]}],"mendeley":{"formattedCitation":"(Jarosz, 2000)","plainTextFormattedCitation":"(Jarosz, 2000)","previouslyFormattedCitation":"(Jarosz, 2000)"},"properties":{"noteIndex":0},"schema":"https://github.com/citation-style-language/schema/raw/master/csl-citation.json"}</w:instrText>
      </w:r>
      <w:r w:rsidR="00C454E3"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(Jarosz, 2000)</w:t>
      </w:r>
      <w:r w:rsidR="00C454E3"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The interactions between these stakeholders (e.g., information and equipment sharing, co-management of landscapes and common responses to policy or legislation), and the land management decisions that arise, are a major influence on ecological networks in the agricultural environment</w:t>
      </w:r>
      <w:r w:rsidR="009E4AC6" w:rsidRPr="00C83A50">
        <w:rPr>
          <w:rFonts w:ascii="Arial" w:hAnsi="Arial" w:cs="Arial"/>
          <w:color w:val="000000" w:themeColor="text1"/>
          <w:sz w:val="24"/>
          <w:szCs w:val="24"/>
        </w:rPr>
        <w:t xml:space="preserve"> </w:t>
      </w:r>
      <w:r w:rsidR="00C454E3"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{"citationItems":[{"id":"ITEM-1","itemData":{"DOI":"10.1890/080023","ISSN":"15409295","abstract":"Nature provides a wide range of benefits to people. There is increasing consensus about the importance of incorporating these \"ecosystem services\" into resource management decisions, but quantifying the levels and values of these services has proven difficult. We use a spatially explicit modeling tool, Integrated Valuation of Ecosystem Services and Tradeoffs (InVEST), to predict changes in ecosystem services, biodiversity conservation, and commodity production levels. We apply InVEST to stakeholder-defined scenarios of land-use/land-cover change in the Willamette Basin, Oregon. We found that scenarios that received high scores for a variety of ecosystem services also had high scores for biodiversity, suggesting there is little tradeoff between biodiversity conservation and ecosystem services. Scenarios involving more development had higher commodity production values, but lower levels of biodiversity conservation and ecosystem services. However, including payments for carbon sequestration alleviates this tradeoff. Quantifying ecosystem services in a spatially explicit manner, and analyzing tradeoffs between them, can help to make natural resource decisions more effective, efficient, and defensible.","author":[{"dropping-particle":"","family":"Nelson","given":"Erik","non-dropping-particle":"","parse-names":false,"suffix":""},{"dropping-particle":"","family":"Mendoza","given":"Guillermo","non-dropping-particle":"","parse-names":false,"suffix":""},{"dropping-particle":"","family":"Regetz","given":"James","non-dropping-particle":"","parse-names":false,"suffix":""},{"dropping-particle":"","family":"Polasky","given":"Stephen","non-dropping-particle":"","parse-names":false,"suffix":""},{"dropping-particle":"","family":"Tallis","given":"Heather","non-dropping-particle":"","parse-names":false,"suffix":""},{"dropping-particle":"","family":"Cameron","given":"D. Richard","non-dropping-particle":"","parse-names":false,"suffix":""},{"dropping-particle":"","family":"Chan","given":"Kai M.A.","non-dropping-particle":"","parse-names":false,"suffix":""},{"dropping-particle":"","family":"Daily","given":"Gretchen C.","non-dropping-particle":"","parse-names":false,"suffix":""},{"dropping-particle":"","family":"Goldstein","given":"Joshua","non-dropping-particle":"","parse-names":false,"suffix":""},{"dropping-particle":"","family":"Kareiva","given":"Peter M.","non-dropping-particle":"","parse-names":false,"suffix":""},{"dropping-particle":"","family":"Lonsdorf","given":"Eric","non-dropping-particle":"","parse-names":false,"suffix":""},{"dropping-particle":"","family":"Naidoo","given":"Robin","non-dropping-particle":"","parse-names":false,"suffix":""},{"dropping-particle":"","family":"Ricketts","given":"Taylor H.","non-dropping-particle":"","parse-names":false,"suffix":""},{"dropping-particle":"","family":"Shaw","given":"M. Rebecca","non-dropping-particle":"","parse-names":false,"suffix":""}],"container-title":"Frontiers in Ecology and the Environment","id":"ITEM-1","issue":"1","issued":{"date-parts":[["2009","2"]]},"page":"4-11","title":"Modeling multiple ecosystem services, biodiversity conservation, commodity production, and tradeoffs at landscape scales","type":"article-journal","volume":"7"},"uris":["http://www.mendeley.com/documents/?uuid=f95356ff-6b3c-3e03-83fa-f63a66e2ffa0"]}],"mendeley":{"formattedCitation":"(Nelson et al., 2009)","plainTextFormattedCitation":"(Nelson et al., 2009)","previouslyFormattedCitation":"(Nelson et al., 2009)"},"properties":{"noteIndex":0},"schema":"https://github.com/citation-style-language/schema/raw/master/csl-citation.json"}</w:instrText>
      </w:r>
      <w:r w:rsidR="00C454E3"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(Nelson et al., 2009)</w:t>
      </w:r>
      <w:r w:rsidR="00C454E3"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Likewise, it is logical that changes to the ecological network (e.g., as a result of drought, pest outbreaks or pollinator declines) will affect decision making in social networks and this can propagate across spatial scales. We contend that merging social, </w:t>
      </w:r>
      <w:proofErr w:type="gramStart"/>
      <w:r w:rsidRPr="00C83A50">
        <w:rPr>
          <w:rFonts w:ascii="Arial" w:hAnsi="Arial" w:cs="Arial"/>
          <w:color w:val="000000" w:themeColor="text1"/>
          <w:sz w:val="24"/>
          <w:szCs w:val="24"/>
        </w:rPr>
        <w:t>economic</w:t>
      </w:r>
      <w:proofErr w:type="gramEnd"/>
      <w:r w:rsidRPr="00C83A50">
        <w:rPr>
          <w:rFonts w:ascii="Arial" w:hAnsi="Arial" w:cs="Arial"/>
          <w:color w:val="000000" w:themeColor="text1"/>
          <w:sz w:val="24"/>
          <w:szCs w:val="24"/>
        </w:rPr>
        <w:t xml:space="preserve"> and ecological </w:t>
      </w:r>
      <w:r w:rsidRPr="00C83A50">
        <w:rPr>
          <w:rFonts w:ascii="Arial" w:hAnsi="Arial" w:cs="Arial"/>
          <w:color w:val="000000" w:themeColor="text1"/>
          <w:sz w:val="24"/>
          <w:szCs w:val="24"/>
        </w:rPr>
        <w:lastRenderedPageBreak/>
        <w:t xml:space="preserve">networks has considerable scope for better understanding and management of human-ecosystem relationships and feedbacks. Merging such networks is a major challenge but now feasible, and the benefits for building resilience into food-systems are considerable (see </w:t>
      </w:r>
      <w:ins w:id="83" w:author="Fredric Windsor" w:date="2022-02-01T10:34:00Z">
        <w:r w:rsidR="001F0E7D" w:rsidRPr="001F0E7D">
          <w:rPr>
            <w:rFonts w:ascii="Arial" w:hAnsi="Arial" w:cs="Arial"/>
            <w:i/>
            <w:iCs/>
            <w:color w:val="000000" w:themeColor="text1"/>
            <w:sz w:val="24"/>
            <w:szCs w:val="24"/>
            <w:rPrChange w:id="84" w:author="Fredric Windsor" w:date="2022-02-01T10:34:00Z">
              <w:rPr>
                <w:rFonts w:ascii="Arial" w:hAnsi="Arial" w:cs="Arial"/>
                <w:color w:val="000000" w:themeColor="text1"/>
                <w:sz w:val="24"/>
                <w:szCs w:val="24"/>
              </w:rPr>
            </w:rPrChange>
          </w:rPr>
          <w:t xml:space="preserve">Merging social and ecological networks to understand how management decisions affect </w:t>
        </w:r>
        <w:proofErr w:type="spellStart"/>
        <w:r w:rsidR="001F0E7D" w:rsidRPr="001F0E7D">
          <w:rPr>
            <w:rFonts w:ascii="Arial" w:hAnsi="Arial" w:cs="Arial"/>
            <w:i/>
            <w:iCs/>
            <w:color w:val="000000" w:themeColor="text1"/>
            <w:sz w:val="24"/>
            <w:szCs w:val="24"/>
            <w:rPrChange w:id="85" w:author="Fredric Windsor" w:date="2022-02-01T10:34:00Z">
              <w:rPr>
                <w:rFonts w:ascii="Arial" w:hAnsi="Arial" w:cs="Arial"/>
                <w:color w:val="000000" w:themeColor="text1"/>
                <w:sz w:val="24"/>
                <w:szCs w:val="24"/>
              </w:rPr>
            </w:rPrChange>
          </w:rPr>
          <w:t>agro</w:t>
        </w:r>
        <w:proofErr w:type="spellEnd"/>
        <w:r w:rsidR="001F0E7D" w:rsidRPr="001F0E7D">
          <w:rPr>
            <w:rFonts w:ascii="Arial" w:hAnsi="Arial" w:cs="Arial"/>
            <w:i/>
            <w:iCs/>
            <w:color w:val="000000" w:themeColor="text1"/>
            <w:sz w:val="24"/>
            <w:szCs w:val="24"/>
            <w:rPrChange w:id="86" w:author="Fredric Windsor" w:date="2022-02-01T10:34:00Z">
              <w:rPr>
                <w:rFonts w:ascii="Arial" w:hAnsi="Arial" w:cs="Arial"/>
                <w:color w:val="000000" w:themeColor="text1"/>
                <w:sz w:val="24"/>
                <w:szCs w:val="24"/>
              </w:rPr>
            </w:rPrChange>
          </w:rPr>
          <w:t>-ecosystems and vice versa</w:t>
        </w:r>
      </w:ins>
      <w:del w:id="87" w:author="Fredric Windsor" w:date="2022-02-01T10:34:00Z">
        <w:r w:rsidRPr="00C83A50" w:rsidDel="001F0E7D">
          <w:rPr>
            <w:rFonts w:ascii="Arial" w:hAnsi="Arial" w:cs="Arial"/>
            <w:i/>
            <w:iCs/>
            <w:color w:val="000000" w:themeColor="text1"/>
            <w:sz w:val="24"/>
            <w:szCs w:val="24"/>
          </w:rPr>
          <w:delText>Merging social and ecological networks</w:delText>
        </w:r>
      </w:del>
      <w:r w:rsidRPr="00C83A50">
        <w:rPr>
          <w:rFonts w:ascii="Arial" w:hAnsi="Arial" w:cs="Arial"/>
          <w:color w:val="000000" w:themeColor="text1"/>
          <w:sz w:val="24"/>
          <w:szCs w:val="24"/>
        </w:rPr>
        <w:t>).</w:t>
      </w:r>
    </w:p>
    <w:p w14:paraId="23F1BB6B" w14:textId="66CF811E" w:rsidR="00B22E3E" w:rsidRPr="00C83A50" w:rsidRDefault="00B22E3E" w:rsidP="008B05A4">
      <w:pPr>
        <w:pStyle w:val="ListParagraph"/>
        <w:numPr>
          <w:ilvl w:val="0"/>
          <w:numId w:val="1"/>
        </w:numPr>
        <w:spacing w:after="120" w:line="480" w:lineRule="auto"/>
        <w:rPr>
          <w:rFonts w:ascii="Arial" w:hAnsi="Arial" w:cs="Arial"/>
          <w:b/>
          <w:bCs/>
          <w:color w:val="000000" w:themeColor="text1"/>
          <w:sz w:val="24"/>
          <w:szCs w:val="24"/>
        </w:rPr>
      </w:pPr>
      <w:r w:rsidRPr="00C83A50">
        <w:rPr>
          <w:rFonts w:ascii="Arial" w:hAnsi="Arial" w:cs="Arial"/>
          <w:b/>
          <w:bCs/>
          <w:color w:val="000000" w:themeColor="text1"/>
          <w:sz w:val="24"/>
          <w:szCs w:val="24"/>
        </w:rPr>
        <w:t>Advances required</w:t>
      </w:r>
      <w:r w:rsidR="00A500ED" w:rsidRPr="00C83A50">
        <w:rPr>
          <w:rFonts w:ascii="Arial" w:hAnsi="Arial" w:cs="Arial"/>
          <w:b/>
          <w:bCs/>
          <w:color w:val="000000" w:themeColor="text1"/>
          <w:sz w:val="24"/>
          <w:szCs w:val="24"/>
        </w:rPr>
        <w:t xml:space="preserve"> to operationalise network science in agriculture</w:t>
      </w:r>
    </w:p>
    <w:p w14:paraId="0BAFCC18" w14:textId="13FD362E" w:rsidR="00B22E3E" w:rsidRPr="00C83A50" w:rsidRDefault="00B22E3E" w:rsidP="008B05A4">
      <w:pPr>
        <w:pStyle w:val="ListParagraph"/>
        <w:numPr>
          <w:ilvl w:val="1"/>
          <w:numId w:val="1"/>
        </w:numPr>
        <w:spacing w:after="120" w:line="480" w:lineRule="auto"/>
        <w:rPr>
          <w:rFonts w:ascii="Arial" w:hAnsi="Arial" w:cs="Arial"/>
          <w:b/>
          <w:bCs/>
          <w:i/>
          <w:iCs/>
          <w:color w:val="000000" w:themeColor="text1"/>
          <w:sz w:val="24"/>
          <w:szCs w:val="24"/>
        </w:rPr>
      </w:pPr>
      <w:r w:rsidRPr="00C83A50">
        <w:rPr>
          <w:rFonts w:ascii="Arial" w:hAnsi="Arial" w:cs="Arial"/>
          <w:b/>
          <w:bCs/>
          <w:i/>
          <w:iCs/>
          <w:color w:val="000000" w:themeColor="text1"/>
          <w:sz w:val="24"/>
          <w:szCs w:val="24"/>
        </w:rPr>
        <w:t>Collecting more network data</w:t>
      </w:r>
      <w:r w:rsidR="006B5A96" w:rsidRPr="00C83A50">
        <w:rPr>
          <w:rFonts w:ascii="Arial" w:hAnsi="Arial" w:cs="Arial"/>
          <w:b/>
          <w:bCs/>
          <w:i/>
          <w:iCs/>
          <w:color w:val="000000" w:themeColor="text1"/>
          <w:sz w:val="24"/>
          <w:szCs w:val="24"/>
        </w:rPr>
        <w:t xml:space="preserve"> to </w:t>
      </w:r>
      <w:r w:rsidR="00624367" w:rsidRPr="00C83A50">
        <w:rPr>
          <w:rFonts w:ascii="Arial" w:hAnsi="Arial" w:cs="Arial"/>
          <w:b/>
          <w:bCs/>
          <w:i/>
          <w:iCs/>
          <w:color w:val="000000" w:themeColor="text1"/>
          <w:sz w:val="24"/>
          <w:szCs w:val="24"/>
        </w:rPr>
        <w:t xml:space="preserve">enable a whole system </w:t>
      </w:r>
      <w:r w:rsidR="00321CC7" w:rsidRPr="00C83A50">
        <w:rPr>
          <w:rFonts w:ascii="Arial" w:hAnsi="Arial" w:cs="Arial"/>
          <w:b/>
          <w:bCs/>
          <w:i/>
          <w:iCs/>
          <w:color w:val="000000" w:themeColor="text1"/>
          <w:sz w:val="24"/>
          <w:szCs w:val="24"/>
        </w:rPr>
        <w:t xml:space="preserve">understanding </w:t>
      </w:r>
      <w:r w:rsidR="00624367" w:rsidRPr="00C83A50">
        <w:rPr>
          <w:rFonts w:ascii="Arial" w:hAnsi="Arial" w:cs="Arial"/>
          <w:b/>
          <w:bCs/>
          <w:i/>
          <w:iCs/>
          <w:color w:val="000000" w:themeColor="text1"/>
          <w:sz w:val="24"/>
          <w:szCs w:val="24"/>
        </w:rPr>
        <w:t xml:space="preserve">of </w:t>
      </w:r>
      <w:proofErr w:type="spellStart"/>
      <w:r w:rsidR="00624367" w:rsidRPr="00C83A50">
        <w:rPr>
          <w:rFonts w:ascii="Arial" w:hAnsi="Arial" w:cs="Arial"/>
          <w:b/>
          <w:bCs/>
          <w:i/>
          <w:iCs/>
          <w:color w:val="000000" w:themeColor="text1"/>
          <w:sz w:val="24"/>
          <w:szCs w:val="24"/>
        </w:rPr>
        <w:t>agro</w:t>
      </w:r>
      <w:proofErr w:type="spellEnd"/>
      <w:r w:rsidR="00624367" w:rsidRPr="00C83A50">
        <w:rPr>
          <w:rFonts w:ascii="Arial" w:hAnsi="Arial" w:cs="Arial"/>
          <w:b/>
          <w:bCs/>
          <w:i/>
          <w:iCs/>
          <w:color w:val="000000" w:themeColor="text1"/>
          <w:sz w:val="24"/>
          <w:szCs w:val="24"/>
        </w:rPr>
        <w:t>-ecosystems</w:t>
      </w:r>
    </w:p>
    <w:p w14:paraId="72356E7C" w14:textId="7CC6E309"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A greater volume of data on different agricultural networks is required across many different network types in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ecosystems, including ecological, </w:t>
      </w:r>
      <w:proofErr w:type="gramStart"/>
      <w:r w:rsidRPr="00C83A50">
        <w:rPr>
          <w:rFonts w:ascii="Arial" w:hAnsi="Arial" w:cs="Arial"/>
          <w:color w:val="000000" w:themeColor="text1"/>
          <w:sz w:val="24"/>
          <w:szCs w:val="24"/>
        </w:rPr>
        <w:t>sociological</w:t>
      </w:r>
      <w:proofErr w:type="gramEnd"/>
      <w:r w:rsidRPr="00C83A50">
        <w:rPr>
          <w:rFonts w:ascii="Arial" w:hAnsi="Arial" w:cs="Arial"/>
          <w:color w:val="000000" w:themeColor="text1"/>
          <w:sz w:val="24"/>
          <w:szCs w:val="24"/>
        </w:rPr>
        <w:t xml:space="preserve"> and economic. Here, we focus on ecological network</w:t>
      </w:r>
      <w:ins w:id="88" w:author="Fredric Windsor" w:date="2022-02-01T11:30:00Z">
        <w:r w:rsidR="00560D66">
          <w:rPr>
            <w:rFonts w:ascii="Arial" w:hAnsi="Arial" w:cs="Arial"/>
            <w:color w:val="000000" w:themeColor="text1"/>
            <w:sz w:val="24"/>
            <w:szCs w:val="24"/>
          </w:rPr>
          <w:t>s</w:t>
        </w:r>
      </w:ins>
      <w:del w:id="89" w:author="Fredric Windsor" w:date="2022-02-01T11:30:00Z">
        <w:r w:rsidRPr="00C83A50" w:rsidDel="00560D66">
          <w:rPr>
            <w:rFonts w:ascii="Arial" w:hAnsi="Arial" w:cs="Arial"/>
            <w:color w:val="000000" w:themeColor="text1"/>
            <w:sz w:val="24"/>
            <w:szCs w:val="24"/>
          </w:rPr>
          <w:delText xml:space="preserve"> inputs</w:delText>
        </w:r>
      </w:del>
      <w:r w:rsidRPr="00C83A50">
        <w:rPr>
          <w:rFonts w:ascii="Arial" w:hAnsi="Arial" w:cs="Arial"/>
          <w:color w:val="000000" w:themeColor="text1"/>
          <w:sz w:val="24"/>
          <w:szCs w:val="24"/>
        </w:rPr>
        <w:t xml:space="preserve"> due to recent developments surrounding the collection of species-interaction data.</w:t>
      </w:r>
    </w:p>
    <w:p w14:paraId="160DA763" w14:textId="05AE44B7" w:rsidR="00D61465"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Comprehensive and detailed ecological networks can be constructed using a range of techniques. Yet recent advances in DNA-based network construction methods provide unprecedented opportunities to scale-up the construction of highly resolved ecological networks</w:t>
      </w:r>
      <w:r w:rsidR="00BD2422" w:rsidRPr="00C83A50">
        <w:rPr>
          <w:rFonts w:ascii="Arial" w:hAnsi="Arial" w:cs="Arial"/>
          <w:color w:val="000000" w:themeColor="text1"/>
          <w:sz w:val="24"/>
          <w:szCs w:val="24"/>
        </w:rPr>
        <w:t xml:space="preserve"> </w:t>
      </w:r>
      <w:r w:rsidR="00FE66FF" w:rsidRPr="00C83A50">
        <w:rPr>
          <w:rFonts w:ascii="Arial" w:hAnsi="Arial" w:cs="Arial"/>
          <w:color w:val="000000" w:themeColor="text1"/>
          <w:sz w:val="24"/>
          <w:szCs w:val="24"/>
        </w:rPr>
        <w:fldChar w:fldCharType="begin" w:fldLock="1"/>
      </w:r>
      <w:r w:rsidR="001609D5">
        <w:rPr>
          <w:rFonts w:ascii="Arial" w:hAnsi="Arial" w:cs="Arial"/>
          <w:color w:val="000000" w:themeColor="text1"/>
          <w:sz w:val="24"/>
          <w:szCs w:val="24"/>
        </w:rPr>
        <w:instrText>ADDIN CSL_CITATION {"citationItems":[{"id":"ITEM-1","itemData":{"DOI":"10.1186/S12915-021-01141-X/TABLES/6","ISSN":"17417007","PMID":"34587965","abstract":"Background: DNA barcodes are a useful tool for discovering, understanding, and monitoring biodiversity which are critical tasks at a time of rapid biodiversity loss. However, widespread adoption of barcodes requires cost-effective and simple barcoding methods. We here present a workflow that satisfies these conditions. It was developed via “innovation through subtraction” and thus requires minimal lab equipment, can be learned within days, reduces the barcode sequencing cost to &lt; 10 cents, and allows fast turnaround from specimen to sequence by using the portable MinION sequencer. Results: We describe how tagged amplicons can be obtained and sequenced with the real-time MinION sequencer in many settings (field stations, biodiversity labs, citizen science labs, schools). We also provide amplicon coverage recommendations that are based on several runs of the latest generation of MinION flow cells (“R10.3”) which suggest that each run can generate barcodes for &gt; 10,000 specimens. Next, we present a novel software, ONTbarcoder, which overcomes the bioinformatics challenges posed by MinION reads. The software is compatible with Windows 10, Macintosh, and Linux, has a graphical user interface (GUI), and can generate thousands of barcodes on a standard laptop within hours based on only two input files (FASTQ, demultiplexing file). We document that MinION barcodes are virtually identical to Sanger and Illumina barcodes for the same specimens (&gt; 99.99%) and provide evidence that MinION flow cells and reads have improved rapidly since 2018. Conclusions: We propose that barcoding with MinION is the way forward for government agencies, universities, museums, and schools because it combines low consumable and capital cost with scalability. Small projects can use the flow cell dongle (“Flongle”) while large projects can rely on MinION flow cells that can be stopped and re-used after collecting sufficient data for a given project.","author":[{"dropping-particle":"","family":"Srivathsan","given":"Amrita","non-dropping-particle":"","parse-names":false,"suffix":""},{"dropping-particle":"","family":"Lee","given":"Leshon","non-dropping-particle":"","parse-names":false,"suffix":""},{"dropping-particle":"","family":"Katoh","given":"Kazutaka","non-dropping-particle":"","parse-names":false,"suffix":""},{"dropping-particle":"","family":"Hartop","given":"Emily","non-dropping-particle":"","parse-names":false,"suffix":""},{"dropping-particle":"","family":"Kutty","given":"Sujatha Narayanan","non-dropping-particle":"","parse-names":false,"suffix":""},{"dropping-particle":"","family":"Wong","given":"Johnathan","non-dropping-particle":"","parse-names":false,"suffix":""},{"dropping-particle":"","family":"Yeo","given":"Darren","non-dropping-particle":"","parse-names":false,"suffix":""},{"dropping-particle":"","family":"Meier","given":"Rudolf","non-dropping-particle":"","parse-names":false,"suffix":""}],"container-title":"BMC Biology","id":"ITEM-1","issue":"1","issued":{"date-parts":[["2021","12","1"]]},"page":"1-21","publisher":"BioMed Central Ltd","title":"ONTbarcoder and MinION barcodes aid biodiversity discovery and identification by everyone, for everyone","type":"article-journal","volume":"19"},"uris":["http://www.mendeley.com/documents/?uuid=58d5676c-c75b-36d8-9f67-ebc62f4878b7"]},{"id":"ITEM-2","itemData":{"DOI":"10.1016/BS.AECR.2017.12.001","ISBN":"9780128139493","abstract":"Ecological network analysis (ENA) provides a mechanistic framework for describing complex species interactions, quantifying ecosystem services, and examining the impacts of environmental change on ecosystems. In this chapter, we highlight the importance and potential of ENA in future biomonitoring programs, as current biomonitoring indicators (e.g. species richness, population abundances of targeted species) are mostly descriptive and unable to characterize the mechanisms that underpin ecosystem functioning. Measuring the robustness of multilayer networks in the long term is one way of integrating ecological metrics more generally into biomonitoring schemes to better measure biodiversity and ecosystem functioning. Ecological networks are nevertheless difficult and labour-intensive to construct using conventional approaches, especially when building multilayer networks in poorly studied ecosystems (i.e. many tropical regions). Next-generation sequencing (NGS) provides unprecedented opportunities to rapidly build highly resolved species interaction networks across multiple trophic levels, but are yet to be fully exploited. We highlight the impediments to ecologists wishing to build DNA-based ecological networks and discuss some possible solutions. Machine learning and better data sharing between ecologists represent very important areas for advances in NGS-based networks. The future of network ecology is very exciting as all the tools necessary to build highly resolved multilayer networks are now within ecologists reach.","author":[{"dropping-particle":"","family":"Derocles","given":"Stéphane A.P.","non-dropping-particle":"","parse-names":false,"suffix":""},{"dropping-particle":"","family":"Kitson","given":"James J.N.","non-dropping-particle":"","parse-names":false,"suffix":""},{"dropping-particle":"","family":"Massol","given":"François","non-dropping-particle":"","parse-names":false,"suffix":""},{"dropping-particle":"","family":"Pauvert","given":"Charlie","non-dropping-particle":"","parse-names":false,"suffix":""},{"dropping-particle":"","family":"Plantegenest","given":"Manuel","non-dropping-particle":"","parse-names":false,"suffix":""},{"dropping-particle":"","family":"Vacher","given":"Corinne","non-dropping-particle":"","parse-names":false,"suffix":""},{"dropping-particle":"","family":"Evans","given":"Darren M.","non-dropping-particle":"","parse-names":false,"suffix":""}],"container-title":"Advances in Ecological Research","id":"ITEM-2","issued":{"date-parts":[["2018","1","1"]]},"page":"1-62","title":"Biomonitoring for the 21st Century: integrating next-generation sequencing into ecological network analysis","type":"article-journal","volume":"58"},"uris":["http://www.mendeley.com/documents/?uuid=c959b67b-d9ef-3ec3-8277-0bda5913f71e"]},{"id":"ITEM-3","itemData":{"DOI":"10.1111/1365-2435.12659","author":[{"dropping-particle":"","family":"Evans","given":"Darren M.","non-dropping-particle":"","parse-names":false,"suffix":""},{"dropping-particle":"","family":"Kitson","given":"James J. N.","non-dropping-particle":"","parse-names":false,"suffix":""},{"dropping-particle":"","family":"Lunt","given":"David H.","non-dropping-particle":"","parse-names":false,"suffix":""},{"dropping-particle":"","family":"Straw","given":"Nigel A.","non-dropping-particle":"","parse-names":false,"suffix":""},{"dropping-particle":"","family":"Pocock","given":"Michael J. O.","non-dropping-particle":"","parse-names":false,"suffix":""}],"container-title":"Functional Ecology","editor":[{"dropping-particle":"","family":"Poisot","given":"Timothée","non-dropping-particle":"","parse-names":false,"suffix":""}],"id":"ITEM-3","issue":"12","issued":{"date-parts":[["2016","12","1"]]},"page":"1904-1916","title":"Merging DNA metabarcoding and ecological network analysis to understand and build resilient terrestrial ecosystems","type":"article-journal","volume":"30"},"uris":["http://www.mendeley.com/documents/?uuid=13f64f4a-9526-3890-8c4a-698d4c184486"]}],"mendeley":{"formattedCitation":"(Derocles et al., 2018; Evans et al., 2016; Srivathsan et al., 2021)","plainTextFormattedCitation":"(Derocles et al., 2018; Evans et al., 2016; Srivathsan et al., 2021)","previouslyFormattedCitation":"(Derocles et al., 2018; Evans et al., 2016; Srivathsan et al., 2021)"},"properties":{"noteIndex":0},"schema":"https://github.com/citation-style-language/schema/raw/master/csl-citation.json"}</w:instrText>
      </w:r>
      <w:r w:rsidR="00FE66FF" w:rsidRPr="00C83A50">
        <w:rPr>
          <w:rFonts w:ascii="Arial" w:hAnsi="Arial" w:cs="Arial"/>
          <w:color w:val="000000" w:themeColor="text1"/>
          <w:sz w:val="24"/>
          <w:szCs w:val="24"/>
        </w:rPr>
        <w:fldChar w:fldCharType="separate"/>
      </w:r>
      <w:r w:rsidR="0058243D" w:rsidRPr="0058243D">
        <w:rPr>
          <w:rFonts w:ascii="Arial" w:hAnsi="Arial" w:cs="Arial"/>
          <w:noProof/>
          <w:color w:val="000000" w:themeColor="text1"/>
          <w:sz w:val="24"/>
          <w:szCs w:val="24"/>
        </w:rPr>
        <w:t>(Derocles et al., 2018; Evans et al., 2016; Srivathsan et al., 2021)</w:t>
      </w:r>
      <w:r w:rsidR="00FE66FF"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These techniques are particularly applicable to network construction where interactions may be cryptic, infrequent, short-lived or difficult to observe</w:t>
      </w:r>
      <w:r w:rsidR="007075A9" w:rsidRPr="00C83A50">
        <w:rPr>
          <w:rFonts w:ascii="Arial" w:hAnsi="Arial" w:cs="Arial"/>
          <w:color w:val="000000" w:themeColor="text1"/>
          <w:sz w:val="24"/>
          <w:szCs w:val="24"/>
        </w:rPr>
        <w:t xml:space="preserve"> </w:t>
      </w:r>
      <w:r w:rsidR="00677153"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{"citationItems":[{"id":"ITEM-1","itemData":{"DOI":"10.1016/bs.aecr.2015.10.004","ISBN":"9780081009789","ISSN":"00652504","abstract":"Species diversity, and the various interactions that occur between species, supports ecosystems functioning and benefit human societies. Monitoring the response of species interactions to human alterations of the environment is thus crucial for preserving ecosystems. Ecological networks are now the standard method for representing and simultaneously analyzing all the interactions between species. However, deciphering such networks requires considerable time and resources to observe and sample the organisms, to identify them at the species level and to characterize their interactions. Next-generation sequencing (NGS) techniques, combined with network learning and modelling, can help alleviate these constraints. They are essential for observing cryptic interactions involving microbial species, as well as short-term interactions such as those between predator and prey. Here, we present three case studies, in which species associations or interactions have been revealed with NGS. We then review several currently available statistical and machine-learning approaches that could be used for reconstructing networks of direct interactions between species, based on the NGS co-occurrence data. Future developments of these methods may allow us to discover and monitor species interactions cost-effectively, under various environmental conditions and within a replicated experimental design framework. © 2016 Elsevier Ltd.","author":[{"dropping-particle":"","family":"Vacher","given":"Corinne","non-dropping-particle":"","parse-names":false,"suffix":""},{"dropping-particle":"","family":"Tamaddoni-Nezhad","given":"Alireza","non-dropping-particle":"","parse-names":false,"suffix":""},{"dropping-particle":"","family":"Kamenova","given":"Stefaniya","non-dropping-particle":"","parse-names":false,"suffix":""},{"dropping-particle":"","family":"Peyrard","given":"Nathalie","non-dropping-particle":"","parse-names":false,"suffix":""},{"dropping-particle":"","family":"Moalic","given":"Yann","non-dropping-particle":"","parse-names":false,"suffix":""},{"dropping-particle":"","family":"Sabbadin","given":"Régis","non-dropping-particle":"","parse-names":false,"suffix":""},{"dropping-particle":"","family":"Schwaller","given":"Loïc","non-dropping-particle":"","parse-names":false,"suffix":""},{"dropping-particle":"","family":"Chiquet","given":"Julien","non-dropping-particle":"","parse-names":false,"suffix":""},{"dropping-particle":"","family":"Smith","given":"M. Alex","non-dropping-particle":"","parse-names":false,"suffix":""},{"dropping-particle":"","family":"Vallance","given":"Jessica","non-dropping-particle":"","parse-names":false,"suffix":""},{"dropping-particle":"","family":"Fievet","given":"Virgil","non-dropping-particle":"","parse-names":false,"suffix":""},{"dropping-particle":"","family":"Jakuschkin","given":"Boris","non-dropping-particle":"","parse-names":false,"suffix":""},{"dropping-particle":"","family":"Bohan","given":"David A.","non-dropping-particle":"","parse-names":false,"suffix":""}],"container-title":"Advances in Ecological Research","id":"ITEM-1","issued":{"date-parts":[["2016"]]},"page":"1-39","publisher":"Academic Press Inc.","title":"Learning Ecological Networks from Next-Generation Sequencing Data","type":"chapter","volume":"54"},"uris":["http://www.mendeley.com/documents/?uuid=3a25b264-a2d0-3d01-b595-4e1f286c60f6"]}],"mendeley":{"formattedCitation":"(Vacher et al., 2016)","plainTextFormattedCitation":"(Vacher et al., 2016)","previouslyFormattedCitation":"(Vacher et al., 2016)"},"properties":{"noteIndex":0},"schema":"https://github.com/citation-style-language/schema/raw/master/csl-citation.json"}</w:instrText>
      </w:r>
      <w:r w:rsidR="00677153"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(Vacher et al., 2016)</w:t>
      </w:r>
      <w:r w:rsidR="00677153"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Furthermore, they allow the inclusion of evolutionary information (e.g., phylogenetic data), that is particularly important in the context of using networks predictively for restoration purposes</w:t>
      </w:r>
      <w:r w:rsidR="007075A9" w:rsidRPr="00C83A50">
        <w:rPr>
          <w:rFonts w:ascii="Arial" w:hAnsi="Arial" w:cs="Arial"/>
          <w:color w:val="000000" w:themeColor="text1"/>
          <w:sz w:val="24"/>
          <w:szCs w:val="24"/>
        </w:rPr>
        <w:t xml:space="preserve"> </w:t>
      </w:r>
      <w:r w:rsidR="00677153"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{"citationItems":[{"id":"ITEM-1","itemData":{"DOI":"10.1016/j.tree.2018.06.002","ISSN":"01695347","abstract":"The urgent need to restore biodiversity and ecosystem functioning challenges ecology as a predictive science. Restoration ecology would benefit from evolutionary principles embedded within a framework that combines adaptive network models and the phylogenetic structure of ecological interactions. Adaptive network models capture feedbacks between trait evolution, species abundances, and interactions to explain resilience and functional diversity within communities. Phylogenetically-structured network data, increasingly available via next-generation sequencing, inform constraints affecting interaction rewiring. Combined, these approaches can predict eco-evolutionary changes triggered by community manipulation practices, such as translocations and eradications of invasive species. We discuss theoretical and methodological opportunities to bridge network models and data from restoration projects and propose how this can be applied to the functional restoration of ecological interactions.","author":[{"dropping-particle":"","family":"Raimundo","given":"Rafael L.G.","non-dropping-particle":"","parse-names":false,"suffix":""},{"dropping-particle":"","family":"Guimarães","given":"Paulo R.","non-dropping-particle":"","parse-names":false,"suffix":""},{"dropping-particle":"","family":"Evans","given":"Darren M.","non-dropping-particle":"","parse-names":false,"suffix":""}],"container-title":"Trends in Ecology and Evolution","id":"ITEM-1","issue":"9","issued":{"date-parts":[["2018","9","1"]]},"page":"664-675","publisher":"Elsevier Ltd","title":"Adaptive Networks for Restoration Ecology","type":"article-journal","volume":"33"},"uris":["http://www.mendeley.com/documents/?uuid=ba4099e3-9a8a-376a-baf9-75a89477ff2e"]}],"mendeley":{"formattedCitation":"(Raimundo et al., 2018)","plainTextFormattedCitation":"(Raimundo et al., 2018)","previouslyFormattedCitation":"(Raimundo et al., 2018)"},"properties":{"noteIndex":0},"schema":"https://github.com/citation-style-language/schema/raw/master/csl-citation.json"}</w:instrText>
      </w:r>
      <w:r w:rsidR="00677153"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(Raimundo et al., 2018)</w:t>
      </w:r>
      <w:r w:rsidR="00677153"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Within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ecosystems, examples of potential applications of eco-evolutionary networks include: linking above- and below-ground networks</w:t>
      </w:r>
      <w:r w:rsidR="007075A9" w:rsidRPr="00C83A50">
        <w:rPr>
          <w:rFonts w:ascii="Arial" w:hAnsi="Arial" w:cs="Arial"/>
          <w:color w:val="000000" w:themeColor="text1"/>
          <w:sz w:val="24"/>
          <w:szCs w:val="24"/>
        </w:rPr>
        <w:t xml:space="preserve"> </w:t>
      </w:r>
      <w:r w:rsidR="00677153"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{"citationItems":[{"id":"ITEM-1","itemData":{"DOI":"10.1186/s40851-018-0088-9","ISSN":"2056306X","abstract":"Background: Understanding feedback between above- and below-ground processes of biological communities is a key to the effective management of natural and agricultural ecosystems. However, as above- and below-ground food webs are often studied separately, our knowledge of material flow and community dynamics in terrestrial ecosystems remains limited. Results: We developed a high-throughput sequencing method for examining how spiders link above- and below-ground food webs as generalist predators. To overcome problems related to DNA-barcoding-based analyses of arthropod-arthropod interactions, we designed spider-specific blocking primers and Hexapoda-specific primers for the selective PCR amplification of Hexapoda prey sequences from spider samples. By applying the new DNA metabarcoding framework to spider samples collected in a temperate secondary forest in Japan, we explored the structure of a food web involving 15 spider species and various taxonomic groups of Hexapoda prey. These results support the hypothesis that multiple spider species in a community can prey on both above- and below-ground prey species, potentially coupling above- and below-ground food-web dynamics. Conclusions: The PCR primers and metabarcoding pipeline described in this study are expected to accelerate nuclear marker-based analyses of food webs, illuminating poorly understood trophic interactions in ecosystems.","author":[{"dropping-particle":"","family":"Toju","given":"Hirokazu","non-dropping-particle":"","parse-names":false,"suffix":""},{"dropping-particle":"","family":"Baba","given":"Yuki G.","non-dropping-particle":"","parse-names":false,"suffix":""}],"container-title":"Zoological Letters","id":"ITEM-1","issue":"1","issued":{"date-parts":[["2018","2","15"]]},"page":"1-12","publisher":"BioMed Central Ltd.","title":"DNA metabarcoding of spiders, insects, and springtails for exploring potential linkage between above- and below-ground food webs","type":"article-journal","volume":"4"},"uris":["http://www.mendeley.com/documents/?uuid=b7dbaabe-f44e-3044-b9b9-8636d6ee5d1d"]}],"mendeley":{"formattedCitation":"(Toju and Baba, 2018)","plainTextFormattedCitation":"(Toju and Baba, 2018)","previouslyFormattedCitation":"(Toju and Baba, 2018)"},"properties":{"noteIndex":0},"schema":"https://github.com/citation-style-language/schema/raw/master/csl-citation.json"}</w:instrText>
      </w:r>
      <w:r w:rsidR="00677153"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(Toju and Baba, 2018)</w:t>
      </w:r>
      <w:r w:rsidR="00677153"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incorporating crop viruses and pathogens into ecological networks and investigating the role of intra-specific competition. </w:t>
      </w:r>
      <w:r w:rsidR="00D61465" w:rsidRPr="00C83A50">
        <w:rPr>
          <w:rFonts w:ascii="Arial" w:hAnsi="Arial" w:cs="Arial"/>
          <w:color w:val="000000" w:themeColor="text1"/>
          <w:sz w:val="24"/>
          <w:szCs w:val="24"/>
        </w:rPr>
        <w:t>Although DNA-based methods show great promise</w:t>
      </w:r>
      <w:r w:rsidR="00A95373" w:rsidRPr="00C83A50">
        <w:rPr>
          <w:rFonts w:ascii="Arial" w:hAnsi="Arial" w:cs="Arial"/>
          <w:color w:val="000000" w:themeColor="text1"/>
          <w:sz w:val="24"/>
          <w:szCs w:val="24"/>
        </w:rPr>
        <w:t xml:space="preserve">, </w:t>
      </w:r>
      <w:r w:rsidR="00213988" w:rsidRPr="00C83A50">
        <w:rPr>
          <w:rFonts w:ascii="Arial" w:hAnsi="Arial" w:cs="Arial"/>
          <w:color w:val="000000" w:themeColor="text1"/>
          <w:sz w:val="24"/>
          <w:szCs w:val="24"/>
        </w:rPr>
        <w:t xml:space="preserve">with </w:t>
      </w:r>
      <w:r w:rsidR="00FD238D" w:rsidRPr="00C83A50">
        <w:rPr>
          <w:rFonts w:ascii="Arial" w:hAnsi="Arial" w:cs="Arial"/>
          <w:color w:val="000000" w:themeColor="text1"/>
          <w:sz w:val="24"/>
          <w:szCs w:val="24"/>
        </w:rPr>
        <w:t xml:space="preserve">low </w:t>
      </w:r>
      <w:r w:rsidR="00FD238D" w:rsidRPr="00C83A50">
        <w:rPr>
          <w:rFonts w:ascii="Arial" w:hAnsi="Arial" w:cs="Arial"/>
          <w:color w:val="000000" w:themeColor="text1"/>
          <w:sz w:val="24"/>
          <w:szCs w:val="24"/>
        </w:rPr>
        <w:lastRenderedPageBreak/>
        <w:t xml:space="preserve">per sample costs </w:t>
      </w:r>
      <w:r w:rsidR="003252B1" w:rsidRPr="00C83A50">
        <w:rPr>
          <w:rFonts w:ascii="Arial" w:hAnsi="Arial" w:cs="Arial"/>
          <w:color w:val="000000" w:themeColor="text1"/>
          <w:sz w:val="24"/>
          <w:szCs w:val="24"/>
        </w:rPr>
        <w:fldChar w:fldCharType="begin" w:fldLock="1"/>
      </w:r>
      <w:r w:rsidR="00D85772" w:rsidRPr="00C83A50">
        <w:rPr>
          <w:rFonts w:ascii="Arial" w:hAnsi="Arial" w:cs="Arial"/>
          <w:color w:val="000000" w:themeColor="text1"/>
          <w:sz w:val="24"/>
          <w:szCs w:val="24"/>
        </w:rPr>
        <w:instrText>ADDIN CSL_CITATION {"citationItems":[{"id":"ITEM-1","itemData":{"DOI":"10.1186/S12915-021-01141-X/TABLES/6","ISSN":"17417007","PMID":"34587965","abstract":"Background: DNA barcodes are a useful tool for discovering, understanding, and monitoring biodiversity which are critical tasks at a time of rapid biodiversity loss. However, widespread adoption of barcodes requires cost-effective and simple barcoding methods. We here present a workflow that satisfies these conditions. It was developed via “innovation through subtraction” and thus requires minimal lab equipment, can be learned within days, reduces the barcode sequencing cost to &lt; 10 cents, and allows fast turnaround from specimen to sequence by using the portable MinION sequencer. Results: We describe how tagged amplicons can be obtained and sequenced with the real-time MinION sequencer in many settings (field stations, biodiversity labs, citizen science labs, schools). We also provide amplicon coverage recommendations that are based on several runs of the latest generation of MinION flow cells (“R10.3”) which suggest that each run can generate barcodes for &gt; 10,000 specimens. Next, we present a novel software, ONTbarcoder, which overcomes the bioinformatics challenges posed by MinION reads. The software is compatible with Windows 10, Macintosh, and Linux, has a graphical user interface (GUI), and can generate thousands of barcodes on a standard laptop within hours based on only two input files (FASTQ, demultiplexing file). We document that MinION barcodes are virtually identical to Sanger and Illumina barcodes for the same specimens (&gt; 99.99%) and provide evidence that MinION flow cells and reads have improved rapidly since 2018. Conclusions: We propose that barcoding with MinION is the way forward for government agencies, universities, museums, and schools because it combines low consumable and capital cost with scalability. Small projects can use the flow cell dongle (“Flongle”) while large projects can rely on MinION flow cells that can be stopped and re-used after collecting sufficient data for a given project.","author":[{"dropping-particle":"","family":"Srivathsan","given":"Amrita","non-dropping-particle":"","parse-names":false,"suffix":""},{"dropping-particle":"","family":"Lee","given":"Leshon","non-dropping-particle":"","parse-names":false,"suffix":""},{"dropping-particle":"","family":"Katoh","given":"Kazutaka","non-dropping-particle":"","parse-names":false,"suffix":""},{"dropping-particle":"","family":"Hartop","given":"Emily","non-dropping-particle":"","parse-names":false,"suffix":""},{"dropping-particle":"","family":"Kutty","given":"Sujatha Narayanan","non-dropping-particle":"","parse-names":false,"suffix":""},{"dropping-particle":"","family":"Wong","given":"Johnathan","non-dropping-particle":"","parse-names":false,"suffix":""},{"dropping-particle":"","family":"Yeo","given":"Darren","non-dropping-particle":"","parse-names":false,"suffix":""},{"dropping-particle":"","family":"Meier","given":"Rudolf","non-dropping-particle":"","parse-names":false,"suffix":""}],"container-title":"BMC Biology","id":"ITEM-1","issue":"1","issued":{"date-parts":[["2021","12","1"]]},"page":"1-21","publisher":"BioMed Central Ltd","title":"ONTbarcoder and MinION barcodes aid biodiversity discovery and identification by everyone, for everyone","type":"article-journal","volume":"19"},"uris":["http://www.mendeley.com/documents/?uuid=58d5676c-c75b-36d8-9f67-ebc62f4878b7"]}],"mendeley":{"formattedCitation":"(Srivathsan et al., 2021)","manualFormatting":"((&lt;10 cents; Srivathsan et al., 2021)","plainTextFormattedCitation":"(Srivathsan et al., 2021)","previouslyFormattedCitation":"(Srivathsan et al., 2021)"},"properties":{"noteIndex":0},"schema":"https://github.com/citation-style-language/schema/raw/master/csl-citation.json"}</w:instrText>
      </w:r>
      <w:r w:rsidR="003252B1" w:rsidRPr="00C83A50">
        <w:rPr>
          <w:rFonts w:ascii="Arial" w:hAnsi="Arial" w:cs="Arial"/>
          <w:color w:val="000000" w:themeColor="text1"/>
          <w:sz w:val="24"/>
          <w:szCs w:val="24"/>
        </w:rPr>
        <w:fldChar w:fldCharType="separate"/>
      </w:r>
      <w:r w:rsidR="003252B1" w:rsidRPr="00C83A50">
        <w:rPr>
          <w:rFonts w:ascii="Arial" w:hAnsi="Arial" w:cs="Arial"/>
          <w:noProof/>
          <w:color w:val="000000" w:themeColor="text1"/>
          <w:sz w:val="24"/>
          <w:szCs w:val="24"/>
        </w:rPr>
        <w:t>(&lt;10 cents; Srivathsan et al., 2021)</w:t>
      </w:r>
      <w:r w:rsidR="003252B1" w:rsidRPr="00C83A50">
        <w:rPr>
          <w:rFonts w:ascii="Arial" w:hAnsi="Arial" w:cs="Arial"/>
          <w:color w:val="000000" w:themeColor="text1"/>
          <w:sz w:val="24"/>
          <w:szCs w:val="24"/>
        </w:rPr>
        <w:fldChar w:fldCharType="end"/>
      </w:r>
      <w:r w:rsidR="00D61465" w:rsidRPr="00C83A50">
        <w:rPr>
          <w:rFonts w:ascii="Arial" w:hAnsi="Arial" w:cs="Arial"/>
          <w:color w:val="000000" w:themeColor="text1"/>
          <w:sz w:val="24"/>
          <w:szCs w:val="24"/>
        </w:rPr>
        <w:t xml:space="preserve"> </w:t>
      </w:r>
      <w:r w:rsidR="001E37BC" w:rsidRPr="00C83A50">
        <w:rPr>
          <w:rFonts w:ascii="Arial" w:hAnsi="Arial" w:cs="Arial"/>
          <w:color w:val="000000" w:themeColor="text1"/>
          <w:sz w:val="24"/>
          <w:szCs w:val="24"/>
        </w:rPr>
        <w:t xml:space="preserve">and the ability to process large numbers of samples rapidly, </w:t>
      </w:r>
      <w:r w:rsidR="00D61465" w:rsidRPr="00C83A50">
        <w:rPr>
          <w:rFonts w:ascii="Arial" w:hAnsi="Arial" w:cs="Arial"/>
          <w:color w:val="000000" w:themeColor="text1"/>
          <w:sz w:val="24"/>
          <w:szCs w:val="24"/>
        </w:rPr>
        <w:t>we recognise</w:t>
      </w:r>
      <w:ins w:id="90" w:author="Fredric Windsor" w:date="2022-01-30T16:58:00Z">
        <w:r w:rsidR="00E35F31">
          <w:rPr>
            <w:rFonts w:ascii="Arial" w:hAnsi="Arial" w:cs="Arial"/>
            <w:color w:val="000000" w:themeColor="text1"/>
            <w:sz w:val="24"/>
            <w:szCs w:val="24"/>
          </w:rPr>
          <w:t xml:space="preserve"> </w:t>
        </w:r>
        <w:r w:rsidR="00766400">
          <w:rPr>
            <w:rFonts w:ascii="Arial" w:hAnsi="Arial" w:cs="Arial"/>
            <w:color w:val="000000" w:themeColor="text1"/>
            <w:sz w:val="24"/>
            <w:szCs w:val="24"/>
          </w:rPr>
          <w:t>these methods have</w:t>
        </w:r>
        <w:r w:rsidR="00E35F31">
          <w:rPr>
            <w:rFonts w:ascii="Arial" w:hAnsi="Arial" w:cs="Arial"/>
            <w:color w:val="000000" w:themeColor="text1"/>
            <w:sz w:val="24"/>
            <w:szCs w:val="24"/>
          </w:rPr>
          <w:t xml:space="preserve"> limitations </w:t>
        </w:r>
      </w:ins>
      <w:ins w:id="91" w:author="Fredric Windsor" w:date="2022-01-31T15:08:00Z">
        <w:r w:rsidR="009102E7">
          <w:rPr>
            <w:rFonts w:ascii="Arial" w:hAnsi="Arial" w:cs="Arial"/>
            <w:color w:val="000000" w:themeColor="text1"/>
            <w:sz w:val="24"/>
            <w:szCs w:val="24"/>
          </w:rPr>
          <w:fldChar w:fldCharType="begin" w:fldLock="1"/>
        </w:r>
      </w:ins>
      <w:r w:rsidR="0085364D">
        <w:rPr>
          <w:rFonts w:ascii="Arial" w:hAnsi="Arial" w:cs="Arial"/>
          <w:color w:val="000000" w:themeColor="text1"/>
          <w:sz w:val="24"/>
          <w:szCs w:val="24"/>
        </w:rPr>
        <w:instrText>ADDIN CSL_CITATION {"citationItems":[{"id":"ITEM-1","itemData":{"DOI":"10.1111/2041-210X.13796","ISSN":"2041-210X","abstract":"1. 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2. Several challenges, however, surround the use of dietary metabarcoding, especially when metabarcoding-based interactions are merged with observation-based species interaction data. 3. We describe the difficulties surrounding the quantification of species interactions , sampling perspective discrepancy (i.e. zoocentric vs. phytocentric sampling), experimental biases, reference database omissions and assumptions regarding direct and indirect consumption events. 4.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 K E Y W O R D S DNA barcoding, food webs, metagenomics, multilayer networks, network ecology, quantification, trophic interactions","author":[{"dropping-particle":"","family":"Cuff","given":"Jordan P","non-dropping-particle":"","parse-names":false,"suffix":""},{"dropping-particle":"","family":"Windsor","given":"Fredric M","non-dropping-particle":"","parse-names":false,"suffix":""},{"dropping-particle":"","family":"Tercel","given":"Maximillian P T G","non-dropping-particle":"","parse-names":false,"suffix":""},{"dropping-particle":"","family":"Kitson","given":"James J N","non-dropping-particle":"","parse-names":false,"suffix":""},{"dropping-particle":"","family":"Evans","given":"Darren M","non-dropping-particle":"","parse-names":false,"suffix":""}],"container-title":"Methods in Ecology and Evolution","id":"ITEM-1","issued":{"date-parts":[["2022","1","17"]]},"page":"1-15","publisher":"John Wiley &amp; Sons, Ltd","title":"Overcoming the pitfalls of merging dietary metabarcoding into ecological networks","type":"article-journal","volume":"Early View"},"uris":["http://www.mendeley.com/documents/?uuid=bbb7fa34-5bf9-3f25-aa88-bcb7fa2661b5"]}],"mendeley":{"formattedCitation":"(Cuff et al., 2022)","plainTextFormattedCitation":"(Cuff et al., 2022)","previouslyFormattedCitation":"(Cuff et al., 2022)"},"properties":{"noteIndex":0},"schema":"https://github.com/citation-style-language/schema/raw/master/csl-citation.json"}</w:instrText>
      </w:r>
      <w:r w:rsidR="009102E7">
        <w:rPr>
          <w:rFonts w:ascii="Arial" w:hAnsi="Arial" w:cs="Arial"/>
          <w:color w:val="000000" w:themeColor="text1"/>
          <w:sz w:val="24"/>
          <w:szCs w:val="24"/>
        </w:rPr>
        <w:fldChar w:fldCharType="separate"/>
      </w:r>
      <w:r w:rsidR="009102E7" w:rsidRPr="009102E7">
        <w:rPr>
          <w:rFonts w:ascii="Arial" w:hAnsi="Arial" w:cs="Arial"/>
          <w:noProof/>
          <w:color w:val="000000" w:themeColor="text1"/>
          <w:sz w:val="24"/>
          <w:szCs w:val="24"/>
        </w:rPr>
        <w:t>(Cuff et al., 2022)</w:t>
      </w:r>
      <w:ins w:id="92" w:author="Fredric Windsor" w:date="2022-01-31T15:08:00Z">
        <w:r w:rsidR="009102E7">
          <w:rPr>
            <w:rFonts w:ascii="Arial" w:hAnsi="Arial" w:cs="Arial"/>
            <w:color w:val="000000" w:themeColor="text1"/>
            <w:sz w:val="24"/>
            <w:szCs w:val="24"/>
          </w:rPr>
          <w:fldChar w:fldCharType="end"/>
        </w:r>
      </w:ins>
      <w:ins w:id="93" w:author="Fredric Windsor" w:date="2022-01-30T16:58:00Z">
        <w:r w:rsidR="00766400">
          <w:rPr>
            <w:rFonts w:ascii="Arial" w:hAnsi="Arial" w:cs="Arial"/>
            <w:color w:val="000000" w:themeColor="text1"/>
            <w:sz w:val="24"/>
            <w:szCs w:val="24"/>
          </w:rPr>
          <w:t xml:space="preserve"> and</w:t>
        </w:r>
      </w:ins>
      <w:r w:rsidR="00D61465" w:rsidRPr="00C83A50">
        <w:rPr>
          <w:rFonts w:ascii="Arial" w:hAnsi="Arial" w:cs="Arial"/>
          <w:color w:val="000000" w:themeColor="text1"/>
          <w:sz w:val="24"/>
          <w:szCs w:val="24"/>
        </w:rPr>
        <w:t xml:space="preserve"> that </w:t>
      </w:r>
      <w:r w:rsidR="00F64082" w:rsidRPr="00C83A50">
        <w:rPr>
          <w:rFonts w:ascii="Arial" w:hAnsi="Arial" w:cs="Arial"/>
          <w:color w:val="000000" w:themeColor="text1"/>
          <w:sz w:val="24"/>
          <w:szCs w:val="24"/>
        </w:rPr>
        <w:t>alternative</w:t>
      </w:r>
      <w:r w:rsidR="00D61465" w:rsidRPr="00C83A50">
        <w:rPr>
          <w:rFonts w:ascii="Arial" w:hAnsi="Arial" w:cs="Arial"/>
          <w:color w:val="000000" w:themeColor="text1"/>
          <w:sz w:val="24"/>
          <w:szCs w:val="24"/>
        </w:rPr>
        <w:t xml:space="preserve"> </w:t>
      </w:r>
      <w:del w:id="94" w:author="Fredric Windsor" w:date="2022-01-30T16:59:00Z">
        <w:r w:rsidR="00D61465" w:rsidRPr="00C83A50" w:rsidDel="00766400">
          <w:rPr>
            <w:rFonts w:ascii="Arial" w:hAnsi="Arial" w:cs="Arial"/>
            <w:color w:val="000000" w:themeColor="text1"/>
            <w:sz w:val="24"/>
            <w:szCs w:val="24"/>
          </w:rPr>
          <w:delText xml:space="preserve">methods </w:delText>
        </w:r>
      </w:del>
      <w:ins w:id="95" w:author="Fredric Windsor" w:date="2022-01-30T16:59:00Z">
        <w:r w:rsidR="00766400">
          <w:rPr>
            <w:rFonts w:ascii="Arial" w:hAnsi="Arial" w:cs="Arial"/>
            <w:color w:val="000000" w:themeColor="text1"/>
            <w:sz w:val="24"/>
            <w:szCs w:val="24"/>
          </w:rPr>
          <w:t xml:space="preserve">options </w:t>
        </w:r>
      </w:ins>
      <w:r w:rsidR="00D61465" w:rsidRPr="00C83A50">
        <w:rPr>
          <w:rFonts w:ascii="Arial" w:hAnsi="Arial" w:cs="Arial"/>
          <w:color w:val="000000" w:themeColor="text1"/>
          <w:sz w:val="24"/>
          <w:szCs w:val="24"/>
        </w:rPr>
        <w:t xml:space="preserve">for </w:t>
      </w:r>
      <w:r w:rsidR="009A1353" w:rsidRPr="00C83A50">
        <w:rPr>
          <w:rFonts w:ascii="Arial" w:hAnsi="Arial" w:cs="Arial"/>
          <w:color w:val="000000" w:themeColor="text1"/>
          <w:sz w:val="24"/>
          <w:szCs w:val="24"/>
        </w:rPr>
        <w:t>constructing networks exist</w:t>
      </w:r>
      <w:r w:rsidR="00C26DBB" w:rsidRPr="00C83A50">
        <w:rPr>
          <w:rFonts w:ascii="Arial" w:hAnsi="Arial" w:cs="Arial"/>
          <w:color w:val="000000" w:themeColor="text1"/>
          <w:sz w:val="24"/>
          <w:szCs w:val="24"/>
        </w:rPr>
        <w:t>. F</w:t>
      </w:r>
      <w:r w:rsidR="00C84CB4" w:rsidRPr="00C83A50">
        <w:rPr>
          <w:rFonts w:ascii="Arial" w:hAnsi="Arial" w:cs="Arial"/>
          <w:color w:val="000000" w:themeColor="text1"/>
          <w:sz w:val="24"/>
          <w:szCs w:val="24"/>
        </w:rPr>
        <w:t>or a more comprehensive review of</w:t>
      </w:r>
      <w:r w:rsidR="00E43978" w:rsidRPr="00C83A50">
        <w:rPr>
          <w:rFonts w:ascii="Arial" w:hAnsi="Arial" w:cs="Arial"/>
          <w:color w:val="000000" w:themeColor="text1"/>
          <w:sz w:val="24"/>
          <w:szCs w:val="24"/>
        </w:rPr>
        <w:t xml:space="preserve"> novel</w:t>
      </w:r>
      <w:r w:rsidR="00C84CB4" w:rsidRPr="00C83A50">
        <w:rPr>
          <w:rFonts w:ascii="Arial" w:hAnsi="Arial" w:cs="Arial"/>
          <w:color w:val="000000" w:themeColor="text1"/>
          <w:sz w:val="24"/>
          <w:szCs w:val="24"/>
        </w:rPr>
        <w:t xml:space="preserve"> methods </w:t>
      </w:r>
      <w:r w:rsidR="00E43978" w:rsidRPr="00C83A50">
        <w:rPr>
          <w:rFonts w:ascii="Arial" w:hAnsi="Arial" w:cs="Arial"/>
          <w:color w:val="000000" w:themeColor="text1"/>
          <w:sz w:val="24"/>
          <w:szCs w:val="24"/>
        </w:rPr>
        <w:t xml:space="preserve">of </w:t>
      </w:r>
      <w:r w:rsidR="00C26DBB" w:rsidRPr="00C83A50">
        <w:rPr>
          <w:rFonts w:ascii="Arial" w:hAnsi="Arial" w:cs="Arial"/>
          <w:color w:val="000000" w:themeColor="text1"/>
          <w:sz w:val="24"/>
          <w:szCs w:val="24"/>
        </w:rPr>
        <w:t xml:space="preserve">constructing </w:t>
      </w:r>
      <w:r w:rsidR="00E43978" w:rsidRPr="00C83A50">
        <w:rPr>
          <w:rFonts w:ascii="Arial" w:hAnsi="Arial" w:cs="Arial"/>
          <w:color w:val="000000" w:themeColor="text1"/>
          <w:sz w:val="24"/>
          <w:szCs w:val="24"/>
        </w:rPr>
        <w:t xml:space="preserve">replicated </w:t>
      </w:r>
      <w:r w:rsidR="00C26DBB" w:rsidRPr="00C83A50">
        <w:rPr>
          <w:rFonts w:ascii="Arial" w:hAnsi="Arial" w:cs="Arial"/>
          <w:color w:val="000000" w:themeColor="text1"/>
          <w:sz w:val="24"/>
          <w:szCs w:val="24"/>
        </w:rPr>
        <w:t xml:space="preserve">species interaction </w:t>
      </w:r>
      <w:r w:rsidR="00E43978" w:rsidRPr="00C83A50">
        <w:rPr>
          <w:rFonts w:ascii="Arial" w:hAnsi="Arial" w:cs="Arial"/>
          <w:color w:val="000000" w:themeColor="text1"/>
          <w:sz w:val="24"/>
          <w:szCs w:val="24"/>
        </w:rPr>
        <w:t>network</w:t>
      </w:r>
      <w:r w:rsidR="00C26DBB" w:rsidRPr="00C83A50">
        <w:rPr>
          <w:rFonts w:ascii="Arial" w:hAnsi="Arial" w:cs="Arial"/>
          <w:color w:val="000000" w:themeColor="text1"/>
          <w:sz w:val="24"/>
          <w:szCs w:val="24"/>
        </w:rPr>
        <w:t xml:space="preserve">s </w:t>
      </w:r>
      <w:r w:rsidR="00F64082" w:rsidRPr="00C83A50">
        <w:rPr>
          <w:rFonts w:ascii="Arial" w:hAnsi="Arial" w:cs="Arial"/>
          <w:color w:val="000000" w:themeColor="text1"/>
          <w:sz w:val="24"/>
          <w:szCs w:val="24"/>
        </w:rPr>
        <w:t xml:space="preserve">over large spatial scales </w:t>
      </w:r>
      <w:r w:rsidR="00C84CB4" w:rsidRPr="00C83A50">
        <w:rPr>
          <w:rFonts w:ascii="Arial" w:hAnsi="Arial" w:cs="Arial"/>
          <w:color w:val="000000" w:themeColor="text1"/>
          <w:sz w:val="24"/>
          <w:szCs w:val="24"/>
        </w:rPr>
        <w:t>see</w:t>
      </w:r>
      <w:r w:rsidR="00E43978" w:rsidRPr="00C83A50">
        <w:rPr>
          <w:rFonts w:ascii="Arial" w:hAnsi="Arial" w:cs="Arial"/>
          <w:color w:val="000000" w:themeColor="text1"/>
          <w:sz w:val="24"/>
          <w:szCs w:val="24"/>
        </w:rPr>
        <w:t xml:space="preserve"> </w:t>
      </w:r>
      <w:del w:id="96" w:author="Fredric Windsor" w:date="2022-01-31T15:06:00Z">
        <w:r w:rsidR="00F64082" w:rsidRPr="00C83A50" w:rsidDel="0007740E">
          <w:rPr>
            <w:rFonts w:ascii="Arial" w:hAnsi="Arial" w:cs="Arial"/>
            <w:color w:val="000000" w:themeColor="text1"/>
            <w:sz w:val="24"/>
            <w:szCs w:val="24"/>
          </w:rPr>
          <w:delText xml:space="preserve">relevant </w:delText>
        </w:r>
      </w:del>
      <w:r w:rsidR="00E43978" w:rsidRPr="00C83A50">
        <w:rPr>
          <w:rFonts w:ascii="Arial" w:hAnsi="Arial" w:cs="Arial"/>
          <w:color w:val="000000" w:themeColor="text1"/>
          <w:sz w:val="24"/>
          <w:szCs w:val="24"/>
        </w:rPr>
        <w:t>sections in</w:t>
      </w:r>
      <w:r w:rsidR="00C84CB4" w:rsidRPr="00C83A50">
        <w:rPr>
          <w:rFonts w:ascii="Arial" w:hAnsi="Arial" w:cs="Arial"/>
          <w:color w:val="000000" w:themeColor="text1"/>
          <w:sz w:val="24"/>
          <w:szCs w:val="24"/>
        </w:rPr>
        <w:t xml:space="preserve"> Windsor et al. (</w:t>
      </w:r>
      <w:r w:rsidR="00F64082" w:rsidRPr="00C83A50">
        <w:rPr>
          <w:rFonts w:ascii="Arial" w:hAnsi="Arial" w:cs="Arial"/>
          <w:color w:val="000000" w:themeColor="text1"/>
          <w:sz w:val="24"/>
          <w:szCs w:val="24"/>
        </w:rPr>
        <w:t xml:space="preserve">In </w:t>
      </w:r>
      <w:del w:id="97" w:author="Fredric Windsor" w:date="2022-02-01T10:54:00Z">
        <w:r w:rsidR="00F64082" w:rsidRPr="00C83A50" w:rsidDel="00D12AA3">
          <w:rPr>
            <w:rFonts w:ascii="Arial" w:hAnsi="Arial" w:cs="Arial"/>
            <w:color w:val="000000" w:themeColor="text1"/>
            <w:sz w:val="24"/>
            <w:szCs w:val="24"/>
          </w:rPr>
          <w:delText>Review</w:delText>
        </w:r>
      </w:del>
      <w:ins w:id="98" w:author="Fredric Windsor" w:date="2022-02-01T10:54:00Z">
        <w:r w:rsidR="00D12AA3" w:rsidRPr="00C83A50">
          <w:rPr>
            <w:rFonts w:ascii="Arial" w:hAnsi="Arial" w:cs="Arial"/>
            <w:color w:val="000000" w:themeColor="text1"/>
            <w:sz w:val="24"/>
            <w:szCs w:val="24"/>
          </w:rPr>
          <w:t>Revi</w:t>
        </w:r>
        <w:r w:rsidR="00D12AA3">
          <w:rPr>
            <w:rFonts w:ascii="Arial" w:hAnsi="Arial" w:cs="Arial"/>
            <w:color w:val="000000" w:themeColor="text1"/>
            <w:sz w:val="24"/>
            <w:szCs w:val="24"/>
          </w:rPr>
          <w:t>sion</w:t>
        </w:r>
      </w:ins>
      <w:r w:rsidR="00E43978" w:rsidRPr="00C83A50">
        <w:rPr>
          <w:rFonts w:ascii="Arial" w:hAnsi="Arial" w:cs="Arial"/>
          <w:color w:val="000000" w:themeColor="text1"/>
          <w:sz w:val="24"/>
          <w:szCs w:val="24"/>
        </w:rPr>
        <w:t>).</w:t>
      </w:r>
    </w:p>
    <w:p w14:paraId="06DC8CFA" w14:textId="2FB1EE8B"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An increase in the amount of available network data</w:t>
      </w:r>
      <w:ins w:id="99" w:author="Fredric Windsor" w:date="2022-02-01T11:26:00Z">
        <w:r w:rsidR="00466B25">
          <w:rPr>
            <w:rFonts w:ascii="Arial" w:hAnsi="Arial" w:cs="Arial"/>
            <w:color w:val="000000" w:themeColor="text1"/>
            <w:sz w:val="24"/>
            <w:szCs w:val="24"/>
          </w:rPr>
          <w:t>, combined with a focus on the functional implications of such interactions</w:t>
        </w:r>
      </w:ins>
      <w:ins w:id="100" w:author="Fredric Windsor" w:date="2022-02-01T11:31:00Z">
        <w:r w:rsidR="00560D66">
          <w:rPr>
            <w:rFonts w:ascii="Arial" w:hAnsi="Arial" w:cs="Arial"/>
            <w:color w:val="000000" w:themeColor="text1"/>
            <w:sz w:val="24"/>
            <w:szCs w:val="24"/>
          </w:rPr>
          <w:t xml:space="preserve"> (e.g., understanding the wider role of soil microbiota in </w:t>
        </w:r>
        <w:proofErr w:type="spellStart"/>
        <w:r w:rsidR="00560D66">
          <w:rPr>
            <w:rFonts w:ascii="Arial" w:hAnsi="Arial" w:cs="Arial"/>
            <w:color w:val="000000" w:themeColor="text1"/>
            <w:sz w:val="24"/>
            <w:szCs w:val="24"/>
          </w:rPr>
          <w:t>agro</w:t>
        </w:r>
        <w:proofErr w:type="spellEnd"/>
        <w:r w:rsidR="00560D66">
          <w:rPr>
            <w:rFonts w:ascii="Arial" w:hAnsi="Arial" w:cs="Arial"/>
            <w:color w:val="000000" w:themeColor="text1"/>
            <w:sz w:val="24"/>
            <w:szCs w:val="24"/>
          </w:rPr>
          <w:t>-ecosystems)</w:t>
        </w:r>
      </w:ins>
      <w:ins w:id="101" w:author="Fredric Windsor" w:date="2022-02-01T11:26:00Z">
        <w:r w:rsidR="00466B25">
          <w:rPr>
            <w:rFonts w:ascii="Arial" w:hAnsi="Arial" w:cs="Arial"/>
            <w:color w:val="000000" w:themeColor="text1"/>
            <w:sz w:val="24"/>
            <w:szCs w:val="24"/>
          </w:rPr>
          <w:t>,</w:t>
        </w:r>
      </w:ins>
      <w:r w:rsidRPr="00C83A50">
        <w:rPr>
          <w:rFonts w:ascii="Arial" w:hAnsi="Arial" w:cs="Arial"/>
          <w:color w:val="000000" w:themeColor="text1"/>
          <w:sz w:val="24"/>
          <w:szCs w:val="24"/>
        </w:rPr>
        <w:t xml:space="preserve"> will enable a better understanding of the responses of agricultural networks to natural or anthropogenic perturbations</w:t>
      </w:r>
      <w:ins w:id="102" w:author="Fredric Windsor" w:date="2022-02-01T11:26:00Z">
        <w:r w:rsidR="00466B25">
          <w:rPr>
            <w:rFonts w:ascii="Arial" w:hAnsi="Arial" w:cs="Arial"/>
            <w:color w:val="000000" w:themeColor="text1"/>
            <w:sz w:val="24"/>
            <w:szCs w:val="24"/>
          </w:rPr>
          <w:t xml:space="preserve">. </w:t>
        </w:r>
      </w:ins>
      <w:ins w:id="103" w:author="Fredric Windsor" w:date="2022-02-01T11:27:00Z">
        <w:r w:rsidR="00E85629">
          <w:rPr>
            <w:rFonts w:ascii="Arial" w:hAnsi="Arial" w:cs="Arial"/>
            <w:color w:val="000000" w:themeColor="text1"/>
            <w:sz w:val="24"/>
            <w:szCs w:val="24"/>
          </w:rPr>
          <w:t xml:space="preserve">Such knowledge provides </w:t>
        </w:r>
      </w:ins>
      <w:del w:id="104" w:author="Fredric Windsor" w:date="2022-02-01T11:27:00Z">
        <w:r w:rsidRPr="00C83A50" w:rsidDel="00E85629">
          <w:rPr>
            <w:rFonts w:ascii="Arial" w:hAnsi="Arial" w:cs="Arial"/>
            <w:color w:val="000000" w:themeColor="text1"/>
            <w:sz w:val="24"/>
            <w:szCs w:val="24"/>
          </w:rPr>
          <w:delText xml:space="preserve">, providing </w:delText>
        </w:r>
      </w:del>
      <w:r w:rsidRPr="00C83A50">
        <w:rPr>
          <w:rFonts w:ascii="Arial" w:hAnsi="Arial" w:cs="Arial"/>
          <w:color w:val="000000" w:themeColor="text1"/>
          <w:sz w:val="24"/>
          <w:szCs w:val="24"/>
        </w:rPr>
        <w:t xml:space="preserve">options for </w:t>
      </w:r>
      <w:del w:id="105" w:author="Fredric Windsor" w:date="2022-02-01T11:31:00Z">
        <w:r w:rsidRPr="00C83A50" w:rsidDel="00F52B5D">
          <w:rPr>
            <w:rFonts w:ascii="Arial" w:hAnsi="Arial" w:cs="Arial"/>
            <w:color w:val="000000" w:themeColor="text1"/>
            <w:sz w:val="24"/>
            <w:szCs w:val="24"/>
          </w:rPr>
          <w:delText xml:space="preserve">mitigation </w:delText>
        </w:r>
      </w:del>
      <w:ins w:id="106" w:author="Fredric Windsor" w:date="2022-02-01T11:31:00Z">
        <w:r w:rsidR="00F52B5D">
          <w:rPr>
            <w:rFonts w:ascii="Arial" w:hAnsi="Arial" w:cs="Arial"/>
            <w:color w:val="000000" w:themeColor="text1"/>
            <w:sz w:val="24"/>
            <w:szCs w:val="24"/>
          </w:rPr>
          <w:t>management</w:t>
        </w:r>
        <w:r w:rsidR="00F52B5D" w:rsidRPr="00C83A50">
          <w:rPr>
            <w:rFonts w:ascii="Arial" w:hAnsi="Arial" w:cs="Arial"/>
            <w:color w:val="000000" w:themeColor="text1"/>
            <w:sz w:val="24"/>
            <w:szCs w:val="24"/>
          </w:rPr>
          <w:t xml:space="preserve"> </w:t>
        </w:r>
      </w:ins>
      <w:r w:rsidRPr="00C83A50">
        <w:rPr>
          <w:rFonts w:ascii="Arial" w:hAnsi="Arial" w:cs="Arial"/>
          <w:color w:val="000000" w:themeColor="text1"/>
          <w:sz w:val="24"/>
          <w:szCs w:val="24"/>
        </w:rPr>
        <w:t>in extensive sustainable systems and/or building resilience into those food systems which appear at risk of negative effects (see below).</w:t>
      </w:r>
    </w:p>
    <w:p w14:paraId="56190519" w14:textId="39C775D8" w:rsidR="00B22E3E" w:rsidRPr="00C83A50" w:rsidRDefault="00C56A2D" w:rsidP="0027034C">
      <w:pPr>
        <w:pStyle w:val="ListParagraph"/>
        <w:numPr>
          <w:ilvl w:val="1"/>
          <w:numId w:val="1"/>
        </w:numPr>
        <w:spacing w:after="120" w:line="480" w:lineRule="auto"/>
        <w:rPr>
          <w:rFonts w:ascii="Arial" w:hAnsi="Arial" w:cs="Arial"/>
          <w:b/>
          <w:bCs/>
          <w:i/>
          <w:iCs/>
          <w:color w:val="000000" w:themeColor="text1"/>
          <w:sz w:val="24"/>
          <w:szCs w:val="24"/>
        </w:rPr>
      </w:pPr>
      <w:r w:rsidRPr="00C83A50">
        <w:rPr>
          <w:rFonts w:ascii="Arial" w:hAnsi="Arial" w:cs="Arial"/>
          <w:b/>
          <w:bCs/>
          <w:i/>
          <w:iCs/>
          <w:color w:val="000000" w:themeColor="text1"/>
          <w:sz w:val="24"/>
          <w:szCs w:val="24"/>
        </w:rPr>
        <w:t xml:space="preserve">Making the most of existing </w:t>
      </w:r>
      <w:r w:rsidR="006B5A96" w:rsidRPr="00C83A50">
        <w:rPr>
          <w:rFonts w:ascii="Arial" w:hAnsi="Arial" w:cs="Arial"/>
          <w:b/>
          <w:bCs/>
          <w:i/>
          <w:iCs/>
          <w:color w:val="000000" w:themeColor="text1"/>
          <w:sz w:val="24"/>
          <w:szCs w:val="24"/>
        </w:rPr>
        <w:t xml:space="preserve">agricultural </w:t>
      </w:r>
      <w:r w:rsidRPr="00C83A50">
        <w:rPr>
          <w:rFonts w:ascii="Arial" w:hAnsi="Arial" w:cs="Arial"/>
          <w:b/>
          <w:bCs/>
          <w:i/>
          <w:iCs/>
          <w:color w:val="000000" w:themeColor="text1"/>
          <w:sz w:val="24"/>
          <w:szCs w:val="24"/>
        </w:rPr>
        <w:t>data by i</w:t>
      </w:r>
      <w:r w:rsidR="00B22E3E" w:rsidRPr="00C83A50">
        <w:rPr>
          <w:rFonts w:ascii="Arial" w:hAnsi="Arial" w:cs="Arial"/>
          <w:b/>
          <w:bCs/>
          <w:i/>
          <w:iCs/>
          <w:color w:val="000000" w:themeColor="text1"/>
          <w:sz w:val="24"/>
          <w:szCs w:val="24"/>
        </w:rPr>
        <w:t>nferring ecological interactions</w:t>
      </w:r>
    </w:p>
    <w:p w14:paraId="18E5655A" w14:textId="6500BD22"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Inference networks, constructed from co-occurrence data and/or existing information on species interactions (e.g., </w:t>
      </w:r>
      <w:r w:rsidR="00B91B8B"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{"citationItems":[{"id":"ITEM-1","itemData":{"DOI":"10.1101/2020.11.09.375402","abstract":"1. Ecological networks are valuable for ecosystem analysis but their use is often limited by a lack of data because many types of ecological interaction, e.g. predation, are short-lived and difficult to observe or detect. There are different methods for inferring the presence of interactions, which we lack methods to predict interaction strengths and so use weighted network analysis. 2. Here, we develop a trait-based approach suitable for creating quantitative networks, i.e. with varying interaction strengths. We developed the method for seed-feeding carabid ground beetles (Coleoptera: Carabidae) although the principles can be applied to other interactions. 3. We used existing literature data from experimental seed-feeding trials to predict a per-individual interaction cost index based on carabid and seed size with frequency-dependent prey selection and assuming bottom up control. This was scaled up to the population level to create predicted inferred weighted networks using the abundance of carabids and seeds in samples from arable fields and energetic intake rates of carabids from the literature. From these weighted networks, we also calculated a novel measure of predation pressure. 4. We applied it to existing ecological survey data from 255 arable fields with carabid data from pitfall traps and plant seeds from seed rain traps. Analysis of these inferred networks led to testable hypotheses about how networks and predation pressure varied amongst fields. 5. Inferred networks are valuable because (i) they provide null models for the structuring of food webs to test against empirical species interaction data, e.g. DNA analysis of carabid gut regurgitates, and (ii) they allow weighted inferred networks to be constructed whenever we can estimate interactions between species and have ecological census data available.","author":[{"dropping-particle":"","family":"Pocock","given":"Michael J O","non-dropping-particle":"","parse-names":false,"suffix":""},{"dropping-particle":"","family":"Schmucki","given":"Reto","non-dropping-particle":"","parse-names":false,"suffix":""},{"dropping-particle":"","family":"Bohan","given":"David A","non-dropping-particle":"","parse-names":false,"suffix":""}],"container-title":"bioRxiv","id":"ITEM-1","issued":{"date-parts":[["2020","11","10"]]},"page":"2020.11.09.375402","publisher":"Cold Spring Harbor Laboratory","title":"Inferring species interactions from ecological survey data: a mechanistic approach to predict quantitative food webs of seed-feeding by carabid beetles","type":"article-journal"},"uris":["http://www.mendeley.com/documents/?uuid=dde17274-9c01-3168-82ee-fc2a9d82f573"]}],"mendeley":{"formattedCitation":"(Pocock et al., 2020)","manualFormatting":"Pocock et al., 2020)","plainTextFormattedCitation":"(Pocock et al., 2020)","previouslyFormattedCitation":"(Pocock et al., 2020)"},"properties":{"noteIndex":0},"schema":"https://github.com/citation-style-language/schema/raw/master/csl-citation.json"}</w:instrText>
      </w:r>
      <w:r w:rsidR="00B91B8B"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Pocock et al., 2020)</w:t>
      </w:r>
      <w:r w:rsidR="00B91B8B"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provide a potentially valuable resource for investigating networks over broad spatial and temporal scales. Indeed, this method of network construction is gaining momentum when community data is generated using environmental DNA (eDNA) methods, although co-occurrence is not necessarily evidence of ecological interactions</w:t>
      </w:r>
      <w:r w:rsidR="007075A9" w:rsidRPr="00C83A50">
        <w:rPr>
          <w:rFonts w:ascii="Arial" w:hAnsi="Arial" w:cs="Arial"/>
          <w:color w:val="000000" w:themeColor="text1"/>
          <w:sz w:val="24"/>
          <w:szCs w:val="24"/>
        </w:rPr>
        <w:t xml:space="preserve"> </w:t>
      </w:r>
      <w:r w:rsidR="00594B54"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{"citationItems":[{"id":"ITEM-1","itemData":{"DOI":"10.1111/ele.13525","ISSN":"1461-023X","abstract":"There is a rich amount of information in co-occurrence (presence–absence) data that could be used to understand community assembly. This proposition first envisioned by Forbes (1907) and then Diamond (1975) prompted the development of numerous modelling approaches (e.g. null model analysis, co-occurrence networks and, more recently, joint species distribution models). Both theory and experimental evidence support the idea that ecological interactions may affect co-occurrence, but it remains unclear to what extent the signal of interaction can be captured in observational data. It is now time to step back from the statistical developments and critically assess whether co-occurrence data are really a proxy for ecological interactions. In this paper, we present a series of arguments based on probability, sampling, food web and coexistence theories supporting that significant spatial associations between species (or lack thereof) is a poor proxy for ecological interactions. We discuss appropriate interpretations of co-occurrence, along with potential avenues to extract as much information as possible from such data.","author":[{"dropping-particle":"","family":"Blanchet","given":"F. Guillaume","non-dropping-particle":"","parse-names":false,"suffix":""},{"dropping-particle":"","family":"Cazelles","given":"Kevin","non-dropping-particle":"","parse-names":false,"suffix":""},{"dropping-particle":"","family":"Gravel","given":"Dominique","non-dropping-particle":"","parse-names":false,"suffix":""}],"container-title":"Ecology Letters","editor":[{"dropping-particle":"","family":"Jeffers","given":"Elizabeth","non-dropping-particle":"","parse-names":false,"suffix":""}],"id":"ITEM-1","issue":"7","issued":{"date-parts":[["2020","7","19"]]},"page":"1050-1063","publisher":"Blackwell Publishing Ltd","title":"Co</w:instrText>
      </w:r>
      <w:r w:rsidR="00D25DA7" w:rsidRPr="00C83A50">
        <w:rPr>
          <w:rFonts w:ascii="Cambria Math" w:hAnsi="Cambria Math" w:cs="Cambria Math"/>
          <w:color w:val="000000" w:themeColor="text1"/>
          <w:sz w:val="24"/>
          <w:szCs w:val="24"/>
        </w:rPr>
        <w:instrText>‐</w:instrText>
      </w:r>
      <w:r w:rsidR="00D25DA7" w:rsidRPr="00C83A50">
        <w:rPr>
          <w:rFonts w:ascii="Arial" w:hAnsi="Arial" w:cs="Arial"/>
          <w:color w:val="000000" w:themeColor="text1"/>
          <w:sz w:val="24"/>
          <w:szCs w:val="24"/>
        </w:rPr>
        <w:instrText>occurrence is not evidence of ecological interactions","type":"article-journal","volume":"23"},"uris":["http://www.mendeley.com/documents/?uuid=dcb0c411-5dc2-3476-865e-8a73205c3113"]}],"mendeley":{"formattedCitation":"(Blanchet et al., 2020)","plainTextFormattedCitation":"(Blanchet et al., 2020)","previouslyFormattedCitation":"(Blanchet et al., 2020)"},"properties":{"noteIndex":0},"schema":"https://github.com/citation-style-language/schema/raw/master/csl-citation.json"}</w:instrText>
      </w:r>
      <w:r w:rsidR="00594B54"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(Blanchet et al., 2020)</w:t>
      </w:r>
      <w:r w:rsidR="00594B54"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These methods have numerous applications, including reconstruction of historical species interaction networks, construction of networks in remote regions with poor interaction datasets and development of networks across broad spatial and temporal scales that allow for testing global environmental change hypotheses. Furthermore, the potential </w:t>
      </w:r>
      <w:r w:rsidRPr="00C83A50">
        <w:rPr>
          <w:rFonts w:ascii="Arial" w:hAnsi="Arial" w:cs="Arial"/>
          <w:color w:val="000000" w:themeColor="text1"/>
          <w:sz w:val="24"/>
          <w:szCs w:val="24"/>
        </w:rPr>
        <w:lastRenderedPageBreak/>
        <w:t>application to existing long-term biomonitoring projects is an area of interest</w:t>
      </w:r>
      <w:r w:rsidR="007075A9" w:rsidRPr="00C83A50">
        <w:rPr>
          <w:rFonts w:ascii="Arial" w:hAnsi="Arial" w:cs="Arial"/>
          <w:color w:val="000000" w:themeColor="text1"/>
          <w:sz w:val="24"/>
          <w:szCs w:val="24"/>
        </w:rPr>
        <w:t xml:space="preserve"> </w:t>
      </w:r>
      <w:r w:rsidR="00594B54"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{"citationItems":[{"id":"ITEM-1","itemData":{"DOI":"10.1016/J.TREE.2017.03.001","abstract":"We foresee a new global-scale, ecological approach to biomonitoring emerging within the next decade that can detect ecosystem change accurately, cheaply, and generically. Next-generation sequencing of DNA sampled from the Earth’s environments would provide data for the relative abundance of operational taxonomic units or ecological functions. Machine-learning methods would then be used to reconstruct the ecological networks of interactions implicit in the raw NGS data. Ultimately, we envision the development of autonomous samplers that would sample nucleic acids and upload NGS sequence data to the cloud for network reconstruction. Large numbers of these samplers, in a global array, would allow sensitive automated biomonitoring of the Earth’s major ecosystems at high spatial and temporal resolution, revolutionising our understanding of ecosystem change.","author":[{"dropping-particle":"","family":"Bohan","given":"David A.","non-dropping-particle":"","parse-names":false,"suffix":""},{"dropping-particle":"","family":"Vacher","given":"Corinne","non-dropping-particle":"","parse-names":false,"suffix":""},{"dropping-particle":"","family":"Tamaddoni-Nezhad","given":"Alireza","non-dropping-particle":"","parse-names":false,"suffix":""},{"dropping-particle":"","family":"Raybould","given":"Alan","non-dropping-particle":"","parse-names":false,"suffix":""},{"dropping-particle":"","family":"Dumbrell","given":"Alex J.","non-dropping-particle":"","parse-names":false,"suffix":""},{"dropping-particle":"","family":"Woodward","given":"Guy","non-dropping-particle":"","parse-names":false,"suffix":""}],"container-title":"Trends in Ecology &amp; Evolution","id":"ITEM-1","issue":"7","issued":{"date-parts":[["2017","7","1"]]},"page":"477-487","title":"Next-generation global biomonitoring: large-scale, automated reconstruction of ecological networks","type":"article-journal","volume":"32"},"uris":["http://www.mendeley.com/documents/?uuid=70ab75e7-acdb-37a0-979c-2d8afd0a7eda"]}],"mendeley":{"formattedCitation":"(Bohan et al., 2017)","plainTextFormattedCitation":"(Bohan et al., 2017)","previouslyFormattedCitation":"(Bohan et al., 2017)"},"properties":{"noteIndex":0},"schema":"https://github.com/citation-style-language/schema/raw/master/csl-citation.json"}</w:instrText>
      </w:r>
      <w:r w:rsidR="00594B54"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(Bohan et al., 2017)</w:t>
      </w:r>
      <w:r w:rsidR="00594B54"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particularly in the context of examining pest and beneficial insect interactions in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ecosystems</w:t>
      </w:r>
      <w:r w:rsidR="007075A9" w:rsidRPr="00C83A50">
        <w:rPr>
          <w:rFonts w:ascii="Arial" w:hAnsi="Arial" w:cs="Arial"/>
          <w:color w:val="000000" w:themeColor="text1"/>
          <w:sz w:val="24"/>
          <w:szCs w:val="24"/>
        </w:rPr>
        <w:t xml:space="preserve"> </w:t>
      </w:r>
      <w:r w:rsidR="001D426C" w:rsidRPr="00C83A50">
        <w:rPr>
          <w:rFonts w:ascii="Arial" w:hAnsi="Arial" w:cs="Arial"/>
          <w:color w:val="000000" w:themeColor="text1"/>
          <w:sz w:val="24"/>
          <w:szCs w:val="24"/>
        </w:rPr>
        <w:fldChar w:fldCharType="begin" w:fldLock="1"/>
      </w:r>
      <w:r w:rsidR="00511906" w:rsidRPr="00C83A50">
        <w:rPr>
          <w:rFonts w:ascii="Arial" w:hAnsi="Arial" w:cs="Arial"/>
          <w:color w:val="000000" w:themeColor="text1"/>
          <w:sz w:val="24"/>
          <w:szCs w:val="24"/>
        </w:rPr>
        <w:instrText>ADDIN CSL_CITATION {"citationItems":[{"id":"ITEM-1","itemData":{"DOI":"https://doi.org/10.1111/een.13035","author":[{"dropping-particle":"","family":"Petsopoulos","given":"D.","non-dropping-particle":"","parse-names":false,"suffix":""},{"dropping-particle":"","family":"Lunt","given":"D.H.","non-dropping-particle":"","parse-names":false,"suffix":""},{"dropping-particle":"","family":"Bell","given":"J.R.","non-dropping-particle":"","parse-names":false,"suffix":""},{"dropping-particle":"","family":"Kitson","given":"J.","non-dropping-particle":"","parse-names":false,"suffix":""},{"dropping-particle":"","family":"Collins","given":"L.","non-dropping-particle":"","parse-names":false,"suffix":""},{"dropping-particle":"","family":"Boonham","given":"N.","non-dropping-particle":"","parse-names":false,"suffix":""},{"dropping-particle":"","family":"Morales-Hojas","given":"R.","non-dropping-particle":"","parse-names":false,"suffix":""},{"dropping-particle":"","family":"Evans","given":"D.M","non-dropping-particle":"","parse-names":false,"suffix":""}],"container-title":"Ecological Entomology","id":"ITEM-1","issue":"4","issued":{"date-parts":[["2021"]]},"page":"693-698","title":"Using network ecology to understand and mitigate long-term insect declines","type":"article-journal","volume":"46"},"uris":["http://www.mendeley.com/documents/?uuid=72739841-bc62-4065-ba4f-b403465a0490"]}],"mendeley":{"formattedCitation":"(Petsopoulos et al., 2021)","plainTextFormattedCitation":"(Petsopoulos et al., 2021)","previouslyFormattedCitation":"(Petsopoulos et al., 2021)"},"properties":{"noteIndex":0},"schema":"https://github.com/citation-style-language/schema/raw/master/csl-citation.json"}</w:instrText>
      </w:r>
      <w:r w:rsidR="001D426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(Petsopoulos et al., 2021)</w:t>
      </w:r>
      <w:r w:rsidR="001D426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w:t>
      </w:r>
    </w:p>
    <w:p w14:paraId="336DFC4C" w14:textId="012B41B5" w:rsidR="00B22E3E" w:rsidRPr="00C83A50" w:rsidRDefault="00B22E3E" w:rsidP="0027034C">
      <w:pPr>
        <w:pStyle w:val="ListParagraph"/>
        <w:numPr>
          <w:ilvl w:val="1"/>
          <w:numId w:val="1"/>
        </w:numPr>
        <w:spacing w:after="120" w:line="480" w:lineRule="auto"/>
        <w:rPr>
          <w:rFonts w:ascii="Arial" w:hAnsi="Arial" w:cs="Arial"/>
          <w:b/>
          <w:bCs/>
          <w:i/>
          <w:iCs/>
          <w:color w:val="000000" w:themeColor="text1"/>
          <w:sz w:val="24"/>
          <w:szCs w:val="24"/>
        </w:rPr>
      </w:pPr>
      <w:r w:rsidRPr="00C83A50">
        <w:rPr>
          <w:rFonts w:ascii="Arial" w:hAnsi="Arial" w:cs="Arial"/>
          <w:b/>
          <w:bCs/>
          <w:i/>
          <w:iCs/>
          <w:color w:val="000000" w:themeColor="text1"/>
          <w:sz w:val="24"/>
          <w:szCs w:val="24"/>
        </w:rPr>
        <w:t xml:space="preserve">Linking above- and below-ground </w:t>
      </w:r>
      <w:r w:rsidR="005A4069" w:rsidRPr="00C83A50">
        <w:rPr>
          <w:rFonts w:ascii="Arial" w:hAnsi="Arial" w:cs="Arial"/>
          <w:b/>
          <w:bCs/>
          <w:i/>
          <w:iCs/>
          <w:color w:val="000000" w:themeColor="text1"/>
          <w:sz w:val="24"/>
          <w:szCs w:val="24"/>
        </w:rPr>
        <w:t xml:space="preserve">environments to create complete ecological networks in </w:t>
      </w:r>
      <w:proofErr w:type="spellStart"/>
      <w:r w:rsidR="00CA7F23" w:rsidRPr="00C83A50">
        <w:rPr>
          <w:rFonts w:ascii="Arial" w:hAnsi="Arial" w:cs="Arial"/>
          <w:b/>
          <w:bCs/>
          <w:i/>
          <w:iCs/>
          <w:color w:val="000000" w:themeColor="text1"/>
          <w:sz w:val="24"/>
          <w:szCs w:val="24"/>
        </w:rPr>
        <w:t>agro</w:t>
      </w:r>
      <w:proofErr w:type="spellEnd"/>
      <w:r w:rsidR="00CA7F23" w:rsidRPr="00C83A50">
        <w:rPr>
          <w:rFonts w:ascii="Arial" w:hAnsi="Arial" w:cs="Arial"/>
          <w:b/>
          <w:bCs/>
          <w:i/>
          <w:iCs/>
          <w:color w:val="000000" w:themeColor="text1"/>
          <w:sz w:val="24"/>
          <w:szCs w:val="24"/>
        </w:rPr>
        <w:t>-ecosystems</w:t>
      </w:r>
    </w:p>
    <w:p w14:paraId="1D74B7D8" w14:textId="4245969B"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We currently have limited knowledge regarding how biotic interactions between plants and below-ground micro</w:t>
      </w:r>
      <w:r w:rsidRPr="00C83A50">
        <w:rPr>
          <w:rFonts w:ascii="Cambria Math" w:hAnsi="Cambria Math" w:cs="Cambria Math"/>
          <w:color w:val="000000" w:themeColor="text1"/>
          <w:sz w:val="24"/>
          <w:szCs w:val="24"/>
        </w:rPr>
        <w:t>‐</w:t>
      </w:r>
      <w:r w:rsidRPr="00C83A50">
        <w:rPr>
          <w:rFonts w:ascii="Arial" w:hAnsi="Arial" w:cs="Arial"/>
          <w:color w:val="000000" w:themeColor="text1"/>
          <w:sz w:val="24"/>
          <w:szCs w:val="24"/>
        </w:rPr>
        <w:t xml:space="preserve">organisms influence ecosystem productivity and fluxes </w:t>
      </w:r>
      <w:del w:id="107" w:author="Fredric Windsor" w:date="2022-01-30T18:56:00Z">
        <w:r w:rsidRPr="00C83A50" w:rsidDel="0059602D">
          <w:rPr>
            <w:rFonts w:ascii="Arial" w:hAnsi="Arial" w:cs="Arial"/>
            <w:color w:val="000000" w:themeColor="text1"/>
            <w:sz w:val="24"/>
            <w:szCs w:val="24"/>
          </w:rPr>
          <w:delText xml:space="preserve">on </w:delText>
        </w:r>
      </w:del>
      <w:ins w:id="108" w:author="Fredric Windsor" w:date="2022-01-30T18:56:00Z">
        <w:r w:rsidR="0059602D" w:rsidRPr="00C83A50">
          <w:rPr>
            <w:rFonts w:ascii="Arial" w:hAnsi="Arial" w:cs="Arial"/>
            <w:color w:val="000000" w:themeColor="text1"/>
            <w:sz w:val="24"/>
            <w:szCs w:val="24"/>
          </w:rPr>
          <w:t>o</w:t>
        </w:r>
        <w:r w:rsidR="0059602D">
          <w:rPr>
            <w:rFonts w:ascii="Arial" w:hAnsi="Arial" w:cs="Arial"/>
            <w:color w:val="000000" w:themeColor="text1"/>
            <w:sz w:val="24"/>
            <w:szCs w:val="24"/>
          </w:rPr>
          <w:t>f</w:t>
        </w:r>
        <w:r w:rsidR="0059602D" w:rsidRPr="00C83A50">
          <w:rPr>
            <w:rFonts w:ascii="Arial" w:hAnsi="Arial" w:cs="Arial"/>
            <w:color w:val="000000" w:themeColor="text1"/>
            <w:sz w:val="24"/>
            <w:szCs w:val="24"/>
          </w:rPr>
          <w:t xml:space="preserve"> </w:t>
        </w:r>
      </w:ins>
      <w:r w:rsidRPr="00C83A50">
        <w:rPr>
          <w:rFonts w:ascii="Arial" w:hAnsi="Arial" w:cs="Arial"/>
          <w:color w:val="000000" w:themeColor="text1"/>
          <w:sz w:val="24"/>
          <w:szCs w:val="24"/>
        </w:rPr>
        <w:t xml:space="preserve">matter and energy through trophic levels, limiting our ability to understand how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ecosystems respond to environmental change. Again, DNA-based methods combined with network analysis offer new ways to overcome some of the hitherto difficulties in studying more complex plant-microbe interactions</w:t>
      </w:r>
      <w:r w:rsidR="007075A9" w:rsidRPr="00C83A50">
        <w:rPr>
          <w:rFonts w:ascii="Arial" w:hAnsi="Arial" w:cs="Arial"/>
          <w:color w:val="000000" w:themeColor="text1"/>
          <w:sz w:val="24"/>
          <w:szCs w:val="24"/>
        </w:rPr>
        <w:t xml:space="preserve"> </w:t>
      </w:r>
      <w:r w:rsidR="001D426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{"citationItems":[{"id":"ITEM-1","itemData":{"DOI":"10.1111/1365-2435.13223","ISSN":"13652435","abstract":"Complex networks of interactions involving multiple plant and microbial species have consequences for ecosystem productivity and energy movement through higher trophic levels, but the sensitivity of these networks to environmental change is uncertain. The fast developing field focused on the construction of ecological networks involving multiple plant and microbial species allows the structure, complexity and robustness of these networks to be examined. However, the choice of methods used to generate data and construct networks can significantly influence network-level metrics. Here, we provide background and guidance on approaches for building and analysing bipartite networks of plant–microbe interactions. Researchers need to explore these methods (and their advantages and pitfalls) to create high quality and reproducible data that allow comparisons within and between systems. In particular, we highlight the significant advances of DNA-based approaches for characterising interactions between plants and microbes, while suggesting future work needed to help overcome their current limitations. As more studies embrace these approaches, these guidelines will allow robust characterisation and analysis of networks of plant and microbial interactions, and further enable our understanding of the influence of environmental change on species interactions and, ultimately, communities and ecosystem functioning. plain language summary is available for this article.","author":[{"dropping-particle":"","family":"Bennett","given":"Alison E.","non-dropping-particle":"","parse-names":false,"suffix":""},{"dropping-particle":"","family":"Evans","given":"Darren M.","non-dropping-particle":"","parse-names":false,"suffix":""},{"dropping-particle":"","family":"Powell","given":"Jeff R.","non-dropping-particle":"","parse-names":false,"suffix":""}],"container-title":"Functional Ecology","editor":[{"dropping-particle":"","family":"Hart","given":"Miranda","non-dropping-particle":"","parse-names":false,"suffix":""}],"id":"ITEM-1","issue":"1","issued":{"date-parts":[["2019","1","1"]]},"page":"107-117","publisher":"Blackwell Publishing Ltd","title":"Potentials and pitfalls in the analysis of bipartite networks to understand plant–microbe interactions in changing environments","type":"article-journal","volume":"33"},"uris":["http://www.mendeley.com/documents/?uuid=d33f59d9-56d8-3b20-8ff3-bb2de1a67220"]}],"mendeley":{"formattedCitation":"(Bennett et al., 2019)","plainTextFormattedCitation":"(Bennett et al., 2019)","previouslyFormattedCitation":"(Bennett et al., 2019)"},"properties":{"noteIndex":0},"schema":"https://github.com/citation-style-language/schema/raw/master/csl-citation.json"}</w:instrText>
      </w:r>
      <w:r w:rsidR="001D426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(Bennett et al., 2019)</w:t>
      </w:r>
      <w:r w:rsidR="001D426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and unearthing a range of ecosystem services that can be harnessed (e.g., arbuscular mycorrhizal fungi and other root symbionts for plant growth). Indeed, agricultural plants do not only rely on direct defences when attacked, but they can also recruit pest antagonists such as predators and </w:t>
      </w:r>
      <w:proofErr w:type="spellStart"/>
      <w:r w:rsidRPr="00C83A50">
        <w:rPr>
          <w:rFonts w:ascii="Arial" w:hAnsi="Arial" w:cs="Arial"/>
          <w:color w:val="000000" w:themeColor="text1"/>
          <w:sz w:val="24"/>
          <w:szCs w:val="24"/>
        </w:rPr>
        <w:t>parasitoids</w:t>
      </w:r>
      <w:proofErr w:type="spellEnd"/>
      <w:r w:rsidRPr="00C83A50">
        <w:rPr>
          <w:rFonts w:ascii="Arial" w:hAnsi="Arial" w:cs="Arial"/>
          <w:color w:val="000000" w:themeColor="text1"/>
          <w:sz w:val="24"/>
          <w:szCs w:val="24"/>
        </w:rPr>
        <w:t xml:space="preserve">, both above and below-ground, mainly via the release of volatile organic compounds (i.e., indirect defences). However, </w:t>
      </w:r>
      <w:r w:rsidR="0015706A" w:rsidRPr="00C83A50">
        <w:rPr>
          <w:rFonts w:ascii="Arial" w:hAnsi="Arial" w:cs="Arial"/>
          <w:color w:val="000000" w:themeColor="text1"/>
          <w:sz w:val="24"/>
          <w:szCs w:val="24"/>
        </w:rPr>
        <w:t xml:space="preserve">from an ecological network perspective it is mechanistically </w:t>
      </w:r>
      <w:r w:rsidRPr="00C83A50">
        <w:rPr>
          <w:rFonts w:ascii="Arial" w:hAnsi="Arial" w:cs="Arial"/>
          <w:color w:val="000000" w:themeColor="text1"/>
          <w:sz w:val="24"/>
          <w:szCs w:val="24"/>
        </w:rPr>
        <w:t xml:space="preserve">unclear how changes in one trophic level (e.g., soil arthropods) affect interactions in another (e.g., insect pollinators), and vice versa (Fig. 2), nor the potential trade-offs for focal plants (e.g., crops). As such, we do not know </w:t>
      </w:r>
      <w:r w:rsidR="0015706A" w:rsidRPr="00C83A50">
        <w:rPr>
          <w:rFonts w:ascii="Arial" w:hAnsi="Arial" w:cs="Arial"/>
          <w:color w:val="000000" w:themeColor="text1"/>
          <w:sz w:val="24"/>
          <w:szCs w:val="24"/>
        </w:rPr>
        <w:t xml:space="preserve">what drives </w:t>
      </w:r>
      <w:r w:rsidRPr="00C83A50">
        <w:rPr>
          <w:rFonts w:ascii="Arial" w:hAnsi="Arial" w:cs="Arial"/>
          <w:color w:val="000000" w:themeColor="text1"/>
          <w:sz w:val="24"/>
          <w:szCs w:val="24"/>
        </w:rPr>
        <w:t>the multidirectional fluxes between the above- and below-ground components of the agricultural networks at multiple scales. This advance is required to understand how these components of the system interact to alter productivity and ecosystem services within the agricultural environment.</w:t>
      </w:r>
    </w:p>
    <w:p w14:paraId="21BD90D8" w14:textId="1DE999C0" w:rsidR="00B22E3E" w:rsidRPr="00C83A50" w:rsidRDefault="000B0195" w:rsidP="0027034C">
      <w:pPr>
        <w:pStyle w:val="ListParagraph"/>
        <w:numPr>
          <w:ilvl w:val="1"/>
          <w:numId w:val="1"/>
        </w:numPr>
        <w:spacing w:after="120" w:line="480" w:lineRule="auto"/>
        <w:rPr>
          <w:rFonts w:ascii="Arial" w:hAnsi="Arial" w:cs="Arial"/>
          <w:b/>
          <w:bCs/>
          <w:i/>
          <w:iCs/>
          <w:color w:val="000000" w:themeColor="text1"/>
          <w:sz w:val="24"/>
          <w:szCs w:val="24"/>
        </w:rPr>
      </w:pPr>
      <w:ins w:id="109" w:author="Fredric Windsor" w:date="2022-02-01T10:24:00Z">
        <w:r>
          <w:rPr>
            <w:rFonts w:ascii="Arial" w:hAnsi="Arial" w:cs="Arial"/>
            <w:b/>
            <w:bCs/>
            <w:i/>
            <w:iCs/>
            <w:color w:val="000000" w:themeColor="text1"/>
            <w:sz w:val="24"/>
            <w:szCs w:val="24"/>
          </w:rPr>
          <w:lastRenderedPageBreak/>
          <w:t xml:space="preserve">Using </w:t>
        </w:r>
      </w:ins>
      <w:del w:id="110" w:author="Fredric Windsor" w:date="2022-02-01T10:24:00Z">
        <w:r w:rsidR="00296743" w:rsidRPr="00C83A50" w:rsidDel="000B0195">
          <w:rPr>
            <w:rFonts w:ascii="Arial" w:hAnsi="Arial" w:cs="Arial"/>
            <w:b/>
            <w:bCs/>
            <w:i/>
            <w:iCs/>
            <w:color w:val="000000" w:themeColor="text1"/>
            <w:sz w:val="24"/>
            <w:szCs w:val="24"/>
          </w:rPr>
          <w:delText>M</w:delText>
        </w:r>
      </w:del>
      <w:ins w:id="111" w:author="Fredric Windsor" w:date="2022-02-01T10:24:00Z">
        <w:r>
          <w:rPr>
            <w:rFonts w:ascii="Arial" w:hAnsi="Arial" w:cs="Arial"/>
            <w:b/>
            <w:bCs/>
            <w:i/>
            <w:iCs/>
            <w:color w:val="000000" w:themeColor="text1"/>
            <w:sz w:val="24"/>
            <w:szCs w:val="24"/>
          </w:rPr>
          <w:t>m</w:t>
        </w:r>
      </w:ins>
      <w:r w:rsidR="00296743" w:rsidRPr="00C83A50">
        <w:rPr>
          <w:rFonts w:ascii="Arial" w:hAnsi="Arial" w:cs="Arial"/>
          <w:b/>
          <w:bCs/>
          <w:i/>
          <w:iCs/>
          <w:color w:val="000000" w:themeColor="text1"/>
          <w:sz w:val="24"/>
          <w:szCs w:val="24"/>
        </w:rPr>
        <w:t xml:space="preserve">ultilayer networks </w:t>
      </w:r>
      <w:del w:id="112" w:author="Fredric Windsor" w:date="2022-02-01T10:24:00Z">
        <w:r w:rsidR="00296743" w:rsidRPr="00C83A50" w:rsidDel="000B0195">
          <w:rPr>
            <w:rFonts w:ascii="Arial" w:hAnsi="Arial" w:cs="Arial"/>
            <w:b/>
            <w:bCs/>
            <w:i/>
            <w:iCs/>
            <w:color w:val="000000" w:themeColor="text1"/>
            <w:sz w:val="24"/>
            <w:szCs w:val="24"/>
          </w:rPr>
          <w:delText xml:space="preserve">will </w:delText>
        </w:r>
      </w:del>
      <w:ins w:id="113" w:author="Fredric Windsor" w:date="2022-02-01T10:24:00Z">
        <w:r>
          <w:rPr>
            <w:rFonts w:ascii="Arial" w:hAnsi="Arial" w:cs="Arial"/>
            <w:b/>
            <w:bCs/>
            <w:i/>
            <w:iCs/>
            <w:color w:val="000000" w:themeColor="text1"/>
            <w:sz w:val="24"/>
            <w:szCs w:val="24"/>
          </w:rPr>
          <w:t>to</w:t>
        </w:r>
        <w:r w:rsidRPr="00C83A50">
          <w:rPr>
            <w:rFonts w:ascii="Arial" w:hAnsi="Arial" w:cs="Arial"/>
            <w:b/>
            <w:bCs/>
            <w:i/>
            <w:iCs/>
            <w:color w:val="000000" w:themeColor="text1"/>
            <w:sz w:val="24"/>
            <w:szCs w:val="24"/>
          </w:rPr>
          <w:t xml:space="preserve"> </w:t>
        </w:r>
      </w:ins>
      <w:r w:rsidR="00296743" w:rsidRPr="00C83A50">
        <w:rPr>
          <w:rFonts w:ascii="Arial" w:hAnsi="Arial" w:cs="Arial"/>
          <w:b/>
          <w:bCs/>
          <w:i/>
          <w:iCs/>
          <w:color w:val="000000" w:themeColor="text1"/>
          <w:sz w:val="24"/>
          <w:szCs w:val="24"/>
        </w:rPr>
        <w:t>identify key ecosystem services that spill</w:t>
      </w:r>
      <w:ins w:id="114" w:author="Fredric Windsor" w:date="2022-01-30T18:57:00Z">
        <w:r w:rsidR="00250131">
          <w:rPr>
            <w:rFonts w:ascii="Arial" w:hAnsi="Arial" w:cs="Arial"/>
            <w:b/>
            <w:bCs/>
            <w:i/>
            <w:iCs/>
            <w:color w:val="000000" w:themeColor="text1"/>
            <w:sz w:val="24"/>
            <w:szCs w:val="24"/>
          </w:rPr>
          <w:t xml:space="preserve"> </w:t>
        </w:r>
      </w:ins>
      <w:r w:rsidR="00296743" w:rsidRPr="00C83A50">
        <w:rPr>
          <w:rFonts w:ascii="Arial" w:hAnsi="Arial" w:cs="Arial"/>
          <w:b/>
          <w:bCs/>
          <w:i/>
          <w:iCs/>
          <w:color w:val="000000" w:themeColor="text1"/>
          <w:sz w:val="24"/>
          <w:szCs w:val="24"/>
        </w:rPr>
        <w:t>over between crop and non-crop habitats</w:t>
      </w:r>
    </w:p>
    <w:p w14:paraId="006A6ADD" w14:textId="7924CEFF"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Using non-crop</w:t>
      </w:r>
      <w:del w:id="115" w:author="Fredric Windsor" w:date="2022-01-31T09:15:00Z">
        <w:r w:rsidRPr="00C83A50" w:rsidDel="006D27A0">
          <w:rPr>
            <w:rFonts w:ascii="Arial" w:hAnsi="Arial" w:cs="Arial"/>
            <w:color w:val="000000" w:themeColor="text1"/>
            <w:sz w:val="24"/>
            <w:szCs w:val="24"/>
          </w:rPr>
          <w:delText>ped</w:delText>
        </w:r>
      </w:del>
      <w:r w:rsidRPr="00C83A50">
        <w:rPr>
          <w:rFonts w:ascii="Arial" w:hAnsi="Arial" w:cs="Arial"/>
          <w:color w:val="000000" w:themeColor="text1"/>
          <w:sz w:val="24"/>
          <w:szCs w:val="24"/>
        </w:rPr>
        <w:t xml:space="preserve"> habitats, for example field margins, hedgerows, uncultivated </w:t>
      </w:r>
      <w:proofErr w:type="gramStart"/>
      <w:r w:rsidRPr="00C83A50">
        <w:rPr>
          <w:rFonts w:ascii="Arial" w:hAnsi="Arial" w:cs="Arial"/>
          <w:color w:val="000000" w:themeColor="text1"/>
          <w:sz w:val="24"/>
          <w:szCs w:val="24"/>
        </w:rPr>
        <w:t>land</w:t>
      </w:r>
      <w:proofErr w:type="gramEnd"/>
      <w:r w:rsidRPr="00C83A50">
        <w:rPr>
          <w:rFonts w:ascii="Arial" w:hAnsi="Arial" w:cs="Arial"/>
          <w:color w:val="000000" w:themeColor="text1"/>
          <w:sz w:val="24"/>
          <w:szCs w:val="24"/>
        </w:rPr>
        <w:t xml:space="preserve"> and woodland, to influence the network structure of plant-animal networks in arable agriculture is a common technique to enhance the provision of ecosystem services in some regions of the globe. Assessments and management interventions, however, do not often consider the simultaneous provisioning of multiple ecosystem services</w:t>
      </w:r>
      <w:r w:rsidR="007075A9" w:rsidRPr="00C83A50">
        <w:rPr>
          <w:rFonts w:ascii="Arial" w:hAnsi="Arial" w:cs="Arial"/>
          <w:color w:val="000000" w:themeColor="text1"/>
          <w:sz w:val="24"/>
          <w:szCs w:val="24"/>
        </w:rPr>
        <w:t xml:space="preserve"> </w:t>
      </w:r>
      <w:r w:rsidR="001D426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{"citationItems":[{"id":"ITEM-1","itemData":{"DOI":"10.1007/s13593-014-0272-z","ISSN":"17730155","abstract":"Provisioning services, such as the production of food, feed, and fiber, have always been the main focus of agriculture. Since the 1950s, intensive cropping systems based on the cultivation of a single crop or a single cultivar, in simplified rotations or monocultures, and relying on extensive use of agrochemical inputs have been preferred to more diverse, self-sustaining cropping systems, regardless of the environmental consequences. However, there is increasing evidence that such intensive agroecosystems have led to a decline in biodiversity as well as threatening the environment and have damaged a number of ecosystem services such as the biogeochemical nutrient cycles and the regulation of climate and water quality. Consequently, the current challenge facing agriculture is to ensure the future of food production while reducing the use of inputs and limiting environmental impacts and the loss of biodiversity. Here, we review examples of multiple cropping systems that aim to use biotic interactions to reduce chemical inputs and provide more ecosystem services than just provisioning. Our main findings are the identification of underlying ecological processes and management strategies related to the provision of pairs of ecosystem services namely food production and a regulation service. We also found gaps between ecological knowledge and the constraints of agricultural practices in taking account of the interactions and possible trade-offs between multiple ecosystem services as well as socioeconomic constraints. We present guidelines for the design of multiple cropping systems combining ecological, agricultural, and genetic concepts and approaches.","author":[{"dropping-particle":"","family":"Gaba","given":"Sabrina","non-dropping-particle":"","parse-names":false,"suffix":""},{"dropping-particle":"","family":"Lescourret","given":"Françoise","non-dropping-particle":"","parse-names":false,"suffix":""},{"dropping-particle":"","family":"Boudsocq","given":"Simon","non-dropping-particle":"","parse-names":false,"suffix":""},{"dropping-particle":"","family":"Enjalbert","given":"Jérôme","non-dropping-particle":"","parse-names":false,"suffix":""},{"dropping-particle":"","family":"Hinsinger","given":"Philippe","non-dropping-particle":"","parse-names":false,"suffix":""},{"dropping-particle":"","family":"Journet","given":"Etienne Pascal","non-dropping-particle":"","parse-names":false,"suffix":""},{"dropping-particle":"","family":"Navas","given":"Marie Laure","non-dropping-particle":"","parse-names":false,"suffix":""},{"dropping-particle":"","family":"Wery","given":"Jacques","non-dropping-particle":"","parse-names":false,"suffix":""},{"dropping-particle":"","family":"Louarn","given":"Gaetan","non-dropping-particle":"","parse-names":false,"suffix":""},{"dropping-particle":"","family":"Malézieux","given":"Eric","non-dropping-particle":"","parse-names":false,"suffix":""},{"dropping-particle":"","family":"Pelzer","given":"Elise","non-dropping-particle":"","parse-names":false,"suffix":""},{"dropping-particle":"","family":"Prudent","given":"Marion","non-dropping-particle":"","parse-names":false,"suffix":""},{"dropping-particle":"","family":"Ozier-Lafontaine","given":"Harry","non-dropping-particle":"","parse-names":false,"suffix":""}],"container-title":"Agronomy for Sustainable Development","id":"ITEM-1","issue":"2","issued":{"date-parts":[["2015","4","1"]]},"page":"607-623","publisher":"Springer-Verlag France","title":"Multiple cropping systems as drivers for providing multiple ecosystem services: from concepts to design","type":"article-journal","volume":"35"},"uris":["http://www.mendeley.com/documents/?uuid=4f3d196b-cb0e-3557-82cd-8b4f38b5f2b2"]}],"mendeley":{"formattedCitation":"(Gaba et al., 2015)","plainTextFormattedCitation":"(Gaba et al., 2015)","previouslyFormattedCitation":"(Gaba et al., 2015)"},"properties":{"noteIndex":0},"schema":"https://github.com/citation-style-language/schema/raw/master/csl-citation.json"}</w:instrText>
      </w:r>
      <w:r w:rsidR="001D426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(Gaba et al., 2015)</w:t>
      </w:r>
      <w:r w:rsidR="001D426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It is nevertheless important to consider the potential synergies and trade-offs associated with decisions surrounding agricultural systems, especially considering that different non-crop habitats enhance different ecosystem services in a context-dependent manne</w:t>
      </w:r>
      <w:r w:rsidR="00FA3238" w:rsidRPr="00C83A50">
        <w:rPr>
          <w:rFonts w:ascii="Arial" w:hAnsi="Arial" w:cs="Arial"/>
          <w:color w:val="000000" w:themeColor="text1"/>
          <w:sz w:val="24"/>
          <w:szCs w:val="24"/>
        </w:rPr>
        <w:t>r</w:t>
      </w:r>
      <w:r w:rsidR="007075A9" w:rsidRPr="00C83A50">
        <w:rPr>
          <w:rFonts w:ascii="Arial" w:hAnsi="Arial" w:cs="Arial"/>
          <w:color w:val="000000" w:themeColor="text1"/>
          <w:sz w:val="24"/>
          <w:szCs w:val="24"/>
        </w:rPr>
        <w:t xml:space="preserve"> </w:t>
      </w:r>
      <w:r w:rsidR="00FA3238"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{"citationItems":[{"id":"ITEM-1","itemData":{"DOI":"10.1111/ele.13576","ISSN":"14610248","PMID":"32808477","abstract":"Floral plantings are promoted to foster ecological intensification of agriculture through provisioning of ecosystem services. However, a comprehensive assessment of the effectiveness of different floral plantings, their characteristics and consequences for crop yield is lacking. Here we quantified the impacts of flower strips and hedgerows on pest control (18 studies) and pollination services (17 studies) in adjacent crops in North America, Europe and New Zealand. Flower strips, but not hedgerows, enhanced pest control services in adjacent fields by 16% on average. However, effects on crop pollination and yield were more variable. Our synthesis identifies several important drivers of variability in effectiveness of plantings: pollination services declined exponentially with distance from plantings, and perennial and older flower strips with higher flowering plant diversity enhanced pollination more effectively. These findings provide promising pathways to optimise floral plantings to more effectively contribute to ecosystem service delivery and ecological intensification of agriculture in the future.","author":[{"dropping-particle":"","family":"Albrecht","given":"Matthias","non-dropping-particle":"","parse-names":false,"suffix":""},{"dropping-particle":"","family":"Kleijn","given":"David","non-dropping-particle":"","parse-names":false,"suffix":""},{"dropping-particle":"","family":"Williams","given":"Neal M.","non-dropping-particle":"","parse-names":false,"suffix":""},{"dropping-particle":"","family":"Tschumi","given":"Matthias","non-dropping-particle":"","parse-names":false,"suffix":""},{"dropping-particle":"","family":"Blaauw","given":"Brett R.","non-dropping-particle":"","parse-names":false,"suffix":""},{"dropping-particle":"","family":"Bommarco","given":"Riccardo","non-dropping-particle":"","parse-names":false,"suffix":""},{"dropping-particle":"","family":"Campbell","given":"Alistair J.","non-dropping-particle":"","parse-names":false,"suffix":""},{"dropping-particle":"","family":"Dainese","given":"Matteo","non-dropping-particle":"","parse-names":false,"suffix":""},{"dropping-particle":"","family":"Drummond","given":"Francis A.","non-dropping-particle":"","parse-names":false,"suffix":""},{"dropping-particle":"","family":"Entling","given":"Martin H.","non-dropping-particle":"","parse-names":false,"suffix":""},{"dropping-particle":"","family":"Ganser","given":"Dominik","non-dropping-particle":"","parse-names":false,"suffix":""},{"dropping-particle":"","family":"Arjen de Groot","given":"G.","non-dropping-particle":"","parse-names":false,"suffix":""},{"dropping-particle":"","family":"Goulson","given":"Dave","non-dropping-particle":"","parse-names":false,"suffix":""},{"dropping-particle":"","family":"Grab","given":"Heather","non-dropping-particle":"","parse-names":false,"suffix":""},{"dropping-particle":"","family":"Hamilton","given":"Hannah","non-dropping-particle":"","parse-names":false,"suffix":""},{"dropping-particle":"","family":"Herzog","given":"Felix","non-dropping-particle":"","parse-names":false,"suffix":""},{"dropping-particle":"","family":"Isaacs","given":"Rufus","non-dropping-particle":"","parse-names":false,"suffix":""},{"dropping-particle":"","family":"Jacot","given":"Katja","non-dropping-particle":"","parse-names":false,"suffix":""},{"dropping-particle":"","family":"Jeanneret","given":"Philippe","non-dropping-particle":"","parse-names":false,"suffix":""},{"dropping-particle":"","family":"Jonsson","given":"Mattias","non-dropping-particle":"","parse-names":false,"suffix":""},{"dropping-particle":"","family":"Knop","given":"Eva","non-dropping-particle":"","parse-names":false,"suffix":""},{"dropping-particle":"","family":"Kremen","given":"Claire","non-dropping-particle":"","parse-names":false,"suffix":""},{"dropping-particle":"","family":"Landis","given":"Douglas A.","non-dropping-particle":"","parse-names":false,"suffix":""},{"dropping-particle":"","family":"Loeb","given":"Gregory M.","non-dropping-particle":"","parse-names":false,"suffix":""},{"dropping-particle":"","family":"Marini","given":"Lorenzo","non-dropping-particle":"","parse-names":false,"suffix":""},{"dropping-particle":"","family":"McKerchar","given":"Megan","non-dropping-particle":"","parse-names":false,"suffix":""},{"dropping-particle":"","family":"Morandin","given":"Lora","non-dropping-particle":"","parse-names":false,"suffix":""},{"dropping-particle":"","family":"Pfister","given":"Sonja C.","non-dropping-particle":"","parse-names":false,"suffix":""},{"dropping-particle":"","family":"Potts","given":"Simon G.","non-dropping-particle":"","parse-names":false,"suffix":""},{"dropping-particle":"","family":"Rundlöf","given":"Maj","non-dropping-particle":"","parse-names":false,"suffix":""},{"dropping-particle":"","family":"Sardiñas","given":"Hillary","non-dropping-particle":"","parse-names":false,"suffix":""},{"dropping-particle":"","family":"Sciligo","given":"Amber","non-dropping-particle":"","parse-names":false,"suffix":""},{"dropping-particle":"","family":"Thies","given":"Carsten","non-dropping-particle":"","parse-names":false,"suffix":""},{"dropping-particle":"","family":"Tscharntke","given":"Teja","non-dropping-particle":"","parse-names":false,"suffix":""},{"dropping-particle":"","family":"Venturini","given":"Eric","non-dropping-particle":"","parse-names":false,"suffix":""},{"dropping-particle":"","family":"Veromann","given":"Eve","non-dropping-particle":"","parse-names":false,"suffix":""},{"dropping-particle":"","family":"Vollhardt","given":"Ines M.G.","non-dropping-particle":"","parse-names":false,"suffix":""},{"dropping-particle":"","family":"Wäckers","given":"Felix","non-dropping-particle":"","parse-names":false,"suffix":""},{"dropping-particle":"","family":"Ward","given":"Kimiora","non-dropping-particle":"","parse-names":false,"suffix":""},{"dropping-particle":"","family":"Wilby","given":"Andrew","non-dropping-particle":"","parse-names":false,"suffix":""},{"dropping-particle":"","family":"Woltz","given":"Megan","non-dropping-particle":"","parse-names":false,"suffix":""},{"dropping-particle":"","family":"Wratten","given":"Steve","non-dropping-particle":"","parse-names":false,"suffix":""},{"dropping-particle":"","family":"Sutter","given":"Louis","non-dropping-particle":"","parse-names":false,"suffix":""}],"container-title":"Ecology Letters","id":"ITEM-1","issue":"10","issued":{"date-parts":[["2020","10","1"]]},"page":"1488-1498","publisher":"Blackwell Publishing Ltd","title":"The effectiveness of flower strips and hedgerows on pest control, pollination services and crop yield: a quantitative synthesis","type":"article-journal","volume":"23"},"uris":["http://www.mendeley.com/documents/?uuid=98f4b8f7-3493-35a0-b011-e4433a6b3680"]}],"mendeley":{"formattedCitation":"(Albrecht et al., 2020)","plainTextFormattedCitation":"(Albrecht et al., 2020)","previouslyFormattedCitation":"(Albrecht et al., 2020)"},"properties":{"noteIndex":0},"schema":"https://github.com/citation-style-language/schema/raw/master/csl-citation.json"}</w:instrText>
      </w:r>
      <w:r w:rsidR="00FA3238"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(Albrecht et al., 2020)</w:t>
      </w:r>
      <w:r w:rsidR="00FA3238"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w:t>
      </w:r>
    </w:p>
    <w:p w14:paraId="0D926333" w14:textId="6E6AFE50"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Developing methods that allow for an understanding and management of multiple ecosystem services is an important challenge that needs to be addressed. This advance can be achieved using an adaptation of current network methods for selecting optimal mixtures of organisms to maximise the abundance and/or species richness of interacting organisms. For example, it </w:t>
      </w:r>
      <w:r w:rsidR="00181D65" w:rsidRPr="00C83A50">
        <w:rPr>
          <w:rFonts w:ascii="Arial" w:hAnsi="Arial" w:cs="Arial"/>
          <w:color w:val="000000" w:themeColor="text1"/>
          <w:sz w:val="24"/>
          <w:szCs w:val="24"/>
        </w:rPr>
        <w:t>is</w:t>
      </w:r>
      <w:r w:rsidR="001A0E1F" w:rsidRPr="00C83A50">
        <w:rPr>
          <w:rFonts w:ascii="Arial" w:hAnsi="Arial" w:cs="Arial"/>
          <w:color w:val="000000" w:themeColor="text1"/>
          <w:sz w:val="24"/>
          <w:szCs w:val="24"/>
        </w:rPr>
        <w:t xml:space="preserve"> possible</w:t>
      </w:r>
      <w:r w:rsidRPr="00C83A50">
        <w:rPr>
          <w:rFonts w:ascii="Arial" w:hAnsi="Arial" w:cs="Arial"/>
          <w:color w:val="000000" w:themeColor="text1"/>
          <w:sz w:val="24"/>
          <w:szCs w:val="24"/>
        </w:rPr>
        <w:t xml:space="preserve"> to use machine learning algorithms applied to network data to identify species contributing to different ecosystem services across habitats and determine optimal mixes of species to provide simultaneous ecosystem service provision</w:t>
      </w:r>
      <w:r w:rsidR="00181D65" w:rsidRPr="00C83A50">
        <w:rPr>
          <w:rFonts w:ascii="Arial" w:hAnsi="Arial" w:cs="Arial"/>
          <w:color w:val="000000" w:themeColor="text1"/>
          <w:sz w:val="24"/>
          <w:szCs w:val="24"/>
        </w:rPr>
        <w:t xml:space="preserve"> </w:t>
      </w:r>
      <w:r w:rsidR="00181D65" w:rsidRPr="00C83A50">
        <w:rPr>
          <w:rFonts w:ascii="Arial" w:hAnsi="Arial" w:cs="Arial"/>
          <w:color w:val="000000" w:themeColor="text1"/>
          <w:sz w:val="24"/>
          <w:szCs w:val="24"/>
        </w:rPr>
        <w:fldChar w:fldCharType="begin" w:fldLock="1"/>
      </w:r>
      <w:r w:rsidR="009114AF" w:rsidRPr="00C83A50">
        <w:rPr>
          <w:rFonts w:ascii="Arial" w:hAnsi="Arial" w:cs="Arial"/>
          <w:color w:val="000000" w:themeColor="text1"/>
          <w:sz w:val="24"/>
          <w:szCs w:val="24"/>
        </w:rPr>
        <w:instrText>ADDIN CSL_CITATION {"citationItems":[{"id":"ITEM-1","itemData":{"DOI":"10.1111/1365-2664.14007","ISSN":"1365-2664","abstract":"Managing agricultural environments in a way that maximises the provision of multiple ecosystem services is a significant challenge in the development of sustainable and secure food systems. Advances in network ecology provide a way forward, particularly in arable landscapes, as they incorporate mutualistic and antagonistic interactions associated with crop production. Here, we present an approach to identify mixes of non-crop plant species that provide multiple ecosystem services while minimising disservices. Genetic algorithms were applied to the Norwood Farm ecological network—a comprehensive dataset of antagonistic and mutualistic species interactions on an organic farm in the United Kingdom. We aimed to show how network analyses can be used to select plants supporting a high diversity of insect pollinators and parasitoids of insect pests, but low diversity of herbivores. Further to this, we wanted to understand the trade-offs in ecosystem service provision associated with conventional management practices that focus on individual ecosystem services. We show that multilayer network analyses can be used to identify mixes of plant species that maximise the species richness of pollinators and parasitoids (natural enemies of insect pests), while minimising the species richness of herbivores. Trade-offs between ecosystem processes were apparent with several plant species associated with a high species richness of both positive (pollinators and parasitoids) and negative (herbivores) functional taxonomic groups. As a result, optimal plant species mixes for individual ecosystem services were different from the mix simultaneously maximising pollination and parasitism of pest insects, while minimising herbivory. Synthesis and applications. Plant mixes designed solely for maximising pollinator species richness are not optimal for the provision of other ecosystem services and disservices (e.g. parasitism of insect pests and herbivory). The method presented here will allow for the design of management strategies that facilitate the provision of multiple ecosystem services. To this end, we provide a protocol for practitioners to develop their own plant mixes suitable for farm-scale management. This avenue of predictive network ecology has the potential to enhance agricultural management, supporting high levels of biodiversity and food production by manipulating ecological networks in specific ways.","author":[{"dropping-particle":"","family":"Windsor","given":"Fredric M.","non-dropping-particle":"","parse-names":false,"suffix":""},{"dropping-particle":"","family":"Tavella","given":"Julia","non-dropping-particle":"","parse-names":false,"suffix":""},{"dropping-particle":"","family":"Rother","given":"Débora C.","non-dropping-particle":"","parse-names":false,"suffix":""},{"dropping-particle":"","family":"Raimundo","given":"Rafael L.G.","non-dropping-particle":"","parse-names":false,"suffix":""},{"dropping-particle":"","family":"Devoto","given":"Mariano","non-dropping-particle":"","parse-names":false,"suffix":""},{"dropping-particle":"","family":"Guimarães","given":"Paulo R.","non-dropping-particle":"","parse-names":false,"suffix":""},{"dropping-particle":"","family":"Evans","given":"Darren M.","non-dropping-particle":"","parse-names":false,"suffix":""}],"container-title":"Journal of Applied Ecology","id":"ITEM-1","issued":{"date-parts":[["2021"]]},"page":"1-13","publisher":"John Wiley &amp; Sons, Ltd","title":"Identifying plant mixes for multiple ecosystem service provision in agricultural systems using ecological networks","type":"article-journal","volume":"00"},"uris":["http://www.mendeley.com/documents/?uuid=bd0364a8-929e-32d6-a0c3-69a09e8d39ed"]}],"mendeley":{"formattedCitation":"(Windsor et al., 2021)","plainTextFormattedCitation":"(Windsor et al., 2021)","previouslyFormattedCitation":"(Windsor et al., 2021)"},"properties":{"noteIndex":0},"schema":"https://github.com/citation-style-language/schema/raw/master/csl-citation.json"}</w:instrText>
      </w:r>
      <w:r w:rsidR="00181D65" w:rsidRPr="00C83A50">
        <w:rPr>
          <w:rFonts w:ascii="Arial" w:hAnsi="Arial" w:cs="Arial"/>
          <w:color w:val="000000" w:themeColor="text1"/>
          <w:sz w:val="24"/>
          <w:szCs w:val="24"/>
        </w:rPr>
        <w:fldChar w:fldCharType="separate"/>
      </w:r>
      <w:r w:rsidR="00181D65" w:rsidRPr="00C83A50">
        <w:rPr>
          <w:rFonts w:ascii="Arial" w:hAnsi="Arial" w:cs="Arial"/>
          <w:noProof/>
          <w:color w:val="000000" w:themeColor="text1"/>
          <w:sz w:val="24"/>
          <w:szCs w:val="24"/>
        </w:rPr>
        <w:t>(Windsor et al., 2021)</w:t>
      </w:r>
      <w:r w:rsidR="00181D65"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w:t>
      </w:r>
    </w:p>
    <w:p w14:paraId="43F456DF" w14:textId="3CFD9A42" w:rsidR="00B22E3E" w:rsidRPr="00C83A50" w:rsidRDefault="00B22E3E" w:rsidP="0027034C">
      <w:pPr>
        <w:pStyle w:val="ListParagraph"/>
        <w:numPr>
          <w:ilvl w:val="1"/>
          <w:numId w:val="1"/>
        </w:numPr>
        <w:spacing w:after="120" w:line="480" w:lineRule="auto"/>
        <w:rPr>
          <w:rFonts w:ascii="Arial" w:hAnsi="Arial" w:cs="Arial"/>
          <w:b/>
          <w:bCs/>
          <w:i/>
          <w:iCs/>
          <w:color w:val="000000" w:themeColor="text1"/>
          <w:sz w:val="24"/>
          <w:szCs w:val="24"/>
        </w:rPr>
      </w:pPr>
      <w:r w:rsidRPr="00C83A50">
        <w:rPr>
          <w:rFonts w:ascii="Arial" w:hAnsi="Arial" w:cs="Arial"/>
          <w:b/>
          <w:bCs/>
          <w:i/>
          <w:iCs/>
          <w:color w:val="000000" w:themeColor="text1"/>
          <w:sz w:val="24"/>
          <w:szCs w:val="24"/>
        </w:rPr>
        <w:t>Incorporating different aspects of agriculture</w:t>
      </w:r>
      <w:r w:rsidR="00F4735A" w:rsidRPr="00C83A50">
        <w:rPr>
          <w:rFonts w:ascii="Arial" w:hAnsi="Arial" w:cs="Arial"/>
          <w:b/>
          <w:bCs/>
          <w:i/>
          <w:iCs/>
          <w:color w:val="000000" w:themeColor="text1"/>
          <w:sz w:val="24"/>
          <w:szCs w:val="24"/>
        </w:rPr>
        <w:t xml:space="preserve"> in a multilayer framework</w:t>
      </w:r>
      <w:r w:rsidR="00B120AB" w:rsidRPr="00C83A50">
        <w:rPr>
          <w:rFonts w:ascii="Arial" w:hAnsi="Arial" w:cs="Arial"/>
          <w:b/>
          <w:bCs/>
          <w:i/>
          <w:iCs/>
          <w:color w:val="000000" w:themeColor="text1"/>
          <w:sz w:val="24"/>
          <w:szCs w:val="24"/>
        </w:rPr>
        <w:t xml:space="preserve"> through developing new tools</w:t>
      </w:r>
    </w:p>
    <w:p w14:paraId="0FB588F6" w14:textId="278052A0"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Although studies on multilayer networks are still in their infancy</w:t>
      </w:r>
      <w:r w:rsidR="008D7F37" w:rsidRPr="00C83A50">
        <w:rPr>
          <w:rFonts w:ascii="Arial" w:hAnsi="Arial" w:cs="Arial"/>
          <w:color w:val="000000" w:themeColor="text1"/>
          <w:sz w:val="24"/>
          <w:szCs w:val="24"/>
        </w:rPr>
        <w:t xml:space="preserve"> </w:t>
      </w:r>
      <w:r w:rsidR="0028282D"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{"citationItems":[{"id":"ITEM-1","itemData":{"DOI":"10.1111/1365-2435.13237","ISSN":"13652435","abstract":"Abstract 1.A framework for the description and analysis of multilayer networks is established in statistical physics and calls are increasing for their adoption by community ecologists. Multilayer networks in community ecology will allow space, time, and multiple interaction types to be incorporated into species-interaction networks. 2. While the multilayer-network framework is applicable to ecological questions, it is one thing to be able to describe ecological communities as multilayer networks and another for multilayer networks to actually prove useful for answering ecological questions. Im portantly, documenting multilayer network structure requires substantially greater empirical investment than standard ecological networks. In response, we argue that this additional effort is worthwhile and describe a series of research lines where we expect multilayer networks will generate the greatest impact. 3.Inter-layer edges are the key component that differentiate multilayer networks from stan dard ecological networks. Inter-layer edges join different networks?termed layers?together and represent ecological processes central to the species interactions studied (e.g. inter-layer edges representing movement for networks separated in space). Interlayer edges may take a variety of forms, be species- or network-specific, and be measured with a large suite of empirical techniques. Additionally, the sheer size of ecological multilayer networks also requires some changes to empirical data collection around interaction quantification, collaborative efforts, and collation in public databases. 4.Network ecology has already touched on a wide swathe of ecology and evolutionary biology. Because network stability and patterns of species linkage are the most developed areas of network ecology, they are a natural starting place for multilayer investigations. However, multilayer networks will also provide novel insights to niche partitioning, the connection between traits and species? interactions, and even the geographic mosaic of coevolution. 5.Synthesis: Multilayer networks provide a formal way to bring together the study of species-interaction networks and the processes that influence them. However, describing inter-layer edges and the increasing amounts of data required represent challenges. The payoff for added investment will be ecological networks that describe the composition and capture the dynamics of ecological communities more completely and, consequently, hav…","author":[{"dropping-particle":"","family":"Hutchinson","given":"Matthew C.","non-dropping-particle":"","parse-names":false,"suffix":""},{"dropping-particle":"","family":"Bramon Mora","given":"Bernat","non-dropping-particle":"","parse-names":false,"suffix":""},{"dropping-particle":"","family":"Pilosof","given":"Shai","non-dropping-particle":"","parse-names":false,"suffix":""},{"dropping-particle":"","family":"Barner","given":"Allison K.","non-dropping-particle":"","parse-names":false,"suffix":""},{"dropping-particle":"","family":"Kéfi","given":"Sonia","non-dropping-particle":"","parse-names":false,"suffix":""},{"dropping-particle":"","family":"Thébault","given":"Elisa","non-dropping-particle":"","parse-names":false,"suffix":""},{"dropping-particle":"","family":"Jordano","given":"Pedro","non-dropping-particle":"","parse-names":false,"suffix":""},{"dropping-particle":"","family":"Stouffer","given":"Daniel B.","non-dropping-particle":"","parse-names":false,"suffix":""}],"container-title":"Functional Ecology","id":"ITEM-1","issue":"2","issued":{"date-parts":[["2019","2","1"]]},"page":"206-217","publisher":"Blackwell Publishing Ltd","title":"Seeing the forest for the trees: Putting multilayer networks to work for community ecology","type":"article-journal","volume":"33"},"uris":["http://www.mendeley.com/documents/?uuid=92995f45-ca43-3e83-b37d-b6ef371581c0"]}],"mendeley":{"formattedCitation":"(Hutchinson et al., 2019)","plainTextFormattedCitation":"(Hutchinson et al., 2019)","previouslyFormattedCitation":"(Hutchinson et al., 2019)"},"properties":{"noteIndex":0},"schema":"https://github.com/citation-style-language/schema/raw/master/csl-citation.json"}</w:instrText>
      </w:r>
      <w:r w:rsidR="0028282D"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(Hutchinson et al., 2019)</w:t>
      </w:r>
      <w:r w:rsidR="0028282D"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in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ecosystems there are several clearly defined ‘layers’ that can be incorporated into multilayer network frameworks. These include, but are not limited </w:t>
      </w:r>
      <w:r w:rsidRPr="00C83A50">
        <w:rPr>
          <w:rFonts w:ascii="Arial" w:hAnsi="Arial" w:cs="Arial"/>
          <w:color w:val="000000" w:themeColor="text1"/>
          <w:sz w:val="24"/>
          <w:szCs w:val="24"/>
        </w:rPr>
        <w:lastRenderedPageBreak/>
        <w:t>to; plant-herbivore, herbivore-</w:t>
      </w:r>
      <w:proofErr w:type="spellStart"/>
      <w:r w:rsidRPr="00C83A50">
        <w:rPr>
          <w:rFonts w:ascii="Arial" w:hAnsi="Arial" w:cs="Arial"/>
          <w:color w:val="000000" w:themeColor="text1"/>
          <w:sz w:val="24"/>
          <w:szCs w:val="24"/>
        </w:rPr>
        <w:t>parasitoid</w:t>
      </w:r>
      <w:proofErr w:type="spellEnd"/>
      <w:r w:rsidRPr="00C83A50">
        <w:rPr>
          <w:rFonts w:ascii="Arial" w:hAnsi="Arial" w:cs="Arial"/>
          <w:color w:val="000000" w:themeColor="text1"/>
          <w:sz w:val="24"/>
          <w:szCs w:val="24"/>
        </w:rPr>
        <w:t xml:space="preserve">, herbivore-predator, plant-frugivore, plant-human (e.g., removal of weeds, diversifying plant species in field margins) and herbivore-human (e.g., pesticide use, enhancing the abundance of natural enemies of pest herbivores). Through incorporating this array of network types into one framework, we </w:t>
      </w:r>
      <w:r w:rsidR="000309A6" w:rsidRPr="00C83A50">
        <w:rPr>
          <w:rFonts w:ascii="Arial" w:hAnsi="Arial" w:cs="Arial"/>
          <w:color w:val="000000" w:themeColor="text1"/>
          <w:sz w:val="24"/>
          <w:szCs w:val="24"/>
        </w:rPr>
        <w:t>suggest</w:t>
      </w:r>
      <w:r w:rsidRPr="00C83A50">
        <w:rPr>
          <w:rFonts w:ascii="Arial" w:hAnsi="Arial" w:cs="Arial"/>
          <w:color w:val="000000" w:themeColor="text1"/>
          <w:sz w:val="24"/>
          <w:szCs w:val="24"/>
        </w:rPr>
        <w:t xml:space="preserve"> that it is possible to gain a better understanding of the mechanistic processes through which management decisions at a range of scales alter the ecosystem services provided by the ecological networks embedded within the agricultural landscape.</w:t>
      </w:r>
      <w:r w:rsidR="006B67AC" w:rsidRPr="00C83A50">
        <w:rPr>
          <w:rFonts w:ascii="Arial" w:hAnsi="Arial" w:cs="Arial"/>
          <w:color w:val="000000" w:themeColor="text1"/>
          <w:sz w:val="24"/>
          <w:szCs w:val="24"/>
        </w:rPr>
        <w:t xml:space="preserve"> In tur</w:t>
      </w:r>
      <w:r w:rsidR="00AA5274" w:rsidRPr="00C83A50">
        <w:rPr>
          <w:rFonts w:ascii="Arial" w:hAnsi="Arial" w:cs="Arial"/>
          <w:color w:val="000000" w:themeColor="text1"/>
          <w:sz w:val="24"/>
          <w:szCs w:val="24"/>
        </w:rPr>
        <w:t xml:space="preserve">n, this would allow for </w:t>
      </w:r>
      <w:r w:rsidR="00FF72B5" w:rsidRPr="00C83A50">
        <w:rPr>
          <w:rFonts w:ascii="Arial" w:hAnsi="Arial" w:cs="Arial"/>
          <w:color w:val="000000" w:themeColor="text1"/>
          <w:sz w:val="24"/>
          <w:szCs w:val="24"/>
        </w:rPr>
        <w:t>an improved design of management strategies</w:t>
      </w:r>
      <w:r w:rsidR="00721950" w:rsidRPr="00C83A50">
        <w:rPr>
          <w:rFonts w:ascii="Arial" w:hAnsi="Arial" w:cs="Arial"/>
          <w:color w:val="000000" w:themeColor="text1"/>
          <w:sz w:val="24"/>
          <w:szCs w:val="24"/>
        </w:rPr>
        <w:t>, incorporating all potential knock-on effects</w:t>
      </w:r>
      <w:r w:rsidR="00FD0212" w:rsidRPr="00C83A50">
        <w:rPr>
          <w:rFonts w:ascii="Arial" w:hAnsi="Arial" w:cs="Arial"/>
          <w:color w:val="000000" w:themeColor="text1"/>
          <w:sz w:val="24"/>
          <w:szCs w:val="24"/>
        </w:rPr>
        <w:t xml:space="preserve"> across the ecosystem</w:t>
      </w:r>
      <w:r w:rsidR="00721950" w:rsidRPr="00C83A50">
        <w:rPr>
          <w:rFonts w:ascii="Arial" w:hAnsi="Arial" w:cs="Arial"/>
          <w:color w:val="000000" w:themeColor="text1"/>
          <w:sz w:val="24"/>
          <w:szCs w:val="24"/>
        </w:rPr>
        <w:t xml:space="preserve"> and allowing </w:t>
      </w:r>
      <w:r w:rsidR="00FF72B5" w:rsidRPr="00C83A50">
        <w:rPr>
          <w:rFonts w:ascii="Arial" w:hAnsi="Arial" w:cs="Arial"/>
          <w:color w:val="000000" w:themeColor="text1"/>
          <w:sz w:val="24"/>
          <w:szCs w:val="24"/>
        </w:rPr>
        <w:t xml:space="preserve">for maximum ecosystem service provision whilst minimising environmental harm. </w:t>
      </w:r>
    </w:p>
    <w:p w14:paraId="4253FC5D" w14:textId="3A6D232C"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The current toolbox available for analysing ecological multilayer networks is limited to a small but growing number of analyses, such as qualitative measures of robustness </w:t>
      </w:r>
      <w:del w:id="116" w:author="Fredric Windsor" w:date="2022-02-01T11:05:00Z">
        <w:r w:rsidRPr="00C83A50" w:rsidDel="00B25E5C">
          <w:rPr>
            <w:rFonts w:ascii="Arial" w:hAnsi="Arial" w:cs="Arial"/>
            <w:color w:val="000000" w:themeColor="text1"/>
            <w:sz w:val="24"/>
            <w:szCs w:val="24"/>
          </w:rPr>
          <w:delText>across a restricted number and variety of layers</w:delText>
        </w:r>
        <w:r w:rsidR="008D7F37" w:rsidRPr="00C83A50" w:rsidDel="00B25E5C">
          <w:rPr>
            <w:rFonts w:ascii="Arial" w:hAnsi="Arial" w:cs="Arial"/>
            <w:color w:val="000000" w:themeColor="text1"/>
            <w:sz w:val="24"/>
            <w:szCs w:val="24"/>
          </w:rPr>
          <w:delText xml:space="preserve"> </w:delText>
        </w:r>
      </w:del>
      <w:r w:rsidR="0028282D"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{"citationItems":[{"id":"ITEM-1","itemData":{"DOI":"10.1038/s41559-017-0101","ISSN":"2397334X","abstract":"Although networks provide a powerful approach to study a large variety of ecological systems, their formulation does not typically account for multiple interaction types, interactions that vary in space and time, and interconnected systems such as networks of networks. The emergent field of `multilayer networks' provides a natural framework for extending analyses of ecological systems to include such multiple layers of complexity, as it specifically allows one to differentiate and model `intralayer' and `interlayer' connectivity. The framework provides a set of concepts and tools that can be adapted and applied to ecology, facilitating research on high-dimensional, heterogeneous systems in nature. Here, we formally define ecological multilayer networks based on a review of previous and related approaches, illustrate their application and potential with analyses of existing data, and discuss limitations, challenges, and future applications. The integration of multilayer network theory into ecology offers largely untapped potential to further address ecological complexity, to ultimately provide new theoretical and empirical insights into the architecture and dynamics of ecological systems.","author":[{"dropping-particle":"","family":"Pilosof","given":"Shai","non-dropping-particle":"","parse-names":false,"suffix":""},{"dropping-particle":"","family":"Porter","given":"Mason A.","non-dropping-particle":"","parse-names":false,"suffix":""},{"dropping-particle":"","family":"Pascual","given":"Mercedes","non-dropping-particle":"","parse-names":false,"suffix":""},{"dropping-particle":"","family":"Kéfi","given":"Sonia","non-dropping-particle":"","parse-names":false,"suffix":""}],"container-title":"Nature Ecology and Evolution","id":"ITEM-1","issue":"4","issued":{"date-parts":[["2017","3","23"]]},"publisher":"Nature Publishing Group","title":"The multilayer nature of ecological networks","type":"article-journal","volume":"1"},"uris":["http://www.mendeley.com/documents/?uuid=b41f70c3-97ca-36d0-80ed-f543ef46ba82"]}],"mendeley":{"formattedCitation":"(Pilosof et al., 2017)","plainTextFormattedCitation":"(Pilosof et al., 2017)","previouslyFormattedCitation":"(Pilosof et al., 2017)"},"properties":{"noteIndex":0},"schema":"https://github.com/citation-style-language/schema/raw/master/csl-citation.json"}</w:instrText>
      </w:r>
      <w:r w:rsidR="0028282D"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(Pilosof et al., 2017)</w:t>
      </w:r>
      <w:r w:rsidR="0028282D"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There are also challenges associated with linking together layers with different link information in a meaningful manner. For example, it is often not appropriate to combine individual weighted networks into a single weighted multilayer network as the methods used to collect data do not lend themselves to direct comparisons. There are also issues with linking large numbers of disparate layers in a parsimonious and computationally efficient way that fits within current mathematical frameworks. To address this challenge, we believe a bottom-up, plant-focused approach in cropped systems provides a suitable starting point to investigate the role of different interactions within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ecosystems. By altering plant</w:t>
      </w:r>
      <w:r w:rsidR="004F7C9C" w:rsidRPr="00C83A50">
        <w:rPr>
          <w:rFonts w:ascii="Arial" w:hAnsi="Arial" w:cs="Arial"/>
          <w:color w:val="000000" w:themeColor="text1"/>
          <w:sz w:val="24"/>
          <w:szCs w:val="24"/>
        </w:rPr>
        <w:t xml:space="preserve"> communitie</w:t>
      </w:r>
      <w:r w:rsidRPr="00C83A50">
        <w:rPr>
          <w:rFonts w:ascii="Arial" w:hAnsi="Arial" w:cs="Arial"/>
          <w:color w:val="000000" w:themeColor="text1"/>
          <w:sz w:val="24"/>
          <w:szCs w:val="24"/>
        </w:rPr>
        <w:t>s there are a range of consequences that can influence even those organisms that are not directly connected to them</w:t>
      </w:r>
      <w:r w:rsidR="004F7C9C" w:rsidRPr="00C83A50">
        <w:rPr>
          <w:rFonts w:ascii="Arial" w:hAnsi="Arial" w:cs="Arial"/>
          <w:color w:val="000000" w:themeColor="text1"/>
          <w:sz w:val="24"/>
          <w:szCs w:val="24"/>
        </w:rPr>
        <w:t xml:space="preserve"> in the network</w:t>
      </w:r>
      <w:r w:rsidR="008D7F37" w:rsidRPr="00C83A50">
        <w:rPr>
          <w:rFonts w:ascii="Arial" w:hAnsi="Arial" w:cs="Arial"/>
          <w:color w:val="000000" w:themeColor="text1"/>
          <w:sz w:val="24"/>
          <w:szCs w:val="24"/>
        </w:rPr>
        <w:t xml:space="preserve"> </w:t>
      </w:r>
      <w:r w:rsidR="004F7C9C"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{"citationItems":[{"id":"ITEM-1","itemData":{"DOI":"10.1038/nature09492","ISSN":"00280836","abstract":"Biodiversity is rapidly declining, and this may negatively affect ecosystem processes, including economically important ecosystem services. Previous studies have shown that biodiversity has positive effects on organisms and processes across trophic levels. However, only a few studies have so far incorporated an explicit food-web perspective. In an eight-year biodiversity experiment, we studied an unprecedented range of above- and below-ground organisms and multitrophic interactions. A multitrophic data set originating from a single long-term experiment allows mechanistic insights that would not be gained from meta-analysis of different experiments. Here we show that plant diversity effects dampen with increasing trophic level and degree of omnivory. This was true both for abundance and species richness of organisms. Furthermore, we present comprehensive above-ground/below-ground biodiversity food webs. Both above ground and below ground, herbivores responded more strongly to changes in plant diversity than did carnivores or omnivores. Density and richness of carnivorous taxa was independent of vegetation structure. Below-ground responses to plant diversity were consistently weaker than above-ground responses. Responses to increasing plant diversity were generally positive, but were negative for biological invasion, pathogen infestation and hyperparasitism. Our results suggest that plant diversity has strong bottom-up effects on multitrophic interaction networks, with particularly strong effects on lower trophic levels. Effects on higher trophic levels are indirectly mediated through bottom-up trophic cascades. © 2010 Macmillan Publishers Limited. All rights reserved.","author":[{"dropping-particle":"","family":"Scherber","given":"Christoph","non-dropping-particle":"","parse-names":false,"suffix":""},{"dropping-particle":"","family":"Eisenhauer","given":"Nico","non-dropping-particle":"","parse-names":false,"suffix":""},{"dropping-particle":"","family":"Weisser","given":"Wolfgang W.","non-dropping-particle":"","parse-names":false,"suffix":""},{"dropping-particle":"","family":"Schmid","given":"Bernhard","non-dropping-particle":"","parse-names":false,"suffix":""},{"dropping-particle":"","family":"Voigt","given":"Winfried","non-dropping-particle":"","parse-names":false,"suffix":""},{"dropping-particle":"","family":"Fischer","given":"Markus","non-dropping-particle":"","parse-names":false,"suffix":""},{"dropping-particle":"","family":"Schulze","given":"Ernst Detlef","non-dropping-particle":"","parse-names":false,"suffix":""},{"dropping-particle":"","family":"Roscher","given":"Christiane","non-dropping-particle":"","parse-names":false,"suffix":""},{"dropping-particle":"","family":"Weigelt","given":"Alexandra","non-dropping-particle":"","parse-names":false,"suffix":""},{"dropping-particle":"","family":"Allan","given":"Eric","non-dropping-particle":"","parse-names":false,"suffix":""},{"dropping-particle":"","family":"Beler","given":"Holger","non-dropping-particle":"","parse-names":false,"suffix":""},{"dropping-particle":"","family":"Bonkowski","given":"Michael","non-dropping-particle":"","parse-names":false,"suffix":""},{"dropping-particle":"","family":"Buchmann","given":"Nina","non-dropping-particle":"","parse-names":false,"suffix":""},{"dropping-particle":"","family":"Buscot","given":"Franãois","non-dropping-particle":"","parse-names":false,"suffix":""},{"dropping-particle":"","family":"Clement","given":"Lars W.","non-dropping-particle":"","parse-names":false,"suffix":""},{"dropping-particle":"","family":"Ebeling","given":"Anne","non-dropping-particle":"","parse-names":false,"suffix":""},{"dropping-particle":"","family":"Engels","given":"Christof","non-dropping-particle":"","parse-names":false,"suffix":""},{"dropping-particle":"","family":"Halle","given":"Stefan","non-dropping-particle":"","parse-names":false,"suffix":""},{"dropping-particle":"","family":"Kertscher","given":"Ilona","non-dropping-particle":"","parse-names":false,"suffix":""},{"dropping-particle":"","family":"Klein","given":"Alexandra Maria","non-dropping-particle":"","parse-names":false,"suffix":""},{"dropping-particle":"","family":"Koller","given":"Robert","non-dropping-particle":"","parse-names":false,"suffix":""},{"dropping-particle":"","family":"König","given":"Stephan","non-dropping-particle":"","parse-names":false,"suffix":""},{"dropping-particle":"","family":"Kowalski","given":"Esther","non-dropping-particle":"","parse-names":false,"suffix":""},{"dropping-particle":"","family":"Kummer","given":"Volker","non-dropping-particle":"","parse-names":false,"suffix":""},{"dropping-particle":"","family":"Kuu","given":"Annely","non-dropping-particle":"","parse-names":false,"suffix":""},{"dropping-particle":"","family":"Lange","given":"Markus","non-dropping-particle":"","parse-names":false,"suffix":""},{"dropping-particle":"","family":"Lauterbach","given":"Dirk","non-dropping-particle":"","parse-names":false,"suffix":""},{"dropping-particle":"","family":"Middelhoff","given":"Cornelius","non-dropping-particle":"","parse-names":false,"suffix":""},{"dropping-particle":"","family":"Migunova","given":"Varvara D.","non-dropping-particle":"","parse-names":false,"suffix":""},{"dropping-particle":"","family":"Milcu","given":"Alexandru","non-dropping-particle":"","parse-names":false,"suffix":""},{"dropping-particle":"","family":"Müller","given":"Ramona","non-dropping-particle":"","parse-names":false,"suffix":""},{"dropping-particle":"","family":"Partsch","given":"Stephan","non-dropping-particle":"","parse-names":false,"suffix":""},{"dropping-particle":"","family":"Petermann","given":"Jana S.","non-dropping-particle":"","parse-names":false,"suffix":""},{"dropping-particle":"","family":"Renker","given":"Carsten","non-dropping-particle":"","parse-names":false,"suffix":""},{"dropping-particle":"","family":"Rottstock","given":"Tanja","non-dropping-particle":"","parse-names":false,"suffix":""},{"dropping-particle":"","family":"Sabais","given":"Alexander","non-dropping-particle":"","parse-names":false,"suffix":""},{"dropping-particle":"","family":"Scheu","given":"Stefan","non-dropping-particle":"","parse-names":false,"suffix":""},{"dropping-particle":"","family":"Schumacher","given":"Jens","non-dropping-particle":"","parse-names":false,"suffix":""},{"dropping-particle":"","family":"Temperton","given":"Vicky M.","non-dropping-particle":"","parse-names":false,"suffix":""},{"dropping-particle":"","family":"Tscharntke","given":"Teja","non-dropping-particle":"","parse-names":false,"suffix":""}],"container-title":"Nature","id":"ITEM-1","issue":"7323","issued":{"date-parts":[["2010","11","25"]]},"page":"553-556","publisher":"Nature Publishing Group","title":"Bottom-up effects of plant diversity on multitrophic interactions in a biodiversity experiment","type":"article-journal","volume":"468"},"uris":["http://www.mendeley.com/documents/?uuid=a8bf55d7-823f-3bc9-81e4-18be640ed3d2"]}],"mendeley":{"formattedCitation":"(Scherber et al., 2010)","plainTextFormattedCitation":"(Scherber et al., 2010)","previouslyFormattedCitation":"(Scherber et al., 2010)"},"properties":{"noteIndex":0},"schema":"https://github.com/citation-style-language/schema/raw/master/csl-citation.json"}</w:instrText>
      </w:r>
      <w:r w:rsidR="004F7C9C"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(Scherber et al., 2010)</w:t>
      </w:r>
      <w:r w:rsidR="004F7C9C"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w:t>
      </w:r>
      <w:r w:rsidR="00E87541" w:rsidRPr="00C83A50">
        <w:rPr>
          <w:rFonts w:ascii="Arial" w:hAnsi="Arial" w:cs="Arial"/>
          <w:color w:val="000000" w:themeColor="text1"/>
          <w:sz w:val="24"/>
          <w:szCs w:val="24"/>
        </w:rPr>
        <w:t xml:space="preserve">Leading on from this starting point, it would be possible to link </w:t>
      </w:r>
      <w:r w:rsidRPr="00C83A50">
        <w:rPr>
          <w:rFonts w:ascii="Arial" w:hAnsi="Arial" w:cs="Arial"/>
          <w:color w:val="000000" w:themeColor="text1"/>
          <w:sz w:val="24"/>
          <w:szCs w:val="24"/>
        </w:rPr>
        <w:t xml:space="preserve">in- and off-crop </w:t>
      </w:r>
      <w:r w:rsidRPr="00C83A50">
        <w:rPr>
          <w:rFonts w:ascii="Arial" w:hAnsi="Arial" w:cs="Arial"/>
          <w:color w:val="000000" w:themeColor="text1"/>
          <w:sz w:val="24"/>
          <w:szCs w:val="24"/>
        </w:rPr>
        <w:lastRenderedPageBreak/>
        <w:t>habitats as well as above- and below-ground components of the agricultural networks</w:t>
      </w:r>
      <w:r w:rsidR="00E87541" w:rsidRPr="00C83A50">
        <w:rPr>
          <w:rFonts w:ascii="Arial" w:hAnsi="Arial" w:cs="Arial"/>
          <w:color w:val="000000" w:themeColor="text1"/>
          <w:sz w:val="24"/>
          <w:szCs w:val="24"/>
        </w:rPr>
        <w:t xml:space="preserve"> using multilayer networks. Doing so</w:t>
      </w:r>
      <w:r w:rsidRPr="00C83A50">
        <w:rPr>
          <w:rFonts w:ascii="Arial" w:hAnsi="Arial" w:cs="Arial"/>
          <w:color w:val="000000" w:themeColor="text1"/>
          <w:sz w:val="24"/>
          <w:szCs w:val="24"/>
        </w:rPr>
        <w:t xml:space="preserve"> will allow for the development of management techniques that enhance the provision of ecosystem services through making use of ecological processes such as apparent competition (see </w:t>
      </w:r>
      <w:r w:rsidRPr="00C83A50">
        <w:rPr>
          <w:rFonts w:ascii="Arial" w:hAnsi="Arial" w:cs="Arial"/>
          <w:i/>
          <w:iCs/>
          <w:color w:val="000000" w:themeColor="text1"/>
          <w:sz w:val="24"/>
          <w:szCs w:val="24"/>
        </w:rPr>
        <w:t>A roadmap for using networks predictively in agriculture</w:t>
      </w:r>
      <w:r w:rsidRPr="00C83A50">
        <w:rPr>
          <w:rFonts w:ascii="Arial" w:hAnsi="Arial" w:cs="Arial"/>
          <w:color w:val="000000" w:themeColor="text1"/>
          <w:sz w:val="24"/>
          <w:szCs w:val="24"/>
        </w:rPr>
        <w:t xml:space="preserve">). </w:t>
      </w:r>
    </w:p>
    <w:p w14:paraId="2B056210" w14:textId="23AA391D" w:rsidR="00B22E3E" w:rsidRPr="00C83A50" w:rsidRDefault="00481E17" w:rsidP="0027034C">
      <w:pPr>
        <w:pStyle w:val="ListParagraph"/>
        <w:numPr>
          <w:ilvl w:val="1"/>
          <w:numId w:val="1"/>
        </w:numPr>
        <w:spacing w:after="120" w:line="480" w:lineRule="auto"/>
        <w:rPr>
          <w:rFonts w:ascii="Arial" w:hAnsi="Arial" w:cs="Arial"/>
          <w:b/>
          <w:bCs/>
          <w:i/>
          <w:iCs/>
          <w:color w:val="000000" w:themeColor="text1"/>
          <w:sz w:val="24"/>
          <w:szCs w:val="24"/>
        </w:rPr>
      </w:pPr>
      <w:r w:rsidRPr="00C83A50">
        <w:rPr>
          <w:rFonts w:ascii="Arial" w:hAnsi="Arial" w:cs="Arial"/>
          <w:b/>
          <w:bCs/>
          <w:i/>
          <w:iCs/>
          <w:color w:val="000000" w:themeColor="text1"/>
          <w:sz w:val="24"/>
          <w:szCs w:val="24"/>
        </w:rPr>
        <w:t>Apply</w:t>
      </w:r>
      <w:r w:rsidR="004A6B16" w:rsidRPr="00C83A50">
        <w:rPr>
          <w:rFonts w:ascii="Arial" w:hAnsi="Arial" w:cs="Arial"/>
          <w:b/>
          <w:bCs/>
          <w:i/>
          <w:iCs/>
          <w:color w:val="000000" w:themeColor="text1"/>
          <w:sz w:val="24"/>
          <w:szCs w:val="24"/>
        </w:rPr>
        <w:t>ing</w:t>
      </w:r>
      <w:r w:rsidRPr="00C83A50">
        <w:rPr>
          <w:rFonts w:ascii="Arial" w:hAnsi="Arial" w:cs="Arial"/>
          <w:b/>
          <w:bCs/>
          <w:i/>
          <w:iCs/>
          <w:color w:val="000000" w:themeColor="text1"/>
          <w:sz w:val="24"/>
          <w:szCs w:val="24"/>
        </w:rPr>
        <w:t xml:space="preserve"> a</w:t>
      </w:r>
      <w:r w:rsidR="00B22E3E" w:rsidRPr="00C83A50">
        <w:rPr>
          <w:rFonts w:ascii="Arial" w:hAnsi="Arial" w:cs="Arial"/>
          <w:b/>
          <w:bCs/>
          <w:i/>
          <w:iCs/>
          <w:color w:val="000000" w:themeColor="text1"/>
          <w:sz w:val="24"/>
          <w:szCs w:val="24"/>
        </w:rPr>
        <w:t>daptive and dynamic networks</w:t>
      </w:r>
      <w:r w:rsidR="004A6B16" w:rsidRPr="00C83A50">
        <w:rPr>
          <w:rFonts w:ascii="Arial" w:hAnsi="Arial" w:cs="Arial"/>
          <w:b/>
          <w:bCs/>
          <w:i/>
          <w:iCs/>
          <w:color w:val="000000" w:themeColor="text1"/>
          <w:sz w:val="24"/>
          <w:szCs w:val="24"/>
        </w:rPr>
        <w:t xml:space="preserve"> to provide new insights</w:t>
      </w:r>
      <w:r w:rsidR="0098034A" w:rsidRPr="00C83A50">
        <w:rPr>
          <w:rFonts w:ascii="Arial" w:hAnsi="Arial" w:cs="Arial"/>
          <w:b/>
          <w:bCs/>
          <w:i/>
          <w:iCs/>
          <w:color w:val="000000" w:themeColor="text1"/>
          <w:sz w:val="24"/>
          <w:szCs w:val="24"/>
        </w:rPr>
        <w:t xml:space="preserve"> in agricultural systems</w:t>
      </w:r>
    </w:p>
    <w:p w14:paraId="40DDB3B0" w14:textId="48C90BB7" w:rsidR="000B7876"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Most studies to date have analysed the structure of ecological networks (or a ‘snapshot’ of species interactions in time) and ignore important temporal dynamics. Yet the properties of ecological networks can vary drastically at a range of spatial and temporal scales</w:t>
      </w:r>
      <w:r w:rsidR="008D7F37" w:rsidRPr="00C83A50">
        <w:rPr>
          <w:rFonts w:ascii="Arial" w:hAnsi="Arial" w:cs="Arial"/>
          <w:color w:val="000000" w:themeColor="text1"/>
          <w:sz w:val="24"/>
          <w:szCs w:val="24"/>
        </w:rPr>
        <w:t xml:space="preserve"> </w:t>
      </w:r>
      <w:r w:rsidR="00482E80"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{"citationItems":[{"id":"ITEM-1","itemData":{"DOI":"10.1111/oik.01719","author":[{"dropping-particle":"","family":"Poisot","given":"Timothée","non-dropping-particle":"","parse-names":false,"suffix":""},{"dropping-particle":"","family":"Stouffer","given":"Daniel B.","non-dropping-particle":"","parse-names":false,"suffix":""},{"dropping-particle":"","family":"Gravel","given":"Dominique","non-dropping-particle":"","parse-names":false,"suffix":""}],"container-title":"Oikos","id":"ITEM-1","issue":"3","issued":{"date-parts":[["2015","3","1"]]},"page":"243-251","title":"Beyond species: why ecological interaction networks vary through space and time","type":"article-journal","volume":"124"},"uris":["http://www.mendeley.com/documents/?uuid=39ffb239-928b-38e4-b910-3bd9b5acef97"]}],"mendeley":{"formattedCitation":"(Poisot et al., 2015)","plainTextFormattedCitation":"(Poisot et al., 2015)","previouslyFormattedCitation":"(Poisot et al., 2015)"},"properties":{"noteIndex":0},"schema":"https://github.com/citation-style-language/schema/raw/master/csl-citation.json"}</w:instrText>
      </w:r>
      <w:r w:rsidR="00482E80"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(Poisot et al., 2015)</w:t>
      </w:r>
      <w:r w:rsidR="00482E80"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To deal with the dynamic nature of ecological systems</w:t>
      </w:r>
      <w:r w:rsidR="005C1FC8"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 a novel suite of network models has recently been developed, incorporating additional information on the phylogeny and traits of the organisms that comprise a given ecological network</w:t>
      </w:r>
      <w:r w:rsidR="008D7F37" w:rsidRPr="00C83A50">
        <w:rPr>
          <w:rFonts w:ascii="Arial" w:hAnsi="Arial" w:cs="Arial"/>
          <w:color w:val="000000" w:themeColor="text1"/>
          <w:sz w:val="24"/>
          <w:szCs w:val="24"/>
        </w:rPr>
        <w:t xml:space="preserve"> </w:t>
      </w:r>
      <w:r w:rsidR="00482E80"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{"citationItems":[{"id":"ITEM-1","itemData":{"DOI":"10.1016/j.tree.2018.06.002","ISSN":"01695347","abstract":"The urgent need to restore biodiversity and ecosystem functioning challenges ecology as a predictive science. Restoration ecology would benefit from evolutionary principles embedded within a framework that combines adaptive network models and the phylogenetic structure of ecological interactions. Adaptive network models capture feedbacks between trait evolution, species abundances, and interactions to explain resilience and functional diversity within communities. Phylogenetically-structured network data, increasingly available via next-generation sequencing, inform constraints affecting interaction rewiring. Combined, these approaches can predict eco-evolutionary changes triggered by community manipulation practices, such as translocations and eradications of invasive species. We discuss theoretical and methodological opportunities to bridge network models and data from restoration projects and propose how this can be applied to the functional restoration of ecological interactions.","author":[{"dropping-particle":"","family":"Raimundo","given":"Rafael L.G.","non-dropping-particle":"","parse-names":false,"suffix":""},{"dropping-particle":"","family":"Guimarães","given":"Paulo R.","non-dropping-particle":"","parse-names":false,"suffix":""},{"dropping-particle":"","family":"Evans","given":"Darren M.","non-dropping-particle":"","parse-names":false,"suffix":""}],"container-title":"Trends in Ecology and Evolution","id":"ITEM-1","issue":"9","issued":{"date-parts":[["2018","9","1"]]},"page":"664-675","publisher":"Elsevier Ltd","title":"Adaptive Networks for Restoration Ecology","type":"article-journal","volume":"33"},"uris":["http://www.mendeley.com/documents/?uuid=ba4099e3-9a8a-376a-baf9-75a89477ff2e"]}],"mendeley":{"formattedCitation":"(Raimundo et al., 2018)","plainTextFormattedCitation":"(Raimundo et al., 2018)","previouslyFormattedCitation":"(Raimundo et al., 2018)"},"properties":{"noteIndex":0},"schema":"https://github.com/citation-style-language/schema/raw/master/csl-citation.json"}</w:instrText>
      </w:r>
      <w:r w:rsidR="00482E80"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(Raimundo et al., 2018)</w:t>
      </w:r>
      <w:r w:rsidR="00482E80"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These adaptive network models incorporate potential functional or co-evolutionary changes that might manifest themselves in response to changes in the wider network, adding greater detail</w:t>
      </w:r>
      <w:r w:rsidR="00175772" w:rsidRPr="00C83A50">
        <w:rPr>
          <w:rFonts w:ascii="Arial" w:hAnsi="Arial" w:cs="Arial"/>
          <w:color w:val="000000" w:themeColor="text1"/>
          <w:sz w:val="24"/>
          <w:szCs w:val="24"/>
        </w:rPr>
        <w:t xml:space="preserve"> – e.g., information on changes in</w:t>
      </w:r>
      <w:r w:rsidR="00BD0F9A" w:rsidRPr="00C83A50">
        <w:rPr>
          <w:rFonts w:ascii="Arial" w:hAnsi="Arial" w:cs="Arial"/>
          <w:color w:val="000000" w:themeColor="text1"/>
          <w:sz w:val="24"/>
          <w:szCs w:val="24"/>
        </w:rPr>
        <w:t xml:space="preserve"> the abundance and traits of organisms over time</w:t>
      </w:r>
      <w:r w:rsidR="008D7F37" w:rsidRPr="00C83A50">
        <w:rPr>
          <w:rFonts w:ascii="Arial" w:hAnsi="Arial" w:cs="Arial"/>
          <w:color w:val="000000" w:themeColor="text1"/>
          <w:sz w:val="24"/>
          <w:szCs w:val="24"/>
        </w:rPr>
        <w:t xml:space="preserve"> </w:t>
      </w:r>
      <w:r w:rsidR="00482E80"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{"citationItems":[{"id":"ITEM-1","itemData":{"DOI":"10.1016/BS.AECR.2017.12.001","ISBN":"9780128139493","abstract":"Ecological network analysis (ENA) provides a mechanistic framework for describing complex species interactions, quantifying ecosystem services, and examining the impacts of environmental change on ecosystems. In this chapter, we highlight the importance and potential of ENA in future biomonitoring programs, as current biomonitoring indicators (e.g. species richness, population abundances of targeted species) are mostly descriptive and unable to characterize the mechanisms that underpin ecosystem functioning. Measuring the robustness of multilayer networks in the long term is one way of integrating ecological metrics more generally into biomonitoring schemes to better measure biodiversity and ecosystem functioning. Ecological networks are nevertheless difficult and labour-intensive to construct using conventional approaches, especially when building multilayer networks in poorly studied ecosystems (i.e. many tropical regions). Next-generation sequencing (NGS) provides unprecedented opportunities to rapidly build highly resolved species interaction networks across multiple trophic levels, but are yet to be fully exploited. We highlight the impediments to ecologists wishing to build DNA-based ecological networks and discuss some possible solutions. Machine learning and better data sharing between ecologists represent very important areas for advances in NGS-based networks. The future of network ecology is very exciting as all the tools necessary to build highly resolved multilayer networks are now within ecologists reach.","author":[{"dropping-particle":"","family":"Derocles","given":"Stéphane A.P.","non-dropping-particle":"","parse-names":false,"suffix":""},{"dropping-particle":"","family":"Kitson","given":"James J.N.","non-dropping-particle":"","parse-names":false,"suffix":""},{"dropping-particle":"","family":"Massol","given":"François","non-dropping-particle":"","parse-names":false,"suffix":""},{"dropping-particle":"","family":"Pauvert","given":"Charlie","non-dropping-particle":"","parse-names":false,"suffix":""},{"dropping-particle":"","family":"Plantegenest","given":"Manuel","non-dropping-particle":"","parse-names":false,"suffix":""},{"dropping-particle":"","family":"Vacher","given":"Corinne","non-dropping-particle":"","parse-names":false,"suffix":""},{"dropping-particle":"","family":"Evans","given":"Darren M.","non-dropping-particle":"","parse-names":false,"suffix":""}],"container-title":"Advances in Ecological Research","id":"ITEM-1","issued":{"date-parts":[["2018","1","1"]]},"page":"1-62","title":"Biomonitoring for the 21st Century: integrating next-generation sequencing into ecological network analysis","type":"article-journal","volume":"58"},"uris":["http://www.mendeley.com/documents/?uuid=c959b67b-d9ef-3ec3-8277-0bda5913f71e"]}],"mendeley":{"formattedCitation":"(Derocles et al., 2018)","plainTextFormattedCitation":"(Derocles et al., 2018)","previouslyFormattedCitation":"(Derocles et al., 2018)"},"properties":{"noteIndex":0},"schema":"https://github.com/citation-style-language/schema/raw/master/csl-citation.json"}</w:instrText>
      </w:r>
      <w:r w:rsidR="00482E80"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(Derocles et al., 2018)</w:t>
      </w:r>
      <w:r w:rsidR="00482E80"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The aim of such methods is to allow for an improved understanding of how systems respond to extinctions and reductions, which is in stark contrast to classical approaches of robustness with a binary response of persistence or extinction based on whether all previously observed links are removed, e.g., complete disconnection.</w:t>
      </w:r>
      <w:r w:rsidR="00105BED" w:rsidRPr="00C83A50">
        <w:rPr>
          <w:rFonts w:ascii="Arial" w:hAnsi="Arial" w:cs="Arial"/>
          <w:color w:val="000000" w:themeColor="text1"/>
          <w:sz w:val="24"/>
          <w:szCs w:val="24"/>
        </w:rPr>
        <w:t xml:space="preserve"> </w:t>
      </w:r>
      <w:r w:rsidR="000B7876" w:rsidRPr="00C83A50">
        <w:rPr>
          <w:rFonts w:ascii="Arial" w:hAnsi="Arial" w:cs="Arial"/>
          <w:color w:val="000000" w:themeColor="text1"/>
          <w:sz w:val="24"/>
          <w:szCs w:val="24"/>
        </w:rPr>
        <w:t>A</w:t>
      </w:r>
      <w:r w:rsidR="002C5F2F" w:rsidRPr="00C83A50">
        <w:rPr>
          <w:rFonts w:ascii="Arial" w:hAnsi="Arial" w:cs="Arial"/>
          <w:color w:val="000000" w:themeColor="text1"/>
          <w:sz w:val="24"/>
          <w:szCs w:val="24"/>
        </w:rPr>
        <w:t xml:space="preserve"> </w:t>
      </w:r>
      <w:r w:rsidR="00E44C97" w:rsidRPr="00C83A50">
        <w:rPr>
          <w:rFonts w:ascii="Arial" w:hAnsi="Arial" w:cs="Arial"/>
          <w:color w:val="000000" w:themeColor="text1"/>
          <w:sz w:val="24"/>
          <w:szCs w:val="24"/>
        </w:rPr>
        <w:t xml:space="preserve">remaining </w:t>
      </w:r>
      <w:r w:rsidR="002C5F2F" w:rsidRPr="00C83A50">
        <w:rPr>
          <w:rFonts w:ascii="Arial" w:hAnsi="Arial" w:cs="Arial"/>
          <w:color w:val="000000" w:themeColor="text1"/>
          <w:sz w:val="24"/>
          <w:szCs w:val="24"/>
        </w:rPr>
        <w:t>challenge surrounding adaptive networks</w:t>
      </w:r>
      <w:r w:rsidR="00105BED" w:rsidRPr="00C83A50">
        <w:rPr>
          <w:rFonts w:ascii="Arial" w:hAnsi="Arial" w:cs="Arial"/>
          <w:color w:val="000000" w:themeColor="text1"/>
          <w:sz w:val="24"/>
          <w:szCs w:val="24"/>
        </w:rPr>
        <w:t xml:space="preserve">, however, </w:t>
      </w:r>
      <w:r w:rsidR="00E44C97" w:rsidRPr="00C83A50">
        <w:rPr>
          <w:rFonts w:ascii="Arial" w:hAnsi="Arial" w:cs="Arial"/>
          <w:color w:val="000000" w:themeColor="text1"/>
          <w:sz w:val="24"/>
          <w:szCs w:val="24"/>
        </w:rPr>
        <w:t>is</w:t>
      </w:r>
      <w:r w:rsidR="00105BED" w:rsidRPr="00C83A50">
        <w:rPr>
          <w:rFonts w:ascii="Arial" w:hAnsi="Arial" w:cs="Arial"/>
          <w:color w:val="000000" w:themeColor="text1"/>
          <w:sz w:val="24"/>
          <w:szCs w:val="24"/>
        </w:rPr>
        <w:t xml:space="preserve"> </w:t>
      </w:r>
      <w:r w:rsidR="002C5F2F" w:rsidRPr="00C83A50">
        <w:rPr>
          <w:rFonts w:ascii="Arial" w:hAnsi="Arial" w:cs="Arial"/>
          <w:color w:val="000000" w:themeColor="text1"/>
          <w:sz w:val="24"/>
          <w:szCs w:val="24"/>
        </w:rPr>
        <w:t>that of parametrisation data</w:t>
      </w:r>
      <w:r w:rsidR="007A7292" w:rsidRPr="00C83A50">
        <w:rPr>
          <w:rFonts w:ascii="Arial" w:hAnsi="Arial" w:cs="Arial"/>
          <w:color w:val="000000" w:themeColor="text1"/>
          <w:sz w:val="24"/>
          <w:szCs w:val="24"/>
        </w:rPr>
        <w:t xml:space="preserve"> which remains limited</w:t>
      </w:r>
      <w:r w:rsidR="00E44C97" w:rsidRPr="00C83A50">
        <w:rPr>
          <w:rFonts w:ascii="Arial" w:hAnsi="Arial" w:cs="Arial"/>
          <w:color w:val="000000" w:themeColor="text1"/>
          <w:sz w:val="24"/>
          <w:szCs w:val="24"/>
        </w:rPr>
        <w:t>. DNA based methods</w:t>
      </w:r>
      <w:r w:rsidR="006F2158" w:rsidRPr="00C83A50">
        <w:rPr>
          <w:rFonts w:ascii="Arial" w:hAnsi="Arial" w:cs="Arial"/>
          <w:color w:val="000000" w:themeColor="text1"/>
          <w:sz w:val="24"/>
          <w:szCs w:val="24"/>
        </w:rPr>
        <w:t xml:space="preserve"> </w:t>
      </w:r>
      <w:r w:rsidR="00E44C97" w:rsidRPr="00C83A50">
        <w:rPr>
          <w:rFonts w:ascii="Arial" w:hAnsi="Arial" w:cs="Arial"/>
          <w:color w:val="000000" w:themeColor="text1"/>
          <w:sz w:val="24"/>
          <w:szCs w:val="24"/>
        </w:rPr>
        <w:t xml:space="preserve">may present a way forward </w:t>
      </w:r>
      <w:ins w:id="117" w:author="Fredric Windsor" w:date="2022-01-31T09:16:00Z">
        <w:r w:rsidR="00FA3083">
          <w:rPr>
            <w:rFonts w:ascii="Arial" w:hAnsi="Arial" w:cs="Arial"/>
            <w:color w:val="000000" w:themeColor="text1"/>
            <w:sz w:val="24"/>
            <w:szCs w:val="24"/>
          </w:rPr>
          <w:t xml:space="preserve">providing an opportunity to gain information on the evolutionary history of organisms </w:t>
        </w:r>
      </w:ins>
      <w:ins w:id="118" w:author="Fredric Windsor" w:date="2022-01-31T09:21:00Z">
        <w:r w:rsidR="00760943">
          <w:rPr>
            <w:rFonts w:ascii="Arial" w:hAnsi="Arial" w:cs="Arial"/>
            <w:color w:val="000000" w:themeColor="text1"/>
            <w:sz w:val="24"/>
            <w:szCs w:val="24"/>
          </w:rPr>
          <w:t xml:space="preserve">and </w:t>
        </w:r>
        <w:r w:rsidR="00454776">
          <w:rPr>
            <w:rFonts w:ascii="Arial" w:hAnsi="Arial" w:cs="Arial"/>
            <w:color w:val="000000" w:themeColor="text1"/>
            <w:sz w:val="24"/>
            <w:szCs w:val="24"/>
          </w:rPr>
          <w:t xml:space="preserve">useful information on </w:t>
        </w:r>
        <w:r w:rsidR="00454776">
          <w:rPr>
            <w:rFonts w:ascii="Arial" w:hAnsi="Arial" w:cs="Arial"/>
            <w:color w:val="000000" w:themeColor="text1"/>
            <w:sz w:val="24"/>
            <w:szCs w:val="24"/>
          </w:rPr>
          <w:lastRenderedPageBreak/>
          <w:t xml:space="preserve">potential interaction rewiring </w:t>
        </w:r>
      </w:ins>
      <w:r w:rsidR="00E44C97" w:rsidRPr="00C83A50">
        <w:rPr>
          <w:rFonts w:ascii="Arial" w:hAnsi="Arial" w:cs="Arial"/>
          <w:color w:val="000000" w:themeColor="text1"/>
          <w:sz w:val="24"/>
          <w:szCs w:val="24"/>
        </w:rPr>
        <w:t xml:space="preserve">(see </w:t>
      </w:r>
      <w:r w:rsidR="00E44C97" w:rsidRPr="00C83A50">
        <w:rPr>
          <w:rFonts w:ascii="Arial" w:hAnsi="Arial" w:cs="Arial"/>
          <w:i/>
          <w:iCs/>
          <w:color w:val="000000" w:themeColor="text1"/>
          <w:sz w:val="24"/>
          <w:szCs w:val="24"/>
        </w:rPr>
        <w:t xml:space="preserve">Collecting more network data to enable a whole system understanding of </w:t>
      </w:r>
      <w:proofErr w:type="spellStart"/>
      <w:r w:rsidR="00E44C97" w:rsidRPr="00C83A50">
        <w:rPr>
          <w:rFonts w:ascii="Arial" w:hAnsi="Arial" w:cs="Arial"/>
          <w:i/>
          <w:iCs/>
          <w:color w:val="000000" w:themeColor="text1"/>
          <w:sz w:val="24"/>
          <w:szCs w:val="24"/>
        </w:rPr>
        <w:t>agro</w:t>
      </w:r>
      <w:proofErr w:type="spellEnd"/>
      <w:r w:rsidR="00E44C97" w:rsidRPr="00C83A50">
        <w:rPr>
          <w:rFonts w:ascii="Arial" w:hAnsi="Arial" w:cs="Arial"/>
          <w:i/>
          <w:iCs/>
          <w:color w:val="000000" w:themeColor="text1"/>
          <w:sz w:val="24"/>
          <w:szCs w:val="24"/>
        </w:rPr>
        <w:t>-ecosystems</w:t>
      </w:r>
      <w:r w:rsidR="00E44C97" w:rsidRPr="00C83A50">
        <w:rPr>
          <w:rFonts w:ascii="Arial" w:hAnsi="Arial" w:cs="Arial"/>
          <w:color w:val="000000" w:themeColor="text1"/>
          <w:sz w:val="24"/>
          <w:szCs w:val="24"/>
        </w:rPr>
        <w:t>)</w:t>
      </w:r>
      <w:r w:rsidR="007A7292" w:rsidRPr="00C83A50">
        <w:rPr>
          <w:rFonts w:ascii="Arial" w:hAnsi="Arial" w:cs="Arial"/>
          <w:color w:val="000000" w:themeColor="text1"/>
          <w:sz w:val="24"/>
          <w:szCs w:val="24"/>
        </w:rPr>
        <w:t xml:space="preserve">. </w:t>
      </w:r>
    </w:p>
    <w:p w14:paraId="1144915A" w14:textId="033AFED6"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Further developing adaptive network models within agricultural systems provides significant potential, especially in research investigating how human management may affect other aspects of the agricultural system. Examples of potential research include understanding the response of network structure and function to pesticide resistance, climate change and reductions in pollinator diversity, as well as developing precision </w:t>
      </w:r>
      <w:del w:id="119" w:author="Fredric Windsor" w:date="2022-01-29T16:14:00Z">
        <w:r w:rsidRPr="00C83A50" w:rsidDel="004A0EBE">
          <w:rPr>
            <w:rFonts w:ascii="Arial" w:hAnsi="Arial" w:cs="Arial"/>
            <w:color w:val="000000" w:themeColor="text1"/>
            <w:sz w:val="24"/>
            <w:szCs w:val="24"/>
          </w:rPr>
          <w:delText xml:space="preserve">fertilizer </w:delText>
        </w:r>
      </w:del>
      <w:ins w:id="120" w:author="Fredric Windsor" w:date="2022-01-29T16:14:00Z">
        <w:r w:rsidR="004A0EBE" w:rsidRPr="00C83A50">
          <w:rPr>
            <w:rFonts w:ascii="Arial" w:hAnsi="Arial" w:cs="Arial"/>
            <w:color w:val="000000" w:themeColor="text1"/>
            <w:sz w:val="24"/>
            <w:szCs w:val="24"/>
          </w:rPr>
          <w:t>fertili</w:t>
        </w:r>
        <w:r w:rsidR="004A0EBE">
          <w:rPr>
            <w:rFonts w:ascii="Arial" w:hAnsi="Arial" w:cs="Arial"/>
            <w:color w:val="000000" w:themeColor="text1"/>
            <w:sz w:val="24"/>
            <w:szCs w:val="24"/>
          </w:rPr>
          <w:t>s</w:t>
        </w:r>
        <w:r w:rsidR="004A0EBE" w:rsidRPr="00C83A50">
          <w:rPr>
            <w:rFonts w:ascii="Arial" w:hAnsi="Arial" w:cs="Arial"/>
            <w:color w:val="000000" w:themeColor="text1"/>
            <w:sz w:val="24"/>
            <w:szCs w:val="24"/>
          </w:rPr>
          <w:t xml:space="preserve">er </w:t>
        </w:r>
      </w:ins>
      <w:r w:rsidRPr="00C83A50">
        <w:rPr>
          <w:rFonts w:ascii="Arial" w:hAnsi="Arial" w:cs="Arial"/>
          <w:color w:val="000000" w:themeColor="text1"/>
          <w:sz w:val="24"/>
          <w:szCs w:val="24"/>
        </w:rPr>
        <w:t>application and investigating the optimal combinations of non-crop plants in organic agricultural systems. By developing these methods of analysis, we can gain more information about the ecological networks and suitable management practices can be developed to make use of eco-evolutionary principles</w:t>
      </w:r>
      <w:r w:rsidR="008D7F37" w:rsidRPr="00C83A50">
        <w:rPr>
          <w:rFonts w:ascii="Arial" w:hAnsi="Arial" w:cs="Arial"/>
          <w:color w:val="000000" w:themeColor="text1"/>
          <w:sz w:val="24"/>
          <w:szCs w:val="24"/>
        </w:rPr>
        <w:t xml:space="preserve"> </w:t>
      </w:r>
      <w:r w:rsidR="00660D2B"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{"citationItems":[{"id":"ITEM-1","itemData":{"DOI":"10.1016/B978-0-12-420002-9.00006-8","ISSN":"00652504","abstract":"Community and ecosystem ecology are paying increasing attention to evolutionary dynamics, offering a means of attaining a more comprehensive understanding of ecological networks and more efficient and sustainable agroecosystems. Here, we review how such approaches can be applied, and we provide theoretical models to illustrate how eco-evolutionary dynamics can profoundly change our understanding of agricultural issues. We show that community evolution models can be used in several contexts: (1) to improve the selection of agricultural organisms within the context of their ecological networks; (2) to predict and manage the consequences of agricultural disturbances on the ecology and evolution of ecological networks; and (3) to design agricultural landscapes that benefit from network eco-evolutionary dynamics, but without negative impacts. Manipulation of landscape structure simultaneously affects both community ecological dynamics (e.g., by modifying dispersal and its demographic effects) and co-evolution (e.g., by changing gene flows). Finally, we suggest that future theoretical developments in this field should consider appropriate co-evolutionary models and ecosystem services. © 2013 Elsevier Ltd.","author":[{"dropping-particle":"","family":"Loeuille","given":"Nicolas","non-dropping-particle":"","parse-names":false,"suffix":""},{"dropping-particle":"","family":"Barot","given":"Sébastien","non-dropping-particle":"","parse-names":false,"suffix":""},{"dropping-particle":"","family":"Georgelin","given":"Ewen","non-dropping-particle":"","parse-names":false,"suffix":""},{"dropping-particle":"","family":"Kylafis","given":"Grigorios","non-dropping-particle":"","parse-names":false,"suffix":""},{"dropping-particle":"","family":"Lavigne","given":"Claire","non-dropping-particle":"","parse-names":false,"suffix":""}],"container-title":"Advances in Ecological Research","id":"ITEM-1","issued":{"date-parts":[["2013","1","1"]]},"page":"339-435","publisher":"Academic Press Inc.","title":"Eco-evolutionary dynamics of agricultural networks: Implications for sustainable management","type":"chapter","volume":"49"},"uris":["http://www.mendeley.com/documents/?uuid=5486e1ac-a79c-3210-9ed0-99a2503e33be"]}],"mendeley":{"formattedCitation":"(Loeuille et al., 2013)","plainTextFormattedCitation":"(Loeuille et al., 2013)","previouslyFormattedCitation":"(Loeuille et al., 2013)"},"properties":{"noteIndex":0},"schema":"https://github.com/citation-style-language/schema/raw/master/csl-citation.json"}</w:instrText>
      </w:r>
      <w:r w:rsidR="00660D2B"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(Loeuille et al., 2013)</w:t>
      </w:r>
      <w:r w:rsidR="00660D2B"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Ultimately this will allow adaptive networks to be used predictively for targeted management outcomes</w:t>
      </w:r>
      <w:r w:rsidR="008D7F37" w:rsidRPr="00C83A50">
        <w:rPr>
          <w:rFonts w:ascii="Arial" w:hAnsi="Arial" w:cs="Arial"/>
          <w:color w:val="000000" w:themeColor="text1"/>
          <w:sz w:val="24"/>
          <w:szCs w:val="24"/>
        </w:rPr>
        <w:t xml:space="preserve"> </w:t>
      </w:r>
      <w:r w:rsidR="00C2132E"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{"citationItems":[{"id":"ITEM-1","itemData":{"DOI":"10.1016/j.tree.2018.06.002","ISSN":"01695347","abstract":"The urgent need to restore biodiversity and ecosystem functioning challenges ecology as a predictive science. Restoration ecology would benefit from evolutionary principles embedded within a framework that combines adaptive network models and the phylogenetic structure of ecological interactions. Adaptive network models capture feedbacks between trait evolution, species abundances, and interactions to explain resilience and functional diversity within communities. Phylogenetically-structured network data, increasingly available via next-generation sequencing, inform constraints affecting interaction rewiring. Combined, these approaches can predict eco-evolutionary changes triggered by community manipulation practices, such as translocations and eradications of invasive species. We discuss theoretical and methodological opportunities to bridge network models and data from restoration projects and propose how this can be applied to the functional restoration of ecological interactions.","author":[{"dropping-particle":"","family":"Raimundo","given":"Rafael L.G.","non-dropping-particle":"","parse-names":false,"suffix":""},{"dropping-particle":"","family":"Guimarães","given":"Paulo R.","non-dropping-particle":"","parse-names":false,"suffix":""},{"dropping-particle":"","family":"Evans","given":"Darren M.","non-dropping-particle":"","parse-names":false,"suffix":""}],"container-title":"Trends in Ecology and Evolution","id":"ITEM-1","issue":"9","issued":{"date-parts":[["2018","9","1"]]},"page":"664-675","publisher":"Elsevier Ltd","title":"Adaptive Networks for Restoration Ecology","type":"article-journal","volume":"33"},"uris":["http://www.mendeley.com/documents/?uuid=ba4099e3-9a8a-376a-baf9-75a89477ff2e"]}],"mendeley":{"formattedCitation":"(Raimundo et al., 2018)","plainTextFormattedCitation":"(Raimundo et al., 2018)","previouslyFormattedCitation":"(Raimundo et al., 2018)"},"properties":{"noteIndex":0},"schema":"https://github.com/citation-style-language/schema/raw/master/csl-citation.json"}</w:instrText>
      </w:r>
      <w:r w:rsidR="00C2132E"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(Raimundo et al., 2018)</w:t>
      </w:r>
      <w:r w:rsidR="00C2132E"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w:t>
      </w:r>
    </w:p>
    <w:p w14:paraId="0E88E963" w14:textId="5E0681B8" w:rsidR="00B22E3E" w:rsidRPr="00C83A50" w:rsidRDefault="00510AEB" w:rsidP="0027034C">
      <w:pPr>
        <w:pStyle w:val="ListParagraph"/>
        <w:numPr>
          <w:ilvl w:val="1"/>
          <w:numId w:val="1"/>
        </w:numPr>
        <w:spacing w:after="120" w:line="480" w:lineRule="auto"/>
        <w:rPr>
          <w:rFonts w:ascii="Arial" w:hAnsi="Arial" w:cs="Arial"/>
          <w:b/>
          <w:bCs/>
          <w:i/>
          <w:iCs/>
          <w:color w:val="000000" w:themeColor="text1"/>
          <w:sz w:val="24"/>
          <w:szCs w:val="24"/>
        </w:rPr>
      </w:pPr>
      <w:del w:id="121" w:author="Fredric Windsor" w:date="2022-02-01T10:26:00Z">
        <w:r w:rsidRPr="00C83A50" w:rsidDel="001D417B">
          <w:rPr>
            <w:rFonts w:ascii="Arial" w:hAnsi="Arial" w:cs="Arial"/>
            <w:b/>
            <w:bCs/>
            <w:i/>
            <w:iCs/>
            <w:color w:val="000000" w:themeColor="text1"/>
            <w:sz w:val="24"/>
            <w:szCs w:val="24"/>
          </w:rPr>
          <w:delText xml:space="preserve">Using </w:delText>
        </w:r>
      </w:del>
      <w:ins w:id="122" w:author="Fredric Windsor" w:date="2022-02-01T10:26:00Z">
        <w:r w:rsidR="001D417B">
          <w:rPr>
            <w:rFonts w:ascii="Arial" w:hAnsi="Arial" w:cs="Arial"/>
            <w:b/>
            <w:bCs/>
            <w:i/>
            <w:iCs/>
            <w:color w:val="000000" w:themeColor="text1"/>
            <w:sz w:val="24"/>
            <w:szCs w:val="24"/>
          </w:rPr>
          <w:t>Developing</w:t>
        </w:r>
        <w:r w:rsidR="001D417B" w:rsidRPr="00C83A50">
          <w:rPr>
            <w:rFonts w:ascii="Arial" w:hAnsi="Arial" w:cs="Arial"/>
            <w:b/>
            <w:bCs/>
            <w:i/>
            <w:iCs/>
            <w:color w:val="000000" w:themeColor="text1"/>
            <w:sz w:val="24"/>
            <w:szCs w:val="24"/>
          </w:rPr>
          <w:t xml:space="preserve"> </w:t>
        </w:r>
      </w:ins>
      <w:r w:rsidRPr="00C83A50">
        <w:rPr>
          <w:rFonts w:ascii="Arial" w:hAnsi="Arial" w:cs="Arial"/>
          <w:b/>
          <w:bCs/>
          <w:i/>
          <w:iCs/>
          <w:color w:val="000000" w:themeColor="text1"/>
          <w:sz w:val="24"/>
          <w:szCs w:val="24"/>
        </w:rPr>
        <w:t xml:space="preserve">spatial networks to connect </w:t>
      </w:r>
      <w:r w:rsidR="00B22E3E" w:rsidRPr="00C83A50">
        <w:rPr>
          <w:rFonts w:ascii="Arial" w:hAnsi="Arial" w:cs="Arial"/>
          <w:b/>
          <w:bCs/>
          <w:i/>
          <w:iCs/>
          <w:color w:val="000000" w:themeColor="text1"/>
          <w:sz w:val="24"/>
          <w:szCs w:val="24"/>
        </w:rPr>
        <w:t>the agricultural landscape</w:t>
      </w:r>
      <w:r w:rsidRPr="00C83A50">
        <w:rPr>
          <w:rFonts w:ascii="Arial" w:hAnsi="Arial" w:cs="Arial"/>
          <w:b/>
          <w:bCs/>
          <w:i/>
          <w:iCs/>
          <w:color w:val="000000" w:themeColor="text1"/>
          <w:sz w:val="24"/>
          <w:szCs w:val="24"/>
        </w:rPr>
        <w:t xml:space="preserve"> and </w:t>
      </w:r>
      <w:r w:rsidR="007D1753" w:rsidRPr="00C83A50">
        <w:rPr>
          <w:rFonts w:ascii="Arial" w:hAnsi="Arial" w:cs="Arial"/>
          <w:b/>
          <w:bCs/>
          <w:i/>
          <w:iCs/>
          <w:color w:val="000000" w:themeColor="text1"/>
          <w:sz w:val="24"/>
          <w:szCs w:val="24"/>
        </w:rPr>
        <w:t>develop a broader picture</w:t>
      </w:r>
    </w:p>
    <w:p w14:paraId="356E3D94" w14:textId="7AF77F45"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Currently, it is not possible to accurately identify, quantify and understand how management decisions at different scales affect the structure and dynamics of ecological and social networks, and thus how these processes impact upon agricultural productivity, sustainability and resilience, across the surrounding landscape</w:t>
      </w:r>
      <w:r w:rsidR="008D7F37" w:rsidRPr="00C83A50">
        <w:rPr>
          <w:rFonts w:ascii="Arial" w:hAnsi="Arial" w:cs="Arial"/>
          <w:color w:val="000000" w:themeColor="text1"/>
          <w:sz w:val="24"/>
          <w:szCs w:val="24"/>
        </w:rPr>
        <w:t xml:space="preserve"> </w:t>
      </w:r>
      <w:r w:rsidR="00C2132E"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{"citationItems":[{"id":"ITEM-1","itemData":{"DOI":"10.1016/B978-0-12-420002-9.00005-6","ISSN":"00652504","abstract":"The organisation of human-populated landscapes results from many interacting processes tied to the historical development of societies and human activities. Agriculture, in particular, has dramatically altered much of the Earth's surface over many millennia. Landscape mosaics can be used to understand these impacts, which are increasing at an accelerating rate on a global scale. On a local-to-regional scale, mosaic concepts are also of practical interest for designing natural enemy-based pest control strategies as an alternative to intensive pesticide use.Considerable empirical and theoretical work has been conducted into these approaches recent years, although it has largely dealt with issues of landscape biodiversity at the species population level, rather than considering the role of species interactions. When viewed as interaction networks, agricultural landscapes can be used to address a more diverse suite of topics, such as those related to network complexity, community demographics, or ecosystem functioning, and how these properties vary with the complexity of the landscape mosaic over time and space.Ultimately, the functioning of an agricultural landscape determines the production of ecosystem services, such as crop production and pest control, yet ecological theory-based management options are still scarce. Consequently, there is a significant gap to be bridged between the current state-of-the-art in theoretical ecology and practical strategies for the management of agricultural landscapes. One way to bridge this gap involves developing metaecosystem models that can account for the movement and internal dynamics of both biotic and abiotic components of ecosystems. By recognising the specifics of agricultural landscapes, that is, their heterogeneity over time and space, the occurrence of frequent perturbations and the importance of nutrient additions at the landscape scale, metaecosystem models can be proposed to answer some current challenges in agroecology. © 2013 Elsevier Ltd.","author":[{"dropping-particle":"","family":"Massol","given":"François","non-dropping-particle":"","parse-names":false,"suffix":""},{"dropping-particle":"","family":"Petit","given":"Sandrine","non-dropping-particle":"","parse-names":false,"suffix":""}],"container-title":"Advances in Ecological Research","id":"ITEM-1","issued":{"date-parts":[["2013","1","1"]]},"page":"291-338","publisher":"Academic Press Inc.","title":"Interaction networks in agricultural landscape mosaics","type":"chapter","volume":"49"},"uris":["http://www.mendeley.com/documents/?uuid=752a35fe-9a65-3aae-bb6c-58d3708e37ed"]}],"mendeley":{"formattedCitation":"(Massol and Petit, 2013)","plainTextFormattedCitation":"(Massol and Petit, 2013)","previouslyFormattedCitation":"(Massol and Petit, 2013)"},"properties":{"noteIndex":0},"schema":"https://github.com/citation-style-language/schema/raw/master/csl-citation.json"}</w:instrText>
      </w:r>
      <w:r w:rsidR="00C2132E"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(Massol and Petit, 2013)</w:t>
      </w:r>
      <w:r w:rsidR="00C2132E"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As such, a meta-network framework is required to understand the interactions between agricultural networks at the landscape scale. To date there are few studies investigating spatial meta-networks, yet this concept can be applied widely, across multiple network types (i.e., </w:t>
      </w:r>
      <w:proofErr w:type="gramStart"/>
      <w:r w:rsidRPr="00C83A50">
        <w:rPr>
          <w:rFonts w:ascii="Arial" w:hAnsi="Arial" w:cs="Arial"/>
          <w:color w:val="000000" w:themeColor="text1"/>
          <w:sz w:val="24"/>
          <w:szCs w:val="24"/>
        </w:rPr>
        <w:t>social</w:t>
      </w:r>
      <w:proofErr w:type="gramEnd"/>
      <w:r w:rsidRPr="00C83A50">
        <w:rPr>
          <w:rFonts w:ascii="Arial" w:hAnsi="Arial" w:cs="Arial"/>
          <w:color w:val="000000" w:themeColor="text1"/>
          <w:sz w:val="24"/>
          <w:szCs w:val="24"/>
        </w:rPr>
        <w:t xml:space="preserve"> and ecological), to understand how management or perturbations affect the provision of different ecosystem services at the agricultural landscape scale. Meta-network theory could </w:t>
      </w:r>
      <w:r w:rsidRPr="00C83A50">
        <w:rPr>
          <w:rFonts w:ascii="Arial" w:hAnsi="Arial" w:cs="Arial"/>
          <w:color w:val="000000" w:themeColor="text1"/>
          <w:sz w:val="24"/>
          <w:szCs w:val="24"/>
        </w:rPr>
        <w:lastRenderedPageBreak/>
        <w:t>provide a suitable framework within which agricultural questions at the landscape scale can be answered</w:t>
      </w:r>
      <w:ins w:id="123" w:author="Fredric Windsor" w:date="2022-01-31T09:22:00Z">
        <w:r w:rsidR="002C7059">
          <w:rPr>
            <w:rFonts w:ascii="Arial" w:hAnsi="Arial" w:cs="Arial"/>
            <w:color w:val="000000" w:themeColor="text1"/>
            <w:sz w:val="24"/>
            <w:szCs w:val="24"/>
          </w:rPr>
          <w:t xml:space="preserve">. This has </w:t>
        </w:r>
      </w:ins>
      <w:del w:id="124" w:author="Fredric Windsor" w:date="2022-01-31T09:22:00Z">
        <w:r w:rsidRPr="00C83A50" w:rsidDel="002C7059">
          <w:rPr>
            <w:rFonts w:ascii="Arial" w:hAnsi="Arial" w:cs="Arial"/>
            <w:color w:val="000000" w:themeColor="text1"/>
            <w:sz w:val="24"/>
            <w:szCs w:val="24"/>
          </w:rPr>
          <w:delText xml:space="preserve">, as has </w:delText>
        </w:r>
      </w:del>
      <w:r w:rsidRPr="00C83A50">
        <w:rPr>
          <w:rFonts w:ascii="Arial" w:hAnsi="Arial" w:cs="Arial"/>
          <w:color w:val="000000" w:themeColor="text1"/>
          <w:sz w:val="24"/>
          <w:szCs w:val="24"/>
        </w:rPr>
        <w:t>been shown in previous work investigating plant-bumble bee interactions in forestry systems</w:t>
      </w:r>
      <w:ins w:id="125" w:author="Fredric Windsor" w:date="2022-01-31T09:22:00Z">
        <w:r w:rsidR="002C7059">
          <w:rPr>
            <w:rFonts w:ascii="Arial" w:hAnsi="Arial" w:cs="Arial"/>
            <w:color w:val="000000" w:themeColor="text1"/>
            <w:sz w:val="24"/>
            <w:szCs w:val="24"/>
          </w:rPr>
          <w:t xml:space="preserve">, </w:t>
        </w:r>
      </w:ins>
      <w:ins w:id="126" w:author="Fredric Windsor" w:date="2022-01-31T10:51:00Z">
        <w:r w:rsidR="00771049">
          <w:rPr>
            <w:rFonts w:ascii="Arial" w:hAnsi="Arial" w:cs="Arial"/>
            <w:color w:val="000000" w:themeColor="text1"/>
            <w:sz w:val="24"/>
            <w:szCs w:val="24"/>
          </w:rPr>
          <w:t xml:space="preserve">which demonstrated the variable effects </w:t>
        </w:r>
        <w:r w:rsidR="00560870">
          <w:rPr>
            <w:rFonts w:ascii="Arial" w:hAnsi="Arial" w:cs="Arial"/>
            <w:color w:val="000000" w:themeColor="text1"/>
            <w:sz w:val="24"/>
            <w:szCs w:val="24"/>
          </w:rPr>
          <w:t xml:space="preserve">of </w:t>
        </w:r>
        <w:r w:rsidR="00771049">
          <w:rPr>
            <w:rFonts w:ascii="Arial" w:hAnsi="Arial" w:cs="Arial"/>
            <w:color w:val="000000" w:themeColor="text1"/>
            <w:sz w:val="24"/>
            <w:szCs w:val="24"/>
          </w:rPr>
          <w:t xml:space="preserve">habitat </w:t>
        </w:r>
        <w:r w:rsidR="00560870">
          <w:rPr>
            <w:rFonts w:ascii="Arial" w:hAnsi="Arial" w:cs="Arial"/>
            <w:color w:val="000000" w:themeColor="text1"/>
            <w:sz w:val="24"/>
            <w:szCs w:val="24"/>
          </w:rPr>
          <w:t xml:space="preserve">patch size and flight distances on the </w:t>
        </w:r>
      </w:ins>
      <w:ins w:id="127" w:author="Fredric Windsor" w:date="2022-01-31T10:52:00Z">
        <w:r w:rsidR="00771049">
          <w:rPr>
            <w:rFonts w:ascii="Arial" w:hAnsi="Arial" w:cs="Arial"/>
            <w:color w:val="000000" w:themeColor="text1"/>
            <w:sz w:val="24"/>
            <w:szCs w:val="24"/>
          </w:rPr>
          <w:t xml:space="preserve">potential </w:t>
        </w:r>
      </w:ins>
      <w:ins w:id="128" w:author="Fredric Windsor" w:date="2022-01-31T10:51:00Z">
        <w:r w:rsidR="00560870">
          <w:rPr>
            <w:rFonts w:ascii="Arial" w:hAnsi="Arial" w:cs="Arial"/>
            <w:color w:val="000000" w:themeColor="text1"/>
            <w:sz w:val="24"/>
            <w:szCs w:val="24"/>
          </w:rPr>
          <w:t>effectiveness of</w:t>
        </w:r>
        <w:r w:rsidR="00771049">
          <w:rPr>
            <w:rFonts w:ascii="Arial" w:hAnsi="Arial" w:cs="Arial"/>
            <w:color w:val="000000" w:themeColor="text1"/>
            <w:sz w:val="24"/>
            <w:szCs w:val="24"/>
          </w:rPr>
          <w:t xml:space="preserve"> conservation and restoration</w:t>
        </w:r>
      </w:ins>
      <w:ins w:id="129" w:author="Fredric Windsor" w:date="2022-01-31T10:52:00Z">
        <w:r w:rsidR="00771049">
          <w:rPr>
            <w:rFonts w:ascii="Arial" w:hAnsi="Arial" w:cs="Arial"/>
            <w:color w:val="000000" w:themeColor="text1"/>
            <w:sz w:val="24"/>
            <w:szCs w:val="24"/>
          </w:rPr>
          <w:t xml:space="preserve"> strategies</w:t>
        </w:r>
      </w:ins>
      <w:r w:rsidR="008D7F37" w:rsidRPr="00C83A50">
        <w:rPr>
          <w:rFonts w:ascii="Arial" w:hAnsi="Arial" w:cs="Arial"/>
          <w:color w:val="000000" w:themeColor="text1"/>
          <w:sz w:val="24"/>
          <w:szCs w:val="24"/>
        </w:rPr>
        <w:t xml:space="preserve"> </w:t>
      </w:r>
      <w:r w:rsidR="00C2132E"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{"citationItems":[{"id":"ITEM-1","itemData":{"DOI":"10.1111/j.1600-0706.2013.01251.x","ISSN":"00301299","abstract":"Bumble bees can forage on a large number of wild plants and crops. The survival of a colony depends on the availability of suitable food resources within foraging range and throughout their forage season. We studied the spatial and temporal use of floral resources by bumble bees in a set of 30 local plant communities and used these data to model colony survival under different combinations of patch size and bumble bee flight distance. Floral resources vary spatially and temporally at the landscape level, and bumble bees track these resources across the landscape during the season. The simulation model showed that different patterns of resources availability could affect the survival and distribution of bumble bee nests across the landscape. This model can be used to generate hypotheses explaining bumble bee richness and abundance that can be tested in real landscapes. Integrating the spatial and temporal dynamics of the flower resources used by bumble bees provides a new perspective that can be used to inform bumble bee conservation, particularly in the context of their widespread decline in recent decades. © 2013 Crown.","author":[{"dropping-particle":"","family":"Devoto","given":"Mariano","non-dropping-particle":"","parse-names":false,"suffix":""},{"dropping-particle":"","family":"Bailey","given":"Sallie","non-dropping-particle":"","parse-names":false,"suffix":""},{"dropping-particle":"","family":"Memmott","given":"Jane","non-dropping-particle":"","parse-names":false,"suffix":""}],"container-title":"Oikos","id":"ITEM-1","issue":"6","issued":{"date-parts":[["2014","6","1"]]},"page":"714-720","publisher":"Blackwell Publishing Ltd","title":"Ecological meta-networks integrate spatial and temporal dynamics of plant-bumble bee interactions","type":"article-journal","volume":"123"},"uris":["http://www.mendeley.com/documents/?uuid=05da8d43-d95a-3b11-a58a-d3abee259b05"]}],"mendeley":{"formattedCitation":"(Devoto et al., 2014)","plainTextFormattedCitation":"(Devoto et al., 2014)","previouslyFormattedCitation":"(Devoto et al., 2014)"},"properties":{"noteIndex":0},"schema":"https://github.com/citation-style-language/schema/raw/master/csl-citation.json"}</w:instrText>
      </w:r>
      <w:r w:rsidR="00C2132E"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(Devoto et al., 2014)</w:t>
      </w:r>
      <w:r w:rsidR="00C2132E"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w:t>
      </w:r>
    </w:p>
    <w:p w14:paraId="613D1C99" w14:textId="26B48976"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Substantial </w:t>
      </w:r>
      <w:r w:rsidR="002C7DD7" w:rsidRPr="00C83A50">
        <w:rPr>
          <w:rFonts w:ascii="Arial" w:hAnsi="Arial" w:cs="Arial"/>
          <w:color w:val="000000" w:themeColor="text1"/>
          <w:sz w:val="24"/>
          <w:szCs w:val="24"/>
        </w:rPr>
        <w:t xml:space="preserve">field and laboratory </w:t>
      </w:r>
      <w:r w:rsidRPr="00C83A50">
        <w:rPr>
          <w:rFonts w:ascii="Arial" w:hAnsi="Arial" w:cs="Arial"/>
          <w:color w:val="000000" w:themeColor="text1"/>
          <w:sz w:val="24"/>
          <w:szCs w:val="24"/>
        </w:rPr>
        <w:t>work is required to upscale network assessments in agricultural environments to allow for an understanding of how spatial variation and heterogeneity in social and ecological processes alters the ecosystem services provided across the landscape. These efforts have started with theoretical models</w:t>
      </w:r>
      <w:r w:rsidR="00C57749" w:rsidRPr="00C83A50">
        <w:rPr>
          <w:rFonts w:ascii="Arial" w:hAnsi="Arial" w:cs="Arial"/>
          <w:color w:val="000000" w:themeColor="text1"/>
          <w:sz w:val="24"/>
          <w:szCs w:val="24"/>
        </w:rPr>
        <w:t xml:space="preserve"> </w:t>
      </w:r>
      <w:r w:rsidR="004C022B" w:rsidRPr="00C83A50">
        <w:rPr>
          <w:rFonts w:ascii="Arial" w:hAnsi="Arial" w:cs="Arial"/>
          <w:color w:val="000000" w:themeColor="text1"/>
          <w:sz w:val="24"/>
          <w:szCs w:val="24"/>
        </w:rPr>
        <w:fldChar w:fldCharType="begin" w:fldLock="1"/>
      </w:r>
      <w:r w:rsidR="00B63224" w:rsidRPr="00C83A50">
        <w:rPr>
          <w:rFonts w:ascii="Arial" w:hAnsi="Arial" w:cs="Arial"/>
          <w:color w:val="000000" w:themeColor="text1"/>
          <w:sz w:val="24"/>
          <w:szCs w:val="24"/>
        </w:rPr>
        <w:instrText>ADDIN CSL_CITATION {"citationItems":[{"id":"ITEM-1","itemData":{"DOI":"10.1016/B978-0-12-420002-9.00006-8","ISSN":"00652504","abstract":"Community and ecosystem ecology are paying increasing attention to evolutionary dynamics, offering a means of attaining a more comprehensive understanding of ecological networks and more efficient and sustainable agroecosystems. Here, we review how such approaches can be applied, and we provide theoretical models to illustrate how eco-evolutionary dynamics can profoundly change our understanding of agricultural issues. We show that community evolution models can be used in several contexts: (1) to improve the selection of agricultural organisms within the context of their ecological networks; (2) to predict and manage the consequences of agricultural disturbances on the ecology and evolution of ecological networks; and (3) to design agricultural landscapes that benefit from network eco-evolutionary dynamics, but without negative impacts. Manipulation of landscape structure simultaneously affects both community ecological dynamics (e.g., by modifying dispersal and its demographic effects) and co-evolution (e.g., by changing gene flows). Finally, we suggest that future theoretical developments in this field should consider appropriate co-evolutionary models and ecosystem services. © 2013 Elsevier Ltd.","author":[{"dropping-particle":"","family":"Loeuille","given":"Nicolas","non-dropping-particle":"","parse-names":false,"suffix":""},{"dropping-particle":"","family":"Barot","given":"Sébastien","non-dropping-particle":"","parse-names":false,"suffix":""},{"dropping-particle":"","family":"Georgelin","given":"Ewen","non-dropping-particle":"","parse-names":false,"suffix":""},{"dropping-particle":"","family":"Kylafis","given":"Grigorios","non-dropping-particle":"","parse-names":false,"suffix":""},{"dropping-particle":"","family":"Lavigne","given":"Claire","non-dropping-particle":"","parse-names":false,"suffix":""}],"container-title":"Advances in Ecological Research","id":"ITEM-1","issued":{"date-parts":[["2013","1","1"]]},"page":"339-435","publisher":"Academic Press Inc.","title":"Eco-evolutionary dynamics of agricultural networks: Implications for sustainable management","type":"chapter","volume":"49"},"uris":["http://www.mendeley.com/documents/?uuid=5486e1ac-a79c-3210-9ed0-99a2503e33be"]}],"mendeley":{"formattedCitation":"(Loeuille et al., 2013)","plainTextFormattedCitation":"(Loeuille et al., 2013)","previouslyFormattedCitation":"(Loeuille et al., 2013)"},"properties":{"noteIndex":0},"schema":"https://github.com/citation-style-language/schema/raw/master/csl-citation.json"}</w:instrText>
      </w:r>
      <w:r w:rsidR="004C022B" w:rsidRPr="00C83A50">
        <w:rPr>
          <w:rFonts w:ascii="Arial" w:hAnsi="Arial" w:cs="Arial"/>
          <w:color w:val="000000" w:themeColor="text1"/>
          <w:sz w:val="24"/>
          <w:szCs w:val="24"/>
        </w:rPr>
        <w:fldChar w:fldCharType="separate"/>
      </w:r>
      <w:r w:rsidR="004C022B" w:rsidRPr="00C83A50">
        <w:rPr>
          <w:rFonts w:ascii="Arial" w:hAnsi="Arial" w:cs="Arial"/>
          <w:noProof/>
          <w:color w:val="000000" w:themeColor="text1"/>
          <w:sz w:val="24"/>
          <w:szCs w:val="24"/>
        </w:rPr>
        <w:t>(Loeuille et al., 2013)</w:t>
      </w:r>
      <w:r w:rsidR="004C022B"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but empirical (field-based and experimental) studies are now required to drive further advances in our understanding.</w:t>
      </w:r>
    </w:p>
    <w:p w14:paraId="007EFE84" w14:textId="4C53CEE6" w:rsidR="00B22E3E" w:rsidRPr="00C83A50" w:rsidRDefault="00B22E3E" w:rsidP="0027034C">
      <w:pPr>
        <w:pStyle w:val="ListParagraph"/>
        <w:numPr>
          <w:ilvl w:val="1"/>
          <w:numId w:val="1"/>
        </w:numPr>
        <w:spacing w:after="120" w:line="480" w:lineRule="auto"/>
        <w:rPr>
          <w:rFonts w:ascii="Arial" w:hAnsi="Arial" w:cs="Arial"/>
          <w:b/>
          <w:bCs/>
          <w:i/>
          <w:iCs/>
          <w:color w:val="000000" w:themeColor="text1"/>
          <w:sz w:val="24"/>
          <w:szCs w:val="24"/>
        </w:rPr>
      </w:pPr>
      <w:r w:rsidRPr="00C83A50">
        <w:rPr>
          <w:rFonts w:ascii="Arial" w:hAnsi="Arial" w:cs="Arial"/>
          <w:b/>
          <w:bCs/>
          <w:i/>
          <w:iCs/>
          <w:color w:val="000000" w:themeColor="text1"/>
          <w:sz w:val="24"/>
          <w:szCs w:val="24"/>
        </w:rPr>
        <w:t>Merging social and ecological networks</w:t>
      </w:r>
      <w:r w:rsidR="00EE6C6B" w:rsidRPr="00C83A50">
        <w:rPr>
          <w:rFonts w:ascii="Arial" w:hAnsi="Arial" w:cs="Arial"/>
          <w:b/>
          <w:bCs/>
          <w:i/>
          <w:iCs/>
          <w:color w:val="000000" w:themeColor="text1"/>
          <w:sz w:val="24"/>
          <w:szCs w:val="24"/>
        </w:rPr>
        <w:t xml:space="preserve"> to </w:t>
      </w:r>
      <w:r w:rsidR="00790025" w:rsidRPr="00C83A50">
        <w:rPr>
          <w:rFonts w:ascii="Arial" w:hAnsi="Arial" w:cs="Arial"/>
          <w:b/>
          <w:bCs/>
          <w:i/>
          <w:iCs/>
          <w:color w:val="000000" w:themeColor="text1"/>
          <w:sz w:val="24"/>
          <w:szCs w:val="24"/>
        </w:rPr>
        <w:t xml:space="preserve">understand how management decisions affect </w:t>
      </w:r>
      <w:proofErr w:type="spellStart"/>
      <w:r w:rsidR="00790025" w:rsidRPr="00C83A50">
        <w:rPr>
          <w:rFonts w:ascii="Arial" w:hAnsi="Arial" w:cs="Arial"/>
          <w:b/>
          <w:bCs/>
          <w:i/>
          <w:iCs/>
          <w:color w:val="000000" w:themeColor="text1"/>
          <w:sz w:val="24"/>
          <w:szCs w:val="24"/>
        </w:rPr>
        <w:t>agro</w:t>
      </w:r>
      <w:proofErr w:type="spellEnd"/>
      <w:r w:rsidR="00790025" w:rsidRPr="00C83A50">
        <w:rPr>
          <w:rFonts w:ascii="Arial" w:hAnsi="Arial" w:cs="Arial"/>
          <w:b/>
          <w:bCs/>
          <w:i/>
          <w:iCs/>
          <w:color w:val="000000" w:themeColor="text1"/>
          <w:sz w:val="24"/>
          <w:szCs w:val="24"/>
        </w:rPr>
        <w:t>-ecosystems and vice versa</w:t>
      </w:r>
    </w:p>
    <w:p w14:paraId="568239CC" w14:textId="5BA16A1A" w:rsidR="003B6A3B"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Agricultural systems are a combination of social and ecological networks (Fig. </w:t>
      </w:r>
      <w:del w:id="130" w:author="Fredric Windsor" w:date="2022-02-01T11:56:00Z">
        <w:r w:rsidR="00321CC7" w:rsidRPr="00C83A50" w:rsidDel="006456EC">
          <w:rPr>
            <w:rFonts w:ascii="Arial" w:hAnsi="Arial" w:cs="Arial"/>
            <w:color w:val="000000" w:themeColor="text1"/>
            <w:sz w:val="24"/>
            <w:szCs w:val="24"/>
          </w:rPr>
          <w:delText>3</w:delText>
        </w:r>
      </w:del>
      <w:ins w:id="131" w:author="Fredric Windsor" w:date="2022-02-01T11:56:00Z">
        <w:r w:rsidR="006456EC">
          <w:rPr>
            <w:rFonts w:ascii="Arial" w:hAnsi="Arial" w:cs="Arial"/>
            <w:color w:val="000000" w:themeColor="text1"/>
            <w:sz w:val="24"/>
            <w:szCs w:val="24"/>
          </w:rPr>
          <w:t>2</w:t>
        </w:r>
      </w:ins>
      <w:r w:rsidRPr="00C83A50">
        <w:rPr>
          <w:rFonts w:ascii="Arial" w:hAnsi="Arial" w:cs="Arial"/>
          <w:color w:val="000000" w:themeColor="text1"/>
          <w:sz w:val="24"/>
          <w:szCs w:val="24"/>
        </w:rPr>
        <w:t xml:space="preserve">), with top-down effects of management altering the nature of ecological systems and networks </w:t>
      </w:r>
      <w:r w:rsidR="00C2132E"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{"citationItems":[{"id":"ITEM-1","itemData":{"DOI":"10.1016/j.cosust.2015.04.001","ISSN":"18773435","abstract":"The sustainability of agro-ecosystems depends on their ability to deliver an entire package of multiple ecosystem services, rather than provisioning services alone. New social and ecological dimensions of agricultural management must be explored in agricultural landscapes, to foster this ability. We propose a social-ecological framework for the service-based management of agro-ecosystems, specified through an explicit and symmetric representation of the ecosystem and the social system, and the dynamic links between them. It highlights how management practices, with their multiple effects, could drive the provision of multiple services. Based on this framework, we have identified the design of collective multiservice management as a key research issue. It requires innovations in stakeholder organizations and tools to foster synergy between ecosystem functioning and social dynamics, given the complexity and uncertainties of ecological systems.","author":[{"dropping-particle":"","family":"Lescourret","given":"Françoise","non-dropping-particle":"","parse-names":false,"suffix":""},{"dropping-particle":"","family":"Magda","given":"Danièle","non-dropping-particle":"","parse-names":false,"suffix":""},{"dropping-particle":"","family":"Richard","given":"Guy","non-dropping-particle":"","parse-names":false,"suffix":""},{"dropping-particle":"","family":"Adam-Blondon","given":"Anne Françoise","non-dropping-particle":"","parse-names":false,"suffix":""},{"dropping-particle":"","family":"Bardy","given":"Marion","non-dropping-particle":"","parse-names":false,"suffix":""},{"dropping-particle":"","family":"Baudry","given":"Jacques","non-dropping-particle":"","parse-names":false,"suffix":""},{"dropping-particle":"","family":"Doussan","given":"Isabelle","non-dropping-particle":"","parse-names":false,"suffix":""},{"dropping-particle":"","family":"Dumont","given":"Bertrand","non-dropping-particle":"","parse-names":false,"suffix":""},{"dropping-particle":"","family":"Lefèvre","given":"François","non-dropping-particle":"","parse-names":false,"suffix":""},{"dropping-particle":"","family":"Litrico","given":"Isabelle","non-dropping-particle":"","parse-names":false,"suffix":""},{"dropping-particle":"","family":"Martin-Clouaire","given":"Roger","non-dropping-particle":"","parse-names":false,"suffix":""},{"dropping-particle":"","family":"Montuelle","given":"Bernard","non-dropping-particle":"","parse-names":false,"suffix":""},{"dropping-particle":"","family":"Pellerin","given":"Sylvain","non-dropping-particle":"","parse-names":false,"suffix":""},{"dropping-particle":"","family":"Plantegenest","given":"Manuel","non-dropping-particle":"","parse-names":false,"suffix":""},{"dropping-particle":"","family":"Tancoigne","given":"Elise","non-dropping-particle":"","parse-names":false,"suffix":""},{"dropping-particle":"","family":"Thomas","given":"Alban","non-dropping-particle":"","parse-names":false,"suffix":""},{"dropping-particle":"","family":"Guyomard","given":"Hervé","non-dropping-particle":"","parse-names":false,"suffix":""},{"dropping-particle":"","family":"Soussana","given":"Jean François","non-dropping-particle":"","parse-names":false,"suffix":""}],"container-title":"Current Opinion in Environmental Sustainability","id":"ITEM-1","issued":{"date-parts":[["2015","6","1"]]},"page":"68-75","publisher":"Elsevier","title":"A social-ecological approach to managing multiple agro-ecosystem services","type":"article-journal","volume":"14"},"uris":["http://www.mendeley.com/documents/?uuid=15804360-40ee-3d30-9431-7425702002c0"]}],"mendeley":{"formattedCitation":"(Lescourret et al., 2015)","plainTextFormattedCitation":"(Lescourret et al., 2015)","previouslyFormattedCitation":"(Lescourret et al., 2015)"},"properties":{"noteIndex":0},"schema":"https://github.com/citation-style-language/schema/raw/master/csl-citation.json"}</w:instrText>
      </w:r>
      <w:r w:rsidR="00C2132E"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(Lescourret et al., 2015)</w:t>
      </w:r>
      <w:r w:rsidR="00C2132E"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Yet, until recently these two interlinked networks have been analysed in relative isolation. New studies have sought to combine these (and multiple other) types of networks to provide insights into how the interface between management and biodiversity alters ecosystem functioning</w:t>
      </w:r>
      <w:ins w:id="132" w:author="Fredric Windsor" w:date="2022-02-01T10:26:00Z">
        <w:r w:rsidR="0085364D">
          <w:rPr>
            <w:rFonts w:ascii="Arial" w:hAnsi="Arial" w:cs="Arial"/>
            <w:color w:val="000000" w:themeColor="text1"/>
            <w:sz w:val="24"/>
            <w:szCs w:val="24"/>
          </w:rPr>
          <w:t xml:space="preserve"> </w:t>
        </w:r>
      </w:ins>
      <w:ins w:id="133" w:author="Fredric Windsor" w:date="2022-02-01T10:27:00Z">
        <w:r w:rsidR="0085364D">
          <w:rPr>
            <w:rFonts w:ascii="Arial" w:hAnsi="Arial" w:cs="Arial"/>
            <w:color w:val="000000" w:themeColor="text1"/>
            <w:sz w:val="24"/>
            <w:szCs w:val="24"/>
          </w:rPr>
          <w:fldChar w:fldCharType="begin" w:fldLock="1"/>
        </w:r>
      </w:ins>
      <w:r w:rsidR="00B55596">
        <w:rPr>
          <w:rFonts w:ascii="Arial" w:hAnsi="Arial" w:cs="Arial"/>
          <w:color w:val="000000" w:themeColor="text1"/>
          <w:sz w:val="24"/>
          <w:szCs w:val="24"/>
        </w:rPr>
        <w:instrText>ADDIN CSL_CITATION {"citationItems":[{"id":"ITEM-1","itemData":{"DOI":"10.1016/J.TREE.2021.11.012","ISSN":"0169-5347","abstract":"Social–ecological networks (SENs) represent the complex relationships between ecological and social systems and are a useful tool for analyzing and managing ecosystem services. However, mainstreaming the application of SENs in ecosystem service research has been hindered by a lack of clarity about how to match research questions to ecosystem service conceptualizations in SEN (i.e., as nodes, links, attributes, or emergent properties). Building from different disciplines, we propose a typology to represent ecosystem service in SENs and identify opportunities and challenges of using SENs in ecosystem service research. Our typology provides guidance for this growing field to improve research design and increase the breadth of questions that can be addressed with SEN to understand human–nature interdependencies in a changing world.","author":[{"dropping-particle":"","family":"Felipe-Lucia","given":"María R.","non-dropping-particle":"","parse-names":false,"suffix":""},{"dropping-particle":"","family":"Guerrero","given":"Angela M","non-dropping-particle":"","parse-names":false,"suffix":""},{"dropping-particle":"","family":"Alexander","given":"Steven M","non-dropping-particle":"","parse-names":false,"suffix":""},{"dropping-particle":"","family":"Ashander","given":"Jaime","non-dropping-particle":"","parse-names":false,"suffix":""},{"dropping-particle":"","family":"Baggio","given":"Jacopo A","non-dropping-particle":"","parse-names":false,"suffix":""},{"dropping-particle":"","family":"Barnes","given":"Michele L","non-dropping-particle":"","parse-names":false,"suffix":""},{"dropping-particle":"","family":"Bodin","given":"Örjan","non-dropping-particle":"","parse-names":false,"suffix":""},{"dropping-particle":"","family":"Bonn","given":"Aletta","non-dropping-particle":"","parse-names":false,"suffix":""},{"dropping-particle":"","family":"Fortin","given":"Marie-josée","non-dropping-particle":"","parse-names":false,"suffix":""},{"dropping-particle":"","family":"Friedman","given":"Rachel S","non-dropping-particle":"","parse-names":false,"suffix":""},{"dropping-particle":"","family":"Gephart","given":"Jessica A","non-dropping-particle":"","parse-names":false,"suffix":""},{"dropping-particle":"","family":"Helmstedt","given":"Kate J","non-dropping-particle":"","parse-names":false,"suffix":""},{"dropping-particle":"","family":"Keyes","given":"Aislyn A","non-dropping-particle":"","parse-names":false,"suffix":""},{"dropping-particle":"","family":"Kroetz","given":"Kailin","non-dropping-particle":"","parse-names":false,"suffix":""},{"dropping-particle":"","family":"Massol","given":"François","non-dropping-particle":"","parse-names":false,"suffix":""},{"dropping-particle":"","family":"Pocock","given":"Michael J.O.","non-dropping-particle":"","parse-names":false,"suffix":""},{"dropping-particle":"","family":"Sayles","given":"Jesse","non-dropping-particle":"","parse-names":false,"suffix":""},{"dropping-particle":"","family":"Thompson","given":"Ross M","non-dropping-particle":"","parse-names":false,"suffix":""},{"dropping-particle":"","family":"Wood","given":"Spencer A","non-dropping-particle":"","parse-names":false,"suffix":""},{"dropping-particle":"","family":"Dee","given":"Laura E","non-dropping-particle":"","parse-names":false,"suffix":""}],"container-title":"Trends in Ecology &amp; Evolution","id":"ITEM-1","issued":{"date-parts":[["2021","12","27"]]},"page":"1-12","publisher":"Elsevier Current Trends","title":"Conceptualizing ecosystem services using social–ecological networks","type":"article-journal"},"uris":["http://www.mendeley.com/documents/?uuid=89e09053-d0fc-389f-aff6-faad9a1dc7d0"]}],"mendeley":{"formattedCitation":"(Felipe-Lucia et al., 2021)","plainTextFormattedCitation":"(Felipe-Lucia et al., 2021)","previouslyFormattedCitation":"(Felipe-Lucia et al., 2021)"},"properties":{"noteIndex":0},"schema":"https://github.com/citation-style-language/schema/raw/master/csl-citation.json"}</w:instrText>
      </w:r>
      <w:r w:rsidR="0085364D">
        <w:rPr>
          <w:rFonts w:ascii="Arial" w:hAnsi="Arial" w:cs="Arial"/>
          <w:color w:val="000000" w:themeColor="text1"/>
          <w:sz w:val="24"/>
          <w:szCs w:val="24"/>
        </w:rPr>
        <w:fldChar w:fldCharType="separate"/>
      </w:r>
      <w:r w:rsidR="0085364D" w:rsidRPr="0085364D">
        <w:rPr>
          <w:rFonts w:ascii="Arial" w:hAnsi="Arial" w:cs="Arial"/>
          <w:noProof/>
          <w:color w:val="000000" w:themeColor="text1"/>
          <w:sz w:val="24"/>
          <w:szCs w:val="24"/>
        </w:rPr>
        <w:t>(Felipe-Lucia et al., 2021)</w:t>
      </w:r>
      <w:ins w:id="134" w:author="Fredric Windsor" w:date="2022-02-01T10:27:00Z">
        <w:r w:rsidR="0085364D">
          <w:rPr>
            <w:rFonts w:ascii="Arial" w:hAnsi="Arial" w:cs="Arial"/>
            <w:color w:val="000000" w:themeColor="text1"/>
            <w:sz w:val="24"/>
            <w:szCs w:val="24"/>
          </w:rPr>
          <w:fldChar w:fldCharType="end"/>
        </w:r>
      </w:ins>
      <w:r w:rsidR="005D3908" w:rsidRPr="00C83A50">
        <w:rPr>
          <w:rFonts w:ascii="Arial" w:hAnsi="Arial" w:cs="Arial"/>
          <w:color w:val="000000" w:themeColor="text1"/>
          <w:sz w:val="24"/>
          <w:szCs w:val="24"/>
        </w:rPr>
        <w:t xml:space="preserve">. These efforts have included </w:t>
      </w:r>
      <w:r w:rsidRPr="00C83A50">
        <w:rPr>
          <w:rFonts w:ascii="Arial" w:hAnsi="Arial" w:cs="Arial"/>
          <w:color w:val="000000" w:themeColor="text1"/>
          <w:sz w:val="24"/>
          <w:szCs w:val="24"/>
        </w:rPr>
        <w:t>agricultur</w:t>
      </w:r>
      <w:r w:rsidR="005D3908" w:rsidRPr="00C83A50">
        <w:rPr>
          <w:rFonts w:ascii="Arial" w:hAnsi="Arial" w:cs="Arial"/>
          <w:color w:val="000000" w:themeColor="text1"/>
          <w:sz w:val="24"/>
          <w:szCs w:val="24"/>
        </w:rPr>
        <w:t>al environments</w:t>
      </w:r>
      <w:r w:rsidR="008D7F37" w:rsidRPr="00C83A50">
        <w:rPr>
          <w:rFonts w:ascii="Arial" w:hAnsi="Arial" w:cs="Arial"/>
          <w:color w:val="000000" w:themeColor="text1"/>
          <w:sz w:val="24"/>
          <w:szCs w:val="24"/>
        </w:rPr>
        <w:t xml:space="preserve"> </w:t>
      </w:r>
      <w:r w:rsidR="00C2132E"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{"citationItems":[{"id":"ITEM-1","itemData":{"DOI":"10.1111/1365-2435.13237","ISSN":"13652435","abstract":"Abstract 1.A framework for the description and analysis of multilayer networks is established in statistical physics and calls are increasing for their adoption by community ecologists. Multilayer networks in community ecology will allow space, time, and multiple interaction types to be incorporated into species-interaction networks. 2. While the multilayer-network framework is applicable to ecological questions, it is one thing to be able to describe ecological communities as multilayer networks and another for multilayer networks to actually prove useful for answering ecological questions. Im portantly, documenting multilayer network structure requires substantially greater empirical investment than standard ecological networks. In response, we argue that this additional effort is worthwhile and describe a series of research lines where we expect multilayer networks will generate the greatest impact. 3.Inter-layer edges are the key component that differentiate multilayer networks from stan dard ecological networks. Inter-layer edges join different networks?termed layers?together and represent ecological processes central to the species interactions studied (e.g. inter-layer edges representing movement for networks separated in space). Interlayer edges may take a variety of forms, be species- or network-specific, and be measured with a large suite of empirical techniques. Additionally, the sheer size of ecological multilayer networks also requires some changes to empirical data collection around interaction quantification, collaborative efforts, and collation in public databases. 4.Network ecology has already touched on a wide swathe of ecology and evolutionary biology. Because network stability and patterns of species linkage are the most developed areas of network ecology, they are a natural starting place for multilayer investigations. However, multilayer networks will also provide novel insights to niche partitioning, the connection between traits and species? interactions, and even the geographic mosaic of coevolution. 5.Synthesis: Multilayer networks provide a formal way to bring together the study of species-interaction networks and the processes that influence them. However, describing inter-layer edges and the increasing amounts of data required represent challenges. The payoff for added investment will be ecological networks that describe the composition and capture the dynamics of ecological communities more completely and, consequently, hav…","author":[{"dropping-particle":"","family":"Hutchinson","given":"Matthew C.","non-dropping-particle":"","parse-names":false,"suffix":""},{"dropping-particle":"","family":"Bramon Mora","given":"Bernat","non-dropping-particle":"","parse-names":false,"suffix":""},{"dropping-particle":"","family":"Pilosof","given":"Shai","non-dropping-particle":"","parse-names":false,"suffix":""},{"dropping-particle":"","family":"Barner","given":"Allison K.","non-dropping-particle":"","parse-names":false,"suffix":""},{"dropping-particle":"","family":"Kéfi","given":"Sonia","non-dropping-particle":"","parse-names":false,"suffix":""},{"dropping-particle":"","family":"Thébault","given":"Elisa","non-dropping-particle":"","parse-names":false,"suffix":""},{"dropping-particle":"","family":"Jordano","given":"Pedro","non-dropping-particle":"","parse-names":false,"suffix":""},{"dropping-particle":"","family":"Stouffer","given":"Daniel B.","non-dropping-particle":"","parse-names":false,"suffix":""}],"container-title":"Functional Ecology","id":"ITEM-1","issue":"2","issued":{"date-parts":[["2019","2","1"]]},"page":"206-217","publisher":"Blackwell Publishing Ltd","title":"Seeing the forest for the trees: Putting multilayer networks to work for community ecology","type":"article-journal","volume":"33"},"uris":["http://www.mendeley.com/documents/?uuid=92995f45-ca43-3e83-b37d-b6ef371581c0"]}],"mendeley":{"formattedCitation":"(Hutchinson et al., 2019)","plainTextFormattedCitation":"(Hutchinson et al., 2019)","previouslyFormattedCitation":"(Hutchinson et al., 2019)"},"properties":{"noteIndex":0},"schema":"https://github.com/citation-style-language/schema/raw/master/csl-citation.json"}</w:instrText>
      </w:r>
      <w:r w:rsidR="00C2132E"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(Hutchinson et al., 2019)</w:t>
      </w:r>
      <w:r w:rsidR="00C2132E"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and theory surrounding socio-ecological networks is sufficiently mature for actionable interdisciplinary research</w:t>
      </w:r>
      <w:r w:rsidR="008D7F37" w:rsidRPr="00C83A50">
        <w:rPr>
          <w:rFonts w:ascii="Arial" w:hAnsi="Arial" w:cs="Arial"/>
          <w:color w:val="000000" w:themeColor="text1"/>
          <w:sz w:val="24"/>
          <w:szCs w:val="24"/>
        </w:rPr>
        <w:t xml:space="preserve"> </w:t>
      </w:r>
      <w:r w:rsidR="00C2132E"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j.tree.2017.06.003","ISSN":"01695347","PMID":"28666690","author":[{"dropping-particle":"","family":"Bodin","given":"Örjan","non-dropping-particle":"","parse-names":false,"suffix":""},{"dropping-particle":"","family":"Barnes","given":"Michele L.","non-dropping-particle":"","parse-names":false,"suffix":""},{"dropping-particle":"","family":"McAllister","given":"Ryan R.J.","non-dropping-particle":"","parse-names":false,"suffix":""},{"dropping-particle":"","family":"Rocha","given":"Juan Carlos","non-dropping-particle":"","parse-names":false,"suffix":""},{"dropping-particle":"","family":"Guerrero","given":"Angela M.","non-dropping-particle":"","parse-names":false,"suffix":""}],"container-title":"Trends in Ecology and Evolution","id":"ITEM-1","issue":"8","issued":{"date-parts":[["2017","8","1"]]},"page":"547-549","publisher":"Elsevier Ltd","title":"Social–Ecological Network Approaches in Interdisciplinary Research: A Response to Bohan et al. and Dee et al.","type":"article-journal","volume":"32"},"uris":["http://www.mendeley.com/documents/?uuid=8e867f4e-1c78-3cfe-ad70-f511ff546193"]}],"mendeley":{"formattedCitation":"(Bodin et al., 2017)","plainTextFormattedCitation":"(Bodin et al., 2017)","previouslyFormattedCitation":"(Bodin et al., 2017)"},"properties":{"noteIndex":0},"schema":"https://github.com/citation-style-language/schema/raw/master/csl-citation.json"}</w:instrText>
      </w:r>
      <w:r w:rsidR="00C2132E"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(Bodin et al., 2017)</w:t>
      </w:r>
      <w:r w:rsidR="00C2132E"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Putting multilayer networks to work in the context of agriculture </w:t>
      </w:r>
      <w:del w:id="135" w:author="Fredric Windsor" w:date="2022-02-01T10:28:00Z">
        <w:r w:rsidRPr="00C83A50" w:rsidDel="0085364D">
          <w:rPr>
            <w:rFonts w:ascii="Arial" w:hAnsi="Arial" w:cs="Arial"/>
            <w:color w:val="000000" w:themeColor="text1"/>
            <w:sz w:val="24"/>
            <w:szCs w:val="24"/>
          </w:rPr>
          <w:delText xml:space="preserve">will </w:delText>
        </w:r>
      </w:del>
      <w:ins w:id="136" w:author="Fredric Windsor" w:date="2022-02-01T10:28:00Z">
        <w:r w:rsidR="0085364D">
          <w:rPr>
            <w:rFonts w:ascii="Arial" w:hAnsi="Arial" w:cs="Arial"/>
            <w:color w:val="000000" w:themeColor="text1"/>
            <w:sz w:val="24"/>
            <w:szCs w:val="24"/>
          </w:rPr>
          <w:t xml:space="preserve">may </w:t>
        </w:r>
      </w:ins>
      <w:r w:rsidRPr="00C83A50">
        <w:rPr>
          <w:rFonts w:ascii="Arial" w:hAnsi="Arial" w:cs="Arial"/>
          <w:color w:val="000000" w:themeColor="text1"/>
          <w:sz w:val="24"/>
          <w:szCs w:val="24"/>
        </w:rPr>
        <w:t xml:space="preserve">improve our understanding of the mechanistic basis through which management decisions translate to changes in production, or other services provided by the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ecosystems</w:t>
      </w:r>
      <w:r w:rsidR="005C2D02" w:rsidRPr="00C83A50">
        <w:rPr>
          <w:rFonts w:ascii="Arial" w:hAnsi="Arial" w:cs="Arial"/>
          <w:color w:val="000000" w:themeColor="text1"/>
          <w:sz w:val="24"/>
          <w:szCs w:val="24"/>
        </w:rPr>
        <w:t xml:space="preserve">. </w:t>
      </w:r>
    </w:p>
    <w:p w14:paraId="3C6529A6" w14:textId="074FFCDE" w:rsidR="005C671A" w:rsidRPr="00C83A50" w:rsidRDefault="001170C1"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lastRenderedPageBreak/>
        <w:t>E</w:t>
      </w:r>
      <w:r w:rsidR="0063799A" w:rsidRPr="00C83A50">
        <w:rPr>
          <w:rFonts w:ascii="Arial" w:hAnsi="Arial" w:cs="Arial"/>
          <w:color w:val="000000" w:themeColor="text1"/>
          <w:sz w:val="24"/>
          <w:szCs w:val="24"/>
        </w:rPr>
        <w:t xml:space="preserve">xamples </w:t>
      </w:r>
      <w:r w:rsidRPr="00C83A50">
        <w:rPr>
          <w:rFonts w:ascii="Arial" w:hAnsi="Arial" w:cs="Arial"/>
          <w:color w:val="000000" w:themeColor="text1"/>
          <w:sz w:val="24"/>
          <w:szCs w:val="24"/>
        </w:rPr>
        <w:t xml:space="preserve">at different scales </w:t>
      </w:r>
      <w:r w:rsidR="00B825D4" w:rsidRPr="00C83A50">
        <w:rPr>
          <w:rFonts w:ascii="Arial" w:hAnsi="Arial" w:cs="Arial"/>
          <w:color w:val="000000" w:themeColor="text1"/>
          <w:sz w:val="24"/>
          <w:szCs w:val="24"/>
        </w:rPr>
        <w:t>demonstrate the importance of</w:t>
      </w:r>
      <w:r w:rsidR="0063799A" w:rsidRPr="00C83A50">
        <w:rPr>
          <w:rFonts w:ascii="Arial" w:hAnsi="Arial" w:cs="Arial"/>
          <w:color w:val="000000" w:themeColor="text1"/>
          <w:sz w:val="24"/>
          <w:szCs w:val="24"/>
        </w:rPr>
        <w:t xml:space="preserve"> combining social and ecological networks</w:t>
      </w:r>
      <w:r w:rsidR="00B825D4" w:rsidRPr="00C83A50">
        <w:rPr>
          <w:rFonts w:ascii="Arial" w:hAnsi="Arial" w:cs="Arial"/>
          <w:color w:val="000000" w:themeColor="text1"/>
          <w:sz w:val="24"/>
          <w:szCs w:val="24"/>
        </w:rPr>
        <w:t xml:space="preserve"> in agriculture</w:t>
      </w:r>
      <w:r w:rsidRPr="00C83A50">
        <w:rPr>
          <w:rFonts w:ascii="Arial" w:hAnsi="Arial" w:cs="Arial"/>
          <w:color w:val="000000" w:themeColor="text1"/>
          <w:sz w:val="24"/>
          <w:szCs w:val="24"/>
        </w:rPr>
        <w:t xml:space="preserve"> to</w:t>
      </w:r>
      <w:r w:rsidR="00AC6377" w:rsidRPr="00C83A50">
        <w:rPr>
          <w:rFonts w:ascii="Arial" w:hAnsi="Arial" w:cs="Arial"/>
          <w:color w:val="000000" w:themeColor="text1"/>
          <w:sz w:val="24"/>
          <w:szCs w:val="24"/>
        </w:rPr>
        <w:t xml:space="preserve"> understand where changes in social networks impact ecological networks, and vice versa</w:t>
      </w:r>
      <w:r w:rsidR="00B825D4" w:rsidRPr="00C83A50">
        <w:rPr>
          <w:rFonts w:ascii="Arial" w:hAnsi="Arial" w:cs="Arial"/>
          <w:color w:val="000000" w:themeColor="text1"/>
          <w:sz w:val="24"/>
          <w:szCs w:val="24"/>
        </w:rPr>
        <w:t xml:space="preserve">. </w:t>
      </w:r>
      <w:r w:rsidR="009F1BBA" w:rsidRPr="00C83A50">
        <w:rPr>
          <w:rFonts w:ascii="Arial" w:hAnsi="Arial" w:cs="Arial"/>
          <w:color w:val="000000" w:themeColor="text1"/>
          <w:sz w:val="24"/>
          <w:szCs w:val="24"/>
        </w:rPr>
        <w:t xml:space="preserve">At the landscape scale, agricultural environments are composed of </w:t>
      </w:r>
      <w:r w:rsidR="002D60D3" w:rsidRPr="00C83A50">
        <w:rPr>
          <w:rFonts w:ascii="Arial" w:hAnsi="Arial" w:cs="Arial"/>
          <w:color w:val="000000" w:themeColor="text1"/>
          <w:sz w:val="24"/>
          <w:szCs w:val="24"/>
        </w:rPr>
        <w:t>different types of farmers</w:t>
      </w:r>
      <w:r w:rsidR="006A0E2A" w:rsidRPr="00C83A50">
        <w:rPr>
          <w:rFonts w:ascii="Arial" w:hAnsi="Arial" w:cs="Arial"/>
          <w:color w:val="000000" w:themeColor="text1"/>
          <w:sz w:val="24"/>
          <w:szCs w:val="24"/>
        </w:rPr>
        <w:t xml:space="preserve">, </w:t>
      </w:r>
      <w:r w:rsidR="002D60D3" w:rsidRPr="00C83A50">
        <w:rPr>
          <w:rFonts w:ascii="Arial" w:hAnsi="Arial" w:cs="Arial"/>
          <w:color w:val="000000" w:themeColor="text1"/>
          <w:sz w:val="24"/>
          <w:szCs w:val="24"/>
        </w:rPr>
        <w:t>ranging from family</w:t>
      </w:r>
      <w:r w:rsidR="00DE6B09" w:rsidRPr="00C83A50">
        <w:rPr>
          <w:rFonts w:ascii="Arial" w:hAnsi="Arial" w:cs="Arial"/>
          <w:color w:val="000000" w:themeColor="text1"/>
          <w:sz w:val="24"/>
          <w:szCs w:val="24"/>
        </w:rPr>
        <w:t xml:space="preserve"> farmers</w:t>
      </w:r>
      <w:r w:rsidR="002D60D3" w:rsidRPr="00C83A50">
        <w:rPr>
          <w:rFonts w:ascii="Arial" w:hAnsi="Arial" w:cs="Arial"/>
          <w:color w:val="000000" w:themeColor="text1"/>
          <w:sz w:val="24"/>
          <w:szCs w:val="24"/>
        </w:rPr>
        <w:t xml:space="preserve"> </w:t>
      </w:r>
      <w:r w:rsidR="006A0E2A" w:rsidRPr="00C83A50">
        <w:rPr>
          <w:rFonts w:ascii="Arial" w:hAnsi="Arial" w:cs="Arial"/>
          <w:color w:val="000000" w:themeColor="text1"/>
          <w:sz w:val="24"/>
          <w:szCs w:val="24"/>
        </w:rPr>
        <w:t>through to intensive commercial</w:t>
      </w:r>
      <w:r w:rsidR="002D60D3" w:rsidRPr="00C83A50">
        <w:rPr>
          <w:rFonts w:ascii="Arial" w:hAnsi="Arial" w:cs="Arial"/>
          <w:color w:val="000000" w:themeColor="text1"/>
          <w:sz w:val="24"/>
          <w:szCs w:val="24"/>
        </w:rPr>
        <w:t xml:space="preserve"> </w:t>
      </w:r>
      <w:r w:rsidR="00DE6B09" w:rsidRPr="00C83A50">
        <w:rPr>
          <w:rFonts w:ascii="Arial" w:hAnsi="Arial" w:cs="Arial"/>
          <w:color w:val="000000" w:themeColor="text1"/>
          <w:sz w:val="24"/>
          <w:szCs w:val="24"/>
        </w:rPr>
        <w:t>farm managers</w:t>
      </w:r>
      <w:r w:rsidR="006A0E2A" w:rsidRPr="00C83A50">
        <w:rPr>
          <w:rFonts w:ascii="Arial" w:hAnsi="Arial" w:cs="Arial"/>
          <w:color w:val="000000" w:themeColor="text1"/>
          <w:sz w:val="24"/>
          <w:szCs w:val="24"/>
        </w:rPr>
        <w:t>,</w:t>
      </w:r>
      <w:r w:rsidR="00DE6B09" w:rsidRPr="00C83A50">
        <w:rPr>
          <w:rFonts w:ascii="Arial" w:hAnsi="Arial" w:cs="Arial"/>
          <w:color w:val="000000" w:themeColor="text1"/>
          <w:sz w:val="24"/>
          <w:szCs w:val="24"/>
        </w:rPr>
        <w:t xml:space="preserve"> who </w:t>
      </w:r>
      <w:r w:rsidR="002C432A" w:rsidRPr="00C83A50">
        <w:rPr>
          <w:rFonts w:ascii="Arial" w:hAnsi="Arial" w:cs="Arial"/>
          <w:color w:val="000000" w:themeColor="text1"/>
          <w:sz w:val="24"/>
          <w:szCs w:val="24"/>
        </w:rPr>
        <w:t>form nodes within a farmer-</w:t>
      </w:r>
      <w:r w:rsidR="00ED263A" w:rsidRPr="00C83A50">
        <w:rPr>
          <w:rFonts w:ascii="Arial" w:hAnsi="Arial" w:cs="Arial"/>
          <w:color w:val="000000" w:themeColor="text1"/>
          <w:sz w:val="24"/>
          <w:szCs w:val="24"/>
        </w:rPr>
        <w:t>biota</w:t>
      </w:r>
      <w:r w:rsidR="002C432A" w:rsidRPr="00C83A50">
        <w:rPr>
          <w:rFonts w:ascii="Arial" w:hAnsi="Arial" w:cs="Arial"/>
          <w:color w:val="000000" w:themeColor="text1"/>
          <w:sz w:val="24"/>
          <w:szCs w:val="24"/>
        </w:rPr>
        <w:t xml:space="preserve"> network. In this </w:t>
      </w:r>
      <w:r w:rsidR="000117E5" w:rsidRPr="00C83A50">
        <w:rPr>
          <w:rFonts w:ascii="Arial" w:hAnsi="Arial" w:cs="Arial"/>
          <w:color w:val="000000" w:themeColor="text1"/>
          <w:sz w:val="24"/>
          <w:szCs w:val="24"/>
        </w:rPr>
        <w:t xml:space="preserve">example </w:t>
      </w:r>
      <w:r w:rsidR="002C432A" w:rsidRPr="00C83A50">
        <w:rPr>
          <w:rFonts w:ascii="Arial" w:hAnsi="Arial" w:cs="Arial"/>
          <w:color w:val="000000" w:themeColor="text1"/>
          <w:sz w:val="24"/>
          <w:szCs w:val="24"/>
        </w:rPr>
        <w:t xml:space="preserve">network, farmers are linked together through their effects on the </w:t>
      </w:r>
      <w:r w:rsidR="000117E5" w:rsidRPr="00C83A50">
        <w:rPr>
          <w:rFonts w:ascii="Arial" w:hAnsi="Arial" w:cs="Arial"/>
          <w:color w:val="000000" w:themeColor="text1"/>
          <w:sz w:val="24"/>
          <w:szCs w:val="24"/>
        </w:rPr>
        <w:t>wider biodiversity of the landscape</w:t>
      </w:r>
      <w:r w:rsidR="005C671A" w:rsidRPr="00C83A50">
        <w:rPr>
          <w:rFonts w:ascii="Arial" w:hAnsi="Arial" w:cs="Arial"/>
          <w:color w:val="000000" w:themeColor="text1"/>
          <w:sz w:val="24"/>
          <w:szCs w:val="24"/>
        </w:rPr>
        <w:t xml:space="preserve">, i.e., agricultural </w:t>
      </w:r>
      <w:r w:rsidR="00053253" w:rsidRPr="00C83A50">
        <w:rPr>
          <w:rFonts w:ascii="Arial" w:hAnsi="Arial" w:cs="Arial"/>
          <w:color w:val="000000" w:themeColor="text1"/>
          <w:sz w:val="24"/>
          <w:szCs w:val="24"/>
        </w:rPr>
        <w:t xml:space="preserve">management </w:t>
      </w:r>
      <w:r w:rsidR="00D96260" w:rsidRPr="00C83A50">
        <w:rPr>
          <w:rFonts w:ascii="Arial" w:hAnsi="Arial" w:cs="Arial"/>
          <w:color w:val="000000" w:themeColor="text1"/>
          <w:sz w:val="24"/>
          <w:szCs w:val="24"/>
        </w:rPr>
        <w:t>by one farmer may affect biota at the landscape scale</w:t>
      </w:r>
      <w:r w:rsidR="00053253" w:rsidRPr="00C83A50">
        <w:rPr>
          <w:rFonts w:ascii="Arial" w:hAnsi="Arial" w:cs="Arial"/>
          <w:color w:val="000000" w:themeColor="text1"/>
          <w:sz w:val="24"/>
          <w:szCs w:val="24"/>
        </w:rPr>
        <w:t xml:space="preserve"> and in turn have impacts on other farmers</w:t>
      </w:r>
      <w:r w:rsidR="00D96260" w:rsidRPr="00C83A50">
        <w:rPr>
          <w:rFonts w:ascii="Arial" w:hAnsi="Arial" w:cs="Arial"/>
          <w:color w:val="000000" w:themeColor="text1"/>
          <w:sz w:val="24"/>
          <w:szCs w:val="24"/>
        </w:rPr>
        <w:t>.</w:t>
      </w:r>
      <w:r w:rsidR="00053253" w:rsidRPr="00C83A50">
        <w:rPr>
          <w:rFonts w:ascii="Arial" w:hAnsi="Arial" w:cs="Arial"/>
          <w:color w:val="000000" w:themeColor="text1"/>
          <w:sz w:val="24"/>
          <w:szCs w:val="24"/>
        </w:rPr>
        <w:t xml:space="preserve"> An example of this would be the application of pesticides reducing pollinator diversity</w:t>
      </w:r>
      <w:r w:rsidR="004A0D04" w:rsidRPr="00C83A50">
        <w:rPr>
          <w:rFonts w:ascii="Arial" w:hAnsi="Arial" w:cs="Arial"/>
          <w:color w:val="000000" w:themeColor="text1"/>
          <w:sz w:val="24"/>
          <w:szCs w:val="24"/>
        </w:rPr>
        <w:t xml:space="preserve"> and thus r</w:t>
      </w:r>
      <w:r w:rsidR="00053253" w:rsidRPr="00C83A50">
        <w:rPr>
          <w:rFonts w:ascii="Arial" w:hAnsi="Arial" w:cs="Arial"/>
          <w:color w:val="000000" w:themeColor="text1"/>
          <w:sz w:val="24"/>
          <w:szCs w:val="24"/>
        </w:rPr>
        <w:t>educing the probability of pollination across other farms and crops</w:t>
      </w:r>
      <w:r w:rsidR="004A0D04" w:rsidRPr="00C83A50">
        <w:rPr>
          <w:rFonts w:ascii="Arial" w:hAnsi="Arial" w:cs="Arial"/>
          <w:color w:val="000000" w:themeColor="text1"/>
          <w:sz w:val="24"/>
          <w:szCs w:val="24"/>
        </w:rPr>
        <w:t xml:space="preserve"> – even those</w:t>
      </w:r>
      <w:r w:rsidR="000C0267" w:rsidRPr="00C83A50">
        <w:rPr>
          <w:rFonts w:ascii="Arial" w:hAnsi="Arial" w:cs="Arial"/>
          <w:color w:val="000000" w:themeColor="text1"/>
          <w:sz w:val="24"/>
          <w:szCs w:val="24"/>
        </w:rPr>
        <w:t xml:space="preserve"> where pesticides are not applied. Across continental and global</w:t>
      </w:r>
      <w:r w:rsidR="00570C40" w:rsidRPr="00C83A50">
        <w:rPr>
          <w:rFonts w:ascii="Arial" w:hAnsi="Arial" w:cs="Arial"/>
          <w:color w:val="000000" w:themeColor="text1"/>
          <w:sz w:val="24"/>
          <w:szCs w:val="24"/>
        </w:rPr>
        <w:t xml:space="preserve"> scales</w:t>
      </w:r>
      <w:r w:rsidR="00D33BF1" w:rsidRPr="00C83A50">
        <w:rPr>
          <w:rFonts w:ascii="Arial" w:hAnsi="Arial" w:cs="Arial"/>
          <w:color w:val="000000" w:themeColor="text1"/>
          <w:sz w:val="24"/>
          <w:szCs w:val="24"/>
        </w:rPr>
        <w:t xml:space="preserve">, ecological and social networks at local scales can be linked together through national and international trade networks, as has been the case in recent work investigating </w:t>
      </w:r>
      <w:r w:rsidR="004878BD" w:rsidRPr="00C83A50">
        <w:rPr>
          <w:rFonts w:ascii="Arial" w:hAnsi="Arial" w:cs="Arial"/>
          <w:color w:val="000000" w:themeColor="text1"/>
          <w:sz w:val="24"/>
          <w:szCs w:val="24"/>
        </w:rPr>
        <w:t xml:space="preserve">virtual </w:t>
      </w:r>
      <w:r w:rsidR="00D33BF1" w:rsidRPr="00C83A50">
        <w:rPr>
          <w:rFonts w:ascii="Arial" w:hAnsi="Arial" w:cs="Arial"/>
          <w:color w:val="000000" w:themeColor="text1"/>
          <w:sz w:val="24"/>
          <w:szCs w:val="24"/>
        </w:rPr>
        <w:t>pollination</w:t>
      </w:r>
      <w:r w:rsidR="004878BD" w:rsidRPr="00C83A50">
        <w:rPr>
          <w:rFonts w:ascii="Arial" w:hAnsi="Arial" w:cs="Arial"/>
          <w:color w:val="000000" w:themeColor="text1"/>
          <w:sz w:val="24"/>
          <w:szCs w:val="24"/>
        </w:rPr>
        <w:t xml:space="preserve"> trade</w:t>
      </w:r>
      <w:r w:rsidR="00D33BF1" w:rsidRPr="00C83A50">
        <w:rPr>
          <w:rFonts w:ascii="Arial" w:hAnsi="Arial" w:cs="Arial"/>
          <w:color w:val="000000" w:themeColor="text1"/>
          <w:sz w:val="24"/>
          <w:szCs w:val="24"/>
        </w:rPr>
        <w:t xml:space="preserve"> networks</w:t>
      </w:r>
      <w:r w:rsidR="008D7F37" w:rsidRPr="00C83A50">
        <w:rPr>
          <w:rFonts w:ascii="Arial" w:hAnsi="Arial" w:cs="Arial"/>
          <w:color w:val="000000" w:themeColor="text1"/>
          <w:sz w:val="24"/>
          <w:szCs w:val="24"/>
        </w:rPr>
        <w:t xml:space="preserve"> </w:t>
      </w:r>
      <w:r w:rsidR="00D33BF1"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{"citationItems":[{"id":"ITEM-1","itemData":{"DOI":"10.1126/sciadv.abe6636","ISSN":"23752548","PMID":"33692110","abstract":"Nations’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justice.","author":[{"dropping-particle":"","family":"Silva","given":"F. D.S.","non-dropping-particle":"","parse-names":false,"suffix":""},{"dropping-particle":"","family":"Carvalheiro","given":"L. G.","non-dropping-particle":"","parse-names":false,"suffix":""},{"dropping-particle":"","family":"Aguirre-Gutiérrez","given":"J.","non-dropping-particle":"","parse-names":false,"suffix":""},{"dropping-particle":"","family":"Lucotte","given":"M.","non-dropping-particle":"","parse-names":false,"suffix":""},{"dropping-particle":"","family":"Guidoni-Martins","given":"K.","non-dropping-particle":"","parse-names":false,"suffix":""},{"dropping-particle":"","family":"Mertens","given":"F.","non-dropping-particle":"","parse-names":false,"suffix":""}],"container-title":"Science Advances","id":"ITEM-1","issue":"11","issued":{"date-parts":[["2021","3","1"]]},"page":"6636-6646","publisher":"American Association for the Advancement of Science","title":"Virtual pollination trade uncovers global dependence on biodiversity of developing countries","type":"article-journal","volume":"7"},"uris":["http://www.mendeley.com/documents/?uuid=97d31786-f245-3316-8374-bcb1b60c9aba"]}],"mendeley":{"formattedCitation":"(Silva et al., 2021)","plainTextFormattedCitation":"(Silva et al., 2021)","previouslyFormattedCitation":"(Silva et al., 2021)"},"properties":{"noteIndex":0},"schema":"https://github.com/citation-style-language/schema/raw/master/csl-citation.json"}</w:instrText>
      </w:r>
      <w:r w:rsidR="00D33BF1"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(Silva et al., 2021)</w:t>
      </w:r>
      <w:r w:rsidR="00D33BF1" w:rsidRPr="00C83A50">
        <w:rPr>
          <w:rFonts w:ascii="Arial" w:hAnsi="Arial" w:cs="Arial"/>
          <w:color w:val="000000" w:themeColor="text1"/>
          <w:sz w:val="24"/>
          <w:szCs w:val="24"/>
        </w:rPr>
        <w:fldChar w:fldCharType="end"/>
      </w:r>
      <w:r w:rsidR="00D33BF1" w:rsidRPr="00C83A50">
        <w:rPr>
          <w:rFonts w:ascii="Arial" w:hAnsi="Arial" w:cs="Arial"/>
          <w:color w:val="000000" w:themeColor="text1"/>
          <w:sz w:val="24"/>
          <w:szCs w:val="24"/>
        </w:rPr>
        <w:t xml:space="preserve">. In these </w:t>
      </w:r>
      <w:r w:rsidR="001E1A48" w:rsidRPr="00C83A50">
        <w:rPr>
          <w:rFonts w:ascii="Arial" w:hAnsi="Arial" w:cs="Arial"/>
          <w:color w:val="000000" w:themeColor="text1"/>
          <w:sz w:val="24"/>
          <w:szCs w:val="24"/>
        </w:rPr>
        <w:t>networks</w:t>
      </w:r>
      <w:r w:rsidR="00D33BF1" w:rsidRPr="00C83A50">
        <w:rPr>
          <w:rFonts w:ascii="Arial" w:hAnsi="Arial" w:cs="Arial"/>
          <w:color w:val="000000" w:themeColor="text1"/>
          <w:sz w:val="24"/>
          <w:szCs w:val="24"/>
        </w:rPr>
        <w:t xml:space="preserve">, </w:t>
      </w:r>
      <w:r w:rsidR="007A5225" w:rsidRPr="00C83A50">
        <w:rPr>
          <w:rFonts w:ascii="Arial" w:hAnsi="Arial" w:cs="Arial"/>
          <w:color w:val="000000" w:themeColor="text1"/>
          <w:sz w:val="24"/>
          <w:szCs w:val="24"/>
        </w:rPr>
        <w:t xml:space="preserve">effects on pollinators at local scales will </w:t>
      </w:r>
      <w:r w:rsidR="00814AE9" w:rsidRPr="00C83A50">
        <w:rPr>
          <w:rFonts w:ascii="Arial" w:hAnsi="Arial" w:cs="Arial"/>
          <w:color w:val="000000" w:themeColor="text1"/>
          <w:sz w:val="24"/>
          <w:szCs w:val="24"/>
        </w:rPr>
        <w:t xml:space="preserve">alter the yields of pollinator-dependent crops and thus </w:t>
      </w:r>
      <w:r w:rsidR="007A5225" w:rsidRPr="00C83A50">
        <w:rPr>
          <w:rFonts w:ascii="Arial" w:hAnsi="Arial" w:cs="Arial"/>
          <w:color w:val="000000" w:themeColor="text1"/>
          <w:sz w:val="24"/>
          <w:szCs w:val="24"/>
        </w:rPr>
        <w:t xml:space="preserve">have </w:t>
      </w:r>
      <w:r w:rsidR="00472B00" w:rsidRPr="00C83A50">
        <w:rPr>
          <w:rFonts w:ascii="Arial" w:hAnsi="Arial" w:cs="Arial"/>
          <w:color w:val="000000" w:themeColor="text1"/>
          <w:sz w:val="24"/>
          <w:szCs w:val="24"/>
        </w:rPr>
        <w:t xml:space="preserve">social and economic </w:t>
      </w:r>
      <w:r w:rsidR="007A5225" w:rsidRPr="00C83A50">
        <w:rPr>
          <w:rFonts w:ascii="Arial" w:hAnsi="Arial" w:cs="Arial"/>
          <w:color w:val="000000" w:themeColor="text1"/>
          <w:sz w:val="24"/>
          <w:szCs w:val="24"/>
        </w:rPr>
        <w:t xml:space="preserve">consequences </w:t>
      </w:r>
      <w:r w:rsidR="00814AE9" w:rsidRPr="00C83A50">
        <w:rPr>
          <w:rFonts w:ascii="Arial" w:hAnsi="Arial" w:cs="Arial"/>
          <w:color w:val="000000" w:themeColor="text1"/>
          <w:sz w:val="24"/>
          <w:szCs w:val="24"/>
        </w:rPr>
        <w:t xml:space="preserve">in other regions </w:t>
      </w:r>
      <w:r w:rsidR="00472B00" w:rsidRPr="00C83A50">
        <w:rPr>
          <w:rFonts w:ascii="Arial" w:hAnsi="Arial" w:cs="Arial"/>
          <w:color w:val="000000" w:themeColor="text1"/>
          <w:sz w:val="24"/>
          <w:szCs w:val="24"/>
        </w:rPr>
        <w:t xml:space="preserve">of the globe </w:t>
      </w:r>
      <w:r w:rsidR="00814AE9" w:rsidRPr="00C83A50">
        <w:rPr>
          <w:rFonts w:ascii="Arial" w:hAnsi="Arial" w:cs="Arial"/>
          <w:color w:val="000000" w:themeColor="text1"/>
          <w:sz w:val="24"/>
          <w:szCs w:val="24"/>
        </w:rPr>
        <w:t>with which those crops are traded.</w:t>
      </w:r>
      <w:r w:rsidR="003C78D5" w:rsidRPr="00C83A50">
        <w:rPr>
          <w:rFonts w:ascii="Arial" w:hAnsi="Arial" w:cs="Arial"/>
          <w:color w:val="000000" w:themeColor="text1"/>
          <w:sz w:val="24"/>
          <w:szCs w:val="24"/>
        </w:rPr>
        <w:t xml:space="preserve"> </w:t>
      </w:r>
      <w:r w:rsidR="001E0793" w:rsidRPr="00C83A50">
        <w:rPr>
          <w:rFonts w:ascii="Arial" w:hAnsi="Arial" w:cs="Arial"/>
          <w:color w:val="000000" w:themeColor="text1"/>
          <w:sz w:val="24"/>
          <w:szCs w:val="24"/>
        </w:rPr>
        <w:t xml:space="preserve">Linking together systems at large scales is </w:t>
      </w:r>
      <w:r w:rsidR="00FD65E4" w:rsidRPr="00C83A50">
        <w:rPr>
          <w:rFonts w:ascii="Arial" w:hAnsi="Arial" w:cs="Arial"/>
          <w:color w:val="000000" w:themeColor="text1"/>
          <w:sz w:val="24"/>
          <w:szCs w:val="24"/>
        </w:rPr>
        <w:t xml:space="preserve">particularly important (see </w:t>
      </w:r>
      <w:r w:rsidR="00FD65E4" w:rsidRPr="00C83A50">
        <w:rPr>
          <w:rFonts w:ascii="Arial" w:hAnsi="Arial" w:cs="Arial"/>
          <w:i/>
          <w:iCs/>
          <w:color w:val="000000" w:themeColor="text1"/>
          <w:sz w:val="24"/>
          <w:szCs w:val="24"/>
        </w:rPr>
        <w:t>Furthering global agricultural network analyses to help enhance the resilience of food systems</w:t>
      </w:r>
      <w:r w:rsidR="00FD65E4" w:rsidRPr="00C83A50">
        <w:rPr>
          <w:rFonts w:ascii="Arial" w:hAnsi="Arial" w:cs="Arial"/>
          <w:color w:val="000000" w:themeColor="text1"/>
          <w:sz w:val="24"/>
          <w:szCs w:val="24"/>
        </w:rPr>
        <w:t xml:space="preserve">). </w:t>
      </w:r>
    </w:p>
    <w:p w14:paraId="6D81A07D" w14:textId="6DA2DC14"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Using the discourses surrounding ecosystem services and natural capital appears to have consolidated efforts</w:t>
      </w:r>
      <w:r w:rsidR="00E96379" w:rsidRPr="00C83A50">
        <w:rPr>
          <w:rFonts w:ascii="Arial" w:hAnsi="Arial" w:cs="Arial"/>
          <w:color w:val="000000" w:themeColor="text1"/>
          <w:sz w:val="24"/>
          <w:szCs w:val="24"/>
        </w:rPr>
        <w:t xml:space="preserve"> linking social and ecological networks across other ecosystems</w:t>
      </w:r>
      <w:r w:rsidRPr="00C83A50">
        <w:rPr>
          <w:rFonts w:ascii="Arial" w:hAnsi="Arial" w:cs="Arial"/>
          <w:color w:val="000000" w:themeColor="text1"/>
          <w:sz w:val="24"/>
          <w:szCs w:val="24"/>
        </w:rPr>
        <w:t>. Such application has allowed for the fusion of information on management strategies and ecosystem service provision with detailed socio-ecological networks</w:t>
      </w:r>
      <w:r w:rsidR="008D7F37" w:rsidRPr="00C83A50">
        <w:rPr>
          <w:rFonts w:ascii="Arial" w:hAnsi="Arial" w:cs="Arial"/>
          <w:color w:val="000000" w:themeColor="text1"/>
          <w:sz w:val="24"/>
          <w:szCs w:val="24"/>
        </w:rPr>
        <w:t xml:space="preserve"> </w:t>
      </w:r>
      <w:r w:rsidR="00C2132E"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{"citationItems":[{"id":"ITEM-1","itemData":{"DOI":"10.1016/j.tree.2016.10.011","ISSN":"01695347","abstract":"Managing ecosystems to provide ecosystem services in the face of global change is a pressing challenge for policy and science. Predicting how alternative management actions and changing future conditions will alter services is complicated by interactions among components in ecological and socioeconomic systems. Failure to understand those interactions can lead to detrimental outcomes from management decisions. Network theory that integrates ecological and socioeconomic systems may provide a path to meeting this challenge. While network theory offers promising approaches to examine ecosystem services, few studies have identified how to operationalize networks for managing and assessing diverse ecosystem services. We propose a framework for how to use networks to assess how drivers and management actions will directly and indirectly alter ecosystem services.","author":[{"dropping-particle":"","family":"Dee","given":"Laura E.","non-dropping-particle":"","parse-names":false,"suffix":""},{"dropping-particle":"","family":"Allesina","given":"Stefano","non-dropping-particle":"","parse-names":false,"suffix":""},{"dropping-particle":"","family":"Bonn","given":"Aletta","non-dropping-particle":"","parse-names":false,"suffix":""},{"dropping-particle":"","family":"Eklöf","given":"Anna","non-dropping-particle":"","parse-names":false,"suffix":""},{"dropping-particle":"","family":"Gaines","given":"Steven D.","non-dropping-particle":"","parse-names":false,"suffix":""},{"dropping-particle":"","family":"Hines","given":"Jes","non-dropping-particle":"","parse-names":false,"suffix":""},{"dropping-particle":"","family":"Jacob","given":"Ute","non-dropping-particle":"","parse-names":false,"suffix":""},{"dropping-particle":"","family":"McDonald-Madden","given":"Eve","non-dropping-particle":"","parse-names":false,"suffix":""},{"dropping-particle":"","family":"Possingham","given":"Hugh","non-dropping-particle":"","parse-names":false,"suffix":""},{"dropping-particle":"","family":"Schröter","given":"Matthias","non-dropping-particle":"","parse-names":false,"suffix":""},{"dropping-particle":"","family":"Thompson","given":"Ross M.","non-dropping-particle":"","parse-names":false,"suffix":""}],"container-title":"Trends in Ecology and Evolution","id":"ITEM-1","issue":"2","issued":{"date-parts":[["2017","2","1"]]},"page":"118-130","publisher":"Elsevier Ltd","title":"Operationalizing Network Theory for Ecosystem Service Assessments","type":"article-journal","volume":"32"},"uris":["http://www.mendeley.com/documents/?uuid=2ab56eb7-1625-3cc3-9ca3-1a5ba77e3270"]}],"mendeley":{"formattedCitation":"(Dee et al., 2017)","plainTextFormattedCitation":"(Dee et al., 2017)","previouslyFormattedCitation":"(Dee et al., 2017)"},"properties":{"noteIndex":0},"schema":"https://github.com/citation-style-language/schema/raw/master/csl-citation.json"}</w:instrText>
      </w:r>
      <w:r w:rsidR="00C2132E"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(Dee et al., 2017)</w:t>
      </w:r>
      <w:r w:rsidR="00C2132E"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For example, recent work that integrated ecosystem services into coastal salt marsh food webs found indirect risks to services </w:t>
      </w:r>
      <w:r w:rsidRPr="00C83A50">
        <w:rPr>
          <w:rFonts w:ascii="Arial" w:hAnsi="Arial" w:cs="Arial"/>
          <w:color w:val="000000" w:themeColor="text1"/>
          <w:sz w:val="24"/>
          <w:szCs w:val="24"/>
        </w:rPr>
        <w:lastRenderedPageBreak/>
        <w:t>through species loss, and that vulnerability across services was predictable</w:t>
      </w:r>
      <w:r w:rsidR="008D7F37" w:rsidRPr="00C83A50">
        <w:rPr>
          <w:rFonts w:ascii="Arial" w:hAnsi="Arial" w:cs="Arial"/>
          <w:color w:val="000000" w:themeColor="text1"/>
          <w:sz w:val="24"/>
          <w:szCs w:val="24"/>
        </w:rPr>
        <w:t xml:space="preserve"> </w:t>
      </w:r>
      <w:r w:rsidR="00C2132E"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{"citationItems":[{"id":"ITEM-1","itemData":{"DOI":"10.1038/s41467-021-21824-x","ISSN":"20411723","abstract":"Human-driven threats are changing biodiversity, impacting ecosystem services. The loss of one species can trigger secondary extinctions of additional species, because species interact–yet the consequences of these secondary extinctions for services remain underexplored. Herein, we compare robustness of food webs and the ecosystem services (hereafter ‘services’) they provide; and investigate factors determining service responses to secondary extinctions. Simulating twelve extinction scenarios for estuarine food webs with seven services, we find that food web and service robustness are highly correlated, but that robustness varies across services depending on their trophic level and redundancy. Further, we find that species providing services do not play a critical role in stabilizing food webs – whereas species playing supporting roles in services through interactions are critical to the robustness of both food webs and services. Together, our results reveal indirect risks to services through secondary species losses and predictable differences in vulnerability across services.","author":[{"dropping-particle":"","family":"Keyes","given":"Aislyn A.","non-dropping-particle":"","parse-names":false,"suffix":""},{"dropping-particle":"","family":"McLaughlin","given":"John P.","non-dropping-particle":"","parse-names":false,"suffix":""},{"dropping-particle":"","family":"Barner","given":"Allison K.","non-dropping-particle":"","parse-names":false,"suffix":""},{"dropping-particle":"","family":"Dee","given":"Laura E.","non-dropping-particle":"","parse-names":false,"suffix":""}],"container-title":"Nature Communications","id":"ITEM-1","issue":"1","issued":{"date-parts":[["2021","12","1"]]},"page":"1-11","publisher":"Nature Research","title":"An ecological network approach to predict ecosystem service vulnerability to species losses","type":"article-journal","volume":"12"},"uris":["http://www.mendeley.com/documents/?uuid=1d2c28c7-0e05-31e1-98ad-b60fff6a1ed8"]}],"mendeley":{"formattedCitation":"(Keyes et al., 2021)","plainTextFormattedCitation":"(Keyes et al., 2021)","previouslyFormattedCitation":"(Keyes et al., 2021)"},"properties":{"noteIndex":0},"schema":"https://github.com/citation-style-language/schema/raw/master/csl-citation.json"}</w:instrText>
      </w:r>
      <w:r w:rsidR="00C2132E"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(Keyes et al., 2021)</w:t>
      </w:r>
      <w:r w:rsidR="00C2132E"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w:t>
      </w:r>
      <w:del w:id="137" w:author="Fredric Windsor" w:date="2022-01-31T11:05:00Z">
        <w:r w:rsidR="00B54131" w:rsidRPr="00C83A50" w:rsidDel="00F902E7">
          <w:rPr>
            <w:rFonts w:ascii="Arial" w:hAnsi="Arial" w:cs="Arial"/>
            <w:color w:val="000000" w:themeColor="text1"/>
            <w:sz w:val="24"/>
            <w:szCs w:val="24"/>
          </w:rPr>
          <w:delText xml:space="preserve">For example, recent work that integrated ecosystem services into coastal salt marsh food webs found indirect risks to services through species loss, and that vulnerability across services was predictable </w:delText>
        </w:r>
        <w:r w:rsidR="00B54131" w:rsidRPr="00C83A50" w:rsidDel="00F902E7">
          <w:rPr>
            <w:rFonts w:ascii="Arial" w:hAnsi="Arial" w:cs="Arial"/>
            <w:color w:val="000000" w:themeColor="text1"/>
            <w:sz w:val="24"/>
            <w:szCs w:val="24"/>
          </w:rPr>
          <w:fldChar w:fldCharType="begin" w:fldLock="1"/>
        </w:r>
        <w:r w:rsidR="00181D65" w:rsidRPr="00C83A50" w:rsidDel="00F902E7">
          <w:rPr>
            <w:rFonts w:ascii="Arial" w:hAnsi="Arial" w:cs="Arial"/>
            <w:color w:val="000000" w:themeColor="text1"/>
            <w:sz w:val="24"/>
            <w:szCs w:val="24"/>
          </w:rPr>
          <w:delInstrText>ADDIN CSL_CITATION {"citationItems":[{"id":"ITEM-1","itemData":{"DOI":"10.1038/s41467-021-21824-x","ISSN":"20411723","abstract":"Human-driven threats are changing biodiversity, impacting ecosystem services. The loss of one species can trigger secondary extinctions of additional species, because species interact–yet the consequences of these secondary extinctions for services remain underexplored. Herein, we compare robustness of food webs and the ecosystem services (hereafter ‘services’) they provide; and investigate factors determining service responses to secondary extinctions. Simulating twelve extinction scenarios for estuarine food webs with seven services, we find that food web and service robustness are highly correlated, but that robustness varies across services depending on their trophic level and redundancy. Further, we find that species providing services do not play a critical role in stabilizing food webs – whereas species playing supporting roles in services through interactions are critical to the robustness of both food webs and services. Together, our results reveal indirect risks to services through secondary species losses and predictable differences in vulnerability across services.","author":[{"dropping-particle":"","family":"Keyes","given":"Aislyn A.","non-dropping-particle":"","parse-names":false,"suffix":""},{"dropping-particle":"","family":"McLaughlin","given":"John P.","non-dropping-particle":"","parse-names":false,"suffix":""},{"dropping-particle":"","family":"Barner","given":"Allison K.","non-dropping-particle":"","parse-names":false,"suffix":""},{"dropping-particle":"","family":"Dee","given":"Laura E.","non-dropping-particle":"","parse-names":false,"suffix":""}],"container-title":"Nature Communications","id":"ITEM-1","issue":"1","issued":{"date-parts":[["2021","12","1"]]},"page":"1-11","publisher":"Nature Research","title":"An ecological network approach to predict ecosystem service vulnerability to species losses","type":"article-journal","volume":"12"},"uris":["http://www.mendeley.com/documents/?uuid=1d2c28c7-0e05-31e1-98ad-b60fff6a1ed8"]}],"mendeley":{"formattedCitation":"(Keyes et al., 2021)","plainTextFormattedCitation":"(Keyes et al., 2021)","previouslyFormattedCitation":"(Keyes et al., 2021)"},"properties":{"noteIndex":0},"schema":"https://github.com/citation-style-language/schema/raw/master/csl-citation.json"}</w:delInstrText>
        </w:r>
        <w:r w:rsidR="00B54131" w:rsidRPr="00C83A50" w:rsidDel="00F902E7">
          <w:rPr>
            <w:rFonts w:ascii="Arial" w:hAnsi="Arial" w:cs="Arial"/>
            <w:color w:val="000000" w:themeColor="text1"/>
            <w:sz w:val="24"/>
            <w:szCs w:val="24"/>
          </w:rPr>
          <w:fldChar w:fldCharType="separate"/>
        </w:r>
        <w:r w:rsidR="00B54131" w:rsidRPr="00C83A50" w:rsidDel="00F902E7">
          <w:rPr>
            <w:rFonts w:ascii="Arial" w:hAnsi="Arial" w:cs="Arial"/>
            <w:noProof/>
            <w:color w:val="000000" w:themeColor="text1"/>
            <w:sz w:val="24"/>
            <w:szCs w:val="24"/>
          </w:rPr>
          <w:delText>(Keyes et al., 2021)</w:delText>
        </w:r>
        <w:r w:rsidR="00B54131" w:rsidRPr="00C83A50" w:rsidDel="00F902E7">
          <w:rPr>
            <w:rFonts w:ascii="Arial" w:hAnsi="Arial" w:cs="Arial"/>
            <w:color w:val="000000" w:themeColor="text1"/>
            <w:sz w:val="24"/>
            <w:szCs w:val="24"/>
          </w:rPr>
          <w:fldChar w:fldCharType="end"/>
        </w:r>
        <w:r w:rsidR="00B54131" w:rsidRPr="00C83A50" w:rsidDel="00F902E7">
          <w:rPr>
            <w:rFonts w:ascii="Arial" w:hAnsi="Arial" w:cs="Arial"/>
            <w:color w:val="000000" w:themeColor="text1"/>
            <w:sz w:val="24"/>
            <w:szCs w:val="24"/>
          </w:rPr>
          <w:delText xml:space="preserve">. </w:delText>
        </w:r>
      </w:del>
      <w:r w:rsidR="00B54131" w:rsidRPr="00C83A50">
        <w:rPr>
          <w:rFonts w:ascii="Arial" w:hAnsi="Arial" w:cs="Arial"/>
          <w:color w:val="000000" w:themeColor="text1"/>
          <w:sz w:val="24"/>
          <w:szCs w:val="24"/>
        </w:rPr>
        <w:t>Using an ecological network, this study links together social aspects of systems: (</w:t>
      </w:r>
      <w:proofErr w:type="spellStart"/>
      <w:r w:rsidR="00B54131" w:rsidRPr="00C83A50">
        <w:rPr>
          <w:rFonts w:ascii="Arial" w:hAnsi="Arial" w:cs="Arial"/>
          <w:color w:val="000000" w:themeColor="text1"/>
          <w:sz w:val="24"/>
          <w:szCs w:val="24"/>
        </w:rPr>
        <w:t>i</w:t>
      </w:r>
      <w:proofErr w:type="spellEnd"/>
      <w:r w:rsidR="00B54131" w:rsidRPr="00C83A50">
        <w:rPr>
          <w:rFonts w:ascii="Arial" w:hAnsi="Arial" w:cs="Arial"/>
          <w:color w:val="000000" w:themeColor="text1"/>
          <w:sz w:val="24"/>
          <w:szCs w:val="24"/>
        </w:rPr>
        <w:t xml:space="preserve">) threats, the anthropogenic stressors imposed on the ecosystem by human actors (e.g., climate change or over-exploitation of species); </w:t>
      </w:r>
      <w:ins w:id="138" w:author="Fredric Windsor" w:date="2022-01-31T14:55:00Z">
        <w:r w:rsidR="00E57F2B">
          <w:rPr>
            <w:rFonts w:ascii="Arial" w:hAnsi="Arial" w:cs="Arial"/>
            <w:color w:val="000000" w:themeColor="text1"/>
            <w:sz w:val="24"/>
            <w:szCs w:val="24"/>
          </w:rPr>
          <w:t xml:space="preserve">and </w:t>
        </w:r>
      </w:ins>
      <w:r w:rsidR="00B54131" w:rsidRPr="00C83A50">
        <w:rPr>
          <w:rFonts w:ascii="Arial" w:hAnsi="Arial" w:cs="Arial"/>
          <w:color w:val="000000" w:themeColor="text1"/>
          <w:sz w:val="24"/>
          <w:szCs w:val="24"/>
        </w:rPr>
        <w:t xml:space="preserve">(ii) ecosystem services, the human benefits derived from the natural world. </w:t>
      </w:r>
      <w:r w:rsidRPr="00C83A50">
        <w:rPr>
          <w:rFonts w:ascii="Arial" w:hAnsi="Arial" w:cs="Arial"/>
          <w:color w:val="000000" w:themeColor="text1"/>
          <w:sz w:val="24"/>
          <w:szCs w:val="24"/>
        </w:rPr>
        <w:t xml:space="preserve">We contend that a similar ‘threats-network-ecosystem services’ advance is a tangible starting point for operationalising work in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ecosystems (Fig.</w:t>
      </w:r>
      <w:ins w:id="139" w:author="Fredric Windsor" w:date="2022-02-01T11:56:00Z">
        <w:r w:rsidR="006456EC">
          <w:rPr>
            <w:rFonts w:ascii="Arial" w:hAnsi="Arial" w:cs="Arial"/>
            <w:color w:val="000000" w:themeColor="text1"/>
            <w:sz w:val="24"/>
            <w:szCs w:val="24"/>
          </w:rPr>
          <w:t xml:space="preserve"> </w:t>
        </w:r>
      </w:ins>
      <w:del w:id="140" w:author="Fredric Windsor" w:date="2022-02-01T11:56:00Z">
        <w:r w:rsidRPr="00C83A50" w:rsidDel="006456EC">
          <w:rPr>
            <w:rFonts w:ascii="Arial" w:hAnsi="Arial" w:cs="Arial"/>
            <w:color w:val="000000" w:themeColor="text1"/>
            <w:sz w:val="24"/>
            <w:szCs w:val="24"/>
          </w:rPr>
          <w:delText xml:space="preserve"> </w:delText>
        </w:r>
      </w:del>
      <w:del w:id="141" w:author="Fredric Windsor" w:date="2022-01-31T11:09:00Z">
        <w:r w:rsidR="00253B9D" w:rsidRPr="00C83A50" w:rsidDel="003C0B46">
          <w:rPr>
            <w:rFonts w:ascii="Arial" w:hAnsi="Arial" w:cs="Arial"/>
            <w:color w:val="000000" w:themeColor="text1"/>
            <w:sz w:val="24"/>
            <w:szCs w:val="24"/>
          </w:rPr>
          <w:delText>1</w:delText>
        </w:r>
      </w:del>
      <w:ins w:id="142" w:author="Fredric Windsor" w:date="2022-01-31T11:09:00Z">
        <w:r w:rsidR="003C0B46">
          <w:rPr>
            <w:rFonts w:ascii="Arial" w:hAnsi="Arial" w:cs="Arial"/>
            <w:color w:val="000000" w:themeColor="text1"/>
            <w:sz w:val="24"/>
            <w:szCs w:val="24"/>
          </w:rPr>
          <w:t>2</w:t>
        </w:r>
      </w:ins>
      <w:r w:rsidRPr="00C83A50">
        <w:rPr>
          <w:rFonts w:ascii="Arial" w:hAnsi="Arial" w:cs="Arial"/>
          <w:color w:val="000000" w:themeColor="text1"/>
          <w:sz w:val="24"/>
          <w:szCs w:val="24"/>
        </w:rPr>
        <w:t xml:space="preserve">), building on a bottom-up species-interaction approach. Here, using robustness analyses, it </w:t>
      </w:r>
      <w:ins w:id="143" w:author="Fredric Windsor" w:date="2022-02-01T10:28:00Z">
        <w:r w:rsidR="009A644E">
          <w:rPr>
            <w:rFonts w:ascii="Arial" w:hAnsi="Arial" w:cs="Arial"/>
            <w:color w:val="000000" w:themeColor="text1"/>
            <w:sz w:val="24"/>
            <w:szCs w:val="24"/>
          </w:rPr>
          <w:t>would be</w:t>
        </w:r>
      </w:ins>
      <w:del w:id="144" w:author="Fredric Windsor" w:date="2022-02-01T10:28:00Z">
        <w:r w:rsidRPr="00C83A50" w:rsidDel="009A644E">
          <w:rPr>
            <w:rFonts w:ascii="Arial" w:hAnsi="Arial" w:cs="Arial"/>
            <w:color w:val="000000" w:themeColor="text1"/>
            <w:sz w:val="24"/>
            <w:szCs w:val="24"/>
          </w:rPr>
          <w:delText>is</w:delText>
        </w:r>
      </w:del>
      <w:r w:rsidRPr="00C83A50">
        <w:rPr>
          <w:rFonts w:ascii="Arial" w:hAnsi="Arial" w:cs="Arial"/>
          <w:color w:val="000000" w:themeColor="text1"/>
          <w:sz w:val="24"/>
          <w:szCs w:val="24"/>
        </w:rPr>
        <w:t xml:space="preserve"> possible to examine how agricultural management and/or threats to species interacting with plants propagate through the network to impact multiple ecosystem services, and thus socio-economic activities.  </w:t>
      </w:r>
    </w:p>
    <w:p w14:paraId="5D267ED8" w14:textId="6D685BCF" w:rsidR="00CD3BBD" w:rsidRDefault="00B22E3E" w:rsidP="00B22E3E">
      <w:pPr>
        <w:spacing w:after="120" w:line="480" w:lineRule="auto"/>
        <w:rPr>
          <w:ins w:id="145" w:author="Fredric Windsor" w:date="2022-02-01T10:29:00Z"/>
          <w:rFonts w:ascii="Arial" w:hAnsi="Arial" w:cs="Arial"/>
          <w:color w:val="000000" w:themeColor="text1"/>
          <w:sz w:val="24"/>
          <w:szCs w:val="24"/>
        </w:rPr>
      </w:pPr>
      <w:r w:rsidRPr="00C83A50">
        <w:rPr>
          <w:rFonts w:ascii="Arial" w:hAnsi="Arial" w:cs="Arial"/>
          <w:color w:val="000000" w:themeColor="text1"/>
          <w:sz w:val="24"/>
          <w:szCs w:val="24"/>
        </w:rPr>
        <w:t xml:space="preserve">Going forward, a significant challenge for the integration of social and ecological networks surrounds the collection of appropriate data. Specifically, </w:t>
      </w:r>
      <w:proofErr w:type="gramStart"/>
      <w:r w:rsidRPr="00C83A50">
        <w:rPr>
          <w:rFonts w:ascii="Arial" w:hAnsi="Arial" w:cs="Arial"/>
          <w:color w:val="000000" w:themeColor="text1"/>
          <w:sz w:val="24"/>
          <w:szCs w:val="24"/>
        </w:rPr>
        <w:t>collecting</w:t>
      </w:r>
      <w:proofErr w:type="gramEnd"/>
      <w:r w:rsidRPr="00C83A50">
        <w:rPr>
          <w:rFonts w:ascii="Arial" w:hAnsi="Arial" w:cs="Arial"/>
          <w:color w:val="000000" w:themeColor="text1"/>
          <w:sz w:val="24"/>
          <w:szCs w:val="24"/>
        </w:rPr>
        <w:t xml:space="preserve"> and collating data of the right kind</w:t>
      </w:r>
      <w:r w:rsidR="00774426" w:rsidRPr="00C83A50">
        <w:rPr>
          <w:rFonts w:ascii="Arial" w:hAnsi="Arial" w:cs="Arial"/>
          <w:color w:val="000000" w:themeColor="text1"/>
          <w:sz w:val="24"/>
          <w:szCs w:val="24"/>
        </w:rPr>
        <w:t xml:space="preserve"> (i.e., weighted links with co</w:t>
      </w:r>
      <w:r w:rsidR="00165236" w:rsidRPr="00C83A50">
        <w:rPr>
          <w:rFonts w:ascii="Arial" w:hAnsi="Arial" w:cs="Arial"/>
          <w:color w:val="000000" w:themeColor="text1"/>
          <w:sz w:val="24"/>
          <w:szCs w:val="24"/>
        </w:rPr>
        <w:t xml:space="preserve">mparable or </w:t>
      </w:r>
      <w:r w:rsidR="004C487E" w:rsidRPr="00C83A50">
        <w:rPr>
          <w:rFonts w:ascii="Arial" w:hAnsi="Arial" w:cs="Arial"/>
          <w:color w:val="000000" w:themeColor="text1"/>
          <w:sz w:val="24"/>
          <w:szCs w:val="24"/>
        </w:rPr>
        <w:t xml:space="preserve">interactable </w:t>
      </w:r>
      <w:r w:rsidR="00165236" w:rsidRPr="00C83A50">
        <w:rPr>
          <w:rFonts w:ascii="Arial" w:hAnsi="Arial" w:cs="Arial"/>
          <w:color w:val="000000" w:themeColor="text1"/>
          <w:sz w:val="24"/>
          <w:szCs w:val="24"/>
        </w:rPr>
        <w:t>units)</w:t>
      </w:r>
      <w:r w:rsidRPr="00C83A50">
        <w:rPr>
          <w:rFonts w:ascii="Arial" w:hAnsi="Arial" w:cs="Arial"/>
          <w:color w:val="000000" w:themeColor="text1"/>
          <w:sz w:val="24"/>
          <w:szCs w:val="24"/>
        </w:rPr>
        <w:t xml:space="preserve">, at the correct resolution (e.g., seasonal management decisions and knowledge sharing by farmers). Many methods exist for generating social data to construct networks; however, current methods are qualitative (i.e., using ecosystem service as a node linked to species without </w:t>
      </w:r>
      <w:del w:id="146" w:author="Fredric Windsor" w:date="2022-02-01T10:45:00Z">
        <w:r w:rsidRPr="00C83A50" w:rsidDel="00BB796B">
          <w:rPr>
            <w:rFonts w:ascii="Arial" w:hAnsi="Arial" w:cs="Arial"/>
            <w:color w:val="000000" w:themeColor="text1"/>
            <w:sz w:val="24"/>
            <w:szCs w:val="24"/>
          </w:rPr>
          <w:delText xml:space="preserve">any </w:delText>
        </w:r>
      </w:del>
      <w:ins w:id="147" w:author="Fredric Windsor" w:date="2022-02-01T10:45:00Z">
        <w:r w:rsidR="00BB796B">
          <w:rPr>
            <w:rFonts w:ascii="Arial" w:hAnsi="Arial" w:cs="Arial"/>
            <w:color w:val="000000" w:themeColor="text1"/>
            <w:sz w:val="24"/>
            <w:szCs w:val="24"/>
          </w:rPr>
          <w:t>a</w:t>
        </w:r>
        <w:r w:rsidR="00BB796B" w:rsidRPr="00C83A50">
          <w:rPr>
            <w:rFonts w:ascii="Arial" w:hAnsi="Arial" w:cs="Arial"/>
            <w:color w:val="000000" w:themeColor="text1"/>
            <w:sz w:val="24"/>
            <w:szCs w:val="24"/>
          </w:rPr>
          <w:t xml:space="preserve"> </w:t>
        </w:r>
      </w:ins>
      <w:r w:rsidRPr="00C83A50">
        <w:rPr>
          <w:rFonts w:ascii="Arial" w:hAnsi="Arial" w:cs="Arial"/>
          <w:color w:val="000000" w:themeColor="text1"/>
          <w:sz w:val="24"/>
          <w:szCs w:val="24"/>
        </w:rPr>
        <w:t xml:space="preserve">measure of the effects of a species on </w:t>
      </w:r>
      <w:del w:id="148" w:author="Fredric Windsor" w:date="2022-02-01T10:45:00Z">
        <w:r w:rsidRPr="00C83A50" w:rsidDel="00BB796B">
          <w:rPr>
            <w:rFonts w:ascii="Arial" w:hAnsi="Arial" w:cs="Arial"/>
            <w:color w:val="000000" w:themeColor="text1"/>
            <w:sz w:val="24"/>
            <w:szCs w:val="24"/>
          </w:rPr>
          <w:delText>the provision of the service</w:delText>
        </w:r>
      </w:del>
      <w:ins w:id="149" w:author="Fredric Windsor" w:date="2022-02-01T10:45:00Z">
        <w:r w:rsidR="00BB796B">
          <w:rPr>
            <w:rFonts w:ascii="Arial" w:hAnsi="Arial" w:cs="Arial"/>
            <w:color w:val="000000" w:themeColor="text1"/>
            <w:sz w:val="24"/>
            <w:szCs w:val="24"/>
          </w:rPr>
          <w:t>service provision</w:t>
        </w:r>
      </w:ins>
      <w:r w:rsidRPr="00C83A50">
        <w:rPr>
          <w:rFonts w:ascii="Arial" w:hAnsi="Arial" w:cs="Arial"/>
          <w:color w:val="000000" w:themeColor="text1"/>
          <w:sz w:val="24"/>
          <w:szCs w:val="24"/>
        </w:rPr>
        <w:t>) and/or collect data in an inappropriate spatial or temporal resolution</w:t>
      </w:r>
      <w:ins w:id="150" w:author="Fredric Windsor" w:date="2022-02-01T10:44:00Z">
        <w:r w:rsidR="00BB796B">
          <w:rPr>
            <w:rFonts w:ascii="Arial" w:hAnsi="Arial" w:cs="Arial"/>
            <w:color w:val="000000" w:themeColor="text1"/>
            <w:sz w:val="24"/>
            <w:szCs w:val="24"/>
          </w:rPr>
          <w:t>s</w:t>
        </w:r>
      </w:ins>
      <w:r w:rsidRPr="00C83A50">
        <w:rPr>
          <w:rFonts w:ascii="Arial" w:hAnsi="Arial" w:cs="Arial"/>
          <w:color w:val="000000" w:themeColor="text1"/>
          <w:sz w:val="24"/>
          <w:szCs w:val="24"/>
        </w:rPr>
        <w:t xml:space="preserve"> for integration </w:t>
      </w:r>
      <w:del w:id="151" w:author="Fredric Windsor" w:date="2022-02-01T10:44:00Z">
        <w:r w:rsidRPr="00C83A50" w:rsidDel="00BB796B">
          <w:rPr>
            <w:rFonts w:ascii="Arial" w:hAnsi="Arial" w:cs="Arial"/>
            <w:color w:val="000000" w:themeColor="text1"/>
            <w:sz w:val="24"/>
            <w:szCs w:val="24"/>
          </w:rPr>
          <w:delText xml:space="preserve">into </w:delText>
        </w:r>
      </w:del>
      <w:ins w:id="152" w:author="Fredric Windsor" w:date="2022-02-01T10:44:00Z">
        <w:r w:rsidR="00BB796B">
          <w:rPr>
            <w:rFonts w:ascii="Arial" w:hAnsi="Arial" w:cs="Arial"/>
            <w:color w:val="000000" w:themeColor="text1"/>
            <w:sz w:val="24"/>
            <w:szCs w:val="24"/>
          </w:rPr>
          <w:t>with</w:t>
        </w:r>
        <w:r w:rsidR="00BB796B" w:rsidRPr="00C83A50">
          <w:rPr>
            <w:rFonts w:ascii="Arial" w:hAnsi="Arial" w:cs="Arial"/>
            <w:color w:val="000000" w:themeColor="text1"/>
            <w:sz w:val="24"/>
            <w:szCs w:val="24"/>
          </w:rPr>
          <w:t xml:space="preserve"> </w:t>
        </w:r>
      </w:ins>
      <w:del w:id="153" w:author="Fredric Windsor" w:date="2022-02-01T10:44:00Z">
        <w:r w:rsidRPr="00C83A50" w:rsidDel="00BB796B">
          <w:rPr>
            <w:rFonts w:ascii="Arial" w:hAnsi="Arial" w:cs="Arial"/>
            <w:color w:val="000000" w:themeColor="text1"/>
            <w:sz w:val="24"/>
            <w:szCs w:val="24"/>
          </w:rPr>
          <w:delText xml:space="preserve">current </w:delText>
        </w:r>
      </w:del>
      <w:r w:rsidRPr="00C83A50">
        <w:rPr>
          <w:rFonts w:ascii="Arial" w:hAnsi="Arial" w:cs="Arial"/>
          <w:color w:val="000000" w:themeColor="text1"/>
          <w:sz w:val="24"/>
          <w:szCs w:val="24"/>
        </w:rPr>
        <w:t>ecological network</w:t>
      </w:r>
      <w:del w:id="154" w:author="Fredric Windsor" w:date="2022-02-01T10:44:00Z">
        <w:r w:rsidRPr="00C83A50" w:rsidDel="00BB796B">
          <w:rPr>
            <w:rFonts w:ascii="Arial" w:hAnsi="Arial" w:cs="Arial"/>
            <w:color w:val="000000" w:themeColor="text1"/>
            <w:sz w:val="24"/>
            <w:szCs w:val="24"/>
          </w:rPr>
          <w:delText xml:space="preserve"> studie</w:delText>
        </w:r>
      </w:del>
      <w:r w:rsidRPr="00C83A50">
        <w:rPr>
          <w:rFonts w:ascii="Arial" w:hAnsi="Arial" w:cs="Arial"/>
          <w:color w:val="000000" w:themeColor="text1"/>
          <w:sz w:val="24"/>
          <w:szCs w:val="24"/>
        </w:rPr>
        <w:t>s</w:t>
      </w:r>
      <w:ins w:id="155" w:author="Fredric Windsor" w:date="2022-01-31T11:18:00Z">
        <w:r w:rsidR="000E5F4F">
          <w:rPr>
            <w:rFonts w:ascii="Arial" w:hAnsi="Arial" w:cs="Arial"/>
            <w:color w:val="000000" w:themeColor="text1"/>
            <w:sz w:val="24"/>
            <w:szCs w:val="24"/>
          </w:rPr>
          <w:t xml:space="preserve"> </w:t>
        </w:r>
      </w:ins>
      <w:ins w:id="156" w:author="Fredric Windsor" w:date="2022-01-31T11:23:00Z">
        <w:r w:rsidR="001609D5">
          <w:rPr>
            <w:rFonts w:ascii="Arial" w:hAnsi="Arial" w:cs="Arial"/>
            <w:color w:val="000000" w:themeColor="text1"/>
            <w:sz w:val="24"/>
            <w:szCs w:val="24"/>
          </w:rPr>
          <w:fldChar w:fldCharType="begin" w:fldLock="1"/>
        </w:r>
      </w:ins>
      <w:r w:rsidR="009102E7">
        <w:rPr>
          <w:rFonts w:ascii="Arial" w:hAnsi="Arial" w:cs="Arial"/>
          <w:color w:val="000000" w:themeColor="text1"/>
          <w:sz w:val="24"/>
          <w:szCs w:val="24"/>
        </w:rPr>
        <w:instrText>ADDIN CSL_CITATION {"citationItems":[{"id":"ITEM-1","itemData":{"DOI":"10.1016/J.TREE.2021.11.012","ISSN":"0169-5347","abstract":"Social–ecological networks (SENs) represent the complex relationships between ecological and social systems and are a useful tool for analyzing and managing ecosystem services. However, mainstreaming the application of SENs in ecosystem service research has been hindered by a lack of clarity about how to match research questions to ecosystem service conceptualizations in SEN (i.e., as nodes, links, attributes, or emergent properties). Building from different disciplines, we propose a typology to represent ecosystem service in SENs and identify opportunities and challenges of using SENs in ecosystem service research. Our typology provides guidance for this growing field to improve research design and increase the breadth of questions that can be addressed with SEN to understand human–nature interdependencies in a changing world.","author":[{"dropping-particle":"","family":"Felipe-Lucia","given":"María R.","non-dropping-particle":"","parse-names":false,"suffix":""},{"dropping-particle":"","family":"Guerrero","given":"Angela M","non-dropping-particle":"","parse-names":false,"suffix":""},{"dropping-particle":"","family":"Alexander","given":"Steven M","non-dropping-particle":"","parse-names":false,"suffix":""},{"dropping-particle":"","family":"Ashander","given":"Jaime","non-dropping-particle":"","parse-names":false,"suffix":""},{"dropping-particle":"","family":"Baggio","given":"Jacopo A","non-dropping-particle":"","parse-names":false,"suffix":""},{"dropping-particle":"","family":"Barnes","given":"Michele L","non-dropping-particle":"","parse-names":false,"suffix":""},{"dropping-particle":"","family":"Bodin","given":"Örjan","non-dropping-particle":"","parse-names":false,"suffix":""},{"dropping-particle":"","family":"Bonn","given":"Aletta","non-dropping-particle":"","parse-names":false,"suffix":""},{"dropping-particle":"","family":"Fortin","given":"Marie-josée","non-dropping-particle":"","parse-names":false,"suffix":""},{"dropping-particle":"","family":"Friedman","given":"Rachel S","non-dropping-particle":"","parse-names":false,"suffix":""},{"dropping-particle":"","family":"Gephart","given":"Jessica A","non-dropping-particle":"","parse-names":false,"suffix":""},{"dropping-particle":"","family":"Helmstedt","given":"Kate J","non-dropping-particle":"","parse-names":false,"suffix":""},{"dropping-particle":"","family":"Keyes","given":"Aislyn A","non-dropping-particle":"","parse-names":false,"suffix":""},{"dropping-particle":"","family":"Kroetz","given":"Kailin","non-dropping-particle":"","parse-names":false,"suffix":""},{"dropping-particle":"","family":"Massol","given":"François","non-dropping-particle":"","parse-names":false,"suffix":""},{"dropping-particle":"","family":"Pocock","given":"Michael J.O.","non-dropping-particle":"","parse-names":false,"suffix":""},{"dropping-particle":"","family":"Sayles","given":"Jesse","non-dropping-particle":"","parse-names":false,"suffix":""},{"dropping-particle":"","family":"Thompson","given":"Ross M","non-dropping-particle":"","parse-names":false,"suffix":""},{"dropping-particle":"","family":"Wood","given":"Spencer A","non-dropping-particle":"","parse-names":false,"suffix":""},{"dropping-particle":"","family":"Dee","given":"Laura E","non-dropping-particle":"","parse-names":false,"suffix":""}],"container-title":"Trends in Ecology &amp; Evolution","id":"ITEM-1","issued":{"date-parts":[["2021","12","27"]]},"page":"1-12","publisher":"Elsevier Current Trends","title":"Conceptualizing ecosystem services using social–ecological networks","type":"article-journal"},"uris":["http://www.mendeley.com/documents/?uuid=89e09053-d0fc-389f-aff6-faad9a1dc7d0"]}],"mendeley":{"formattedCitation":"(Felipe-Lucia et al., 2021)","plainTextFormattedCitation":"(Felipe-Lucia et al., 2021)","previouslyFormattedCitation":"(Felipe-Lucia et al., 2021)"},"properties":{"noteIndex":0},"schema":"https://github.com/citation-style-language/schema/raw/master/csl-citation.json"}</w:instrText>
      </w:r>
      <w:r w:rsidR="001609D5">
        <w:rPr>
          <w:rFonts w:ascii="Arial" w:hAnsi="Arial" w:cs="Arial"/>
          <w:color w:val="000000" w:themeColor="text1"/>
          <w:sz w:val="24"/>
          <w:szCs w:val="24"/>
        </w:rPr>
        <w:fldChar w:fldCharType="separate"/>
      </w:r>
      <w:r w:rsidR="001609D5" w:rsidRPr="001609D5">
        <w:rPr>
          <w:rFonts w:ascii="Arial" w:hAnsi="Arial" w:cs="Arial"/>
          <w:noProof/>
          <w:color w:val="000000" w:themeColor="text1"/>
          <w:sz w:val="24"/>
          <w:szCs w:val="24"/>
        </w:rPr>
        <w:t>(Felipe-Lucia et al., 2021)</w:t>
      </w:r>
      <w:ins w:id="157" w:author="Fredric Windsor" w:date="2022-01-31T11:23:00Z">
        <w:r w:rsidR="001609D5">
          <w:rPr>
            <w:rFonts w:ascii="Arial" w:hAnsi="Arial" w:cs="Arial"/>
            <w:color w:val="000000" w:themeColor="text1"/>
            <w:sz w:val="24"/>
            <w:szCs w:val="24"/>
          </w:rPr>
          <w:fldChar w:fldCharType="end"/>
        </w:r>
      </w:ins>
      <w:r w:rsidRPr="00C83A50">
        <w:rPr>
          <w:rFonts w:ascii="Arial" w:hAnsi="Arial" w:cs="Arial"/>
          <w:color w:val="000000" w:themeColor="text1"/>
          <w:sz w:val="24"/>
          <w:szCs w:val="24"/>
        </w:rPr>
        <w:t xml:space="preserve">. </w:t>
      </w:r>
    </w:p>
    <w:p w14:paraId="20F6C639" w14:textId="20933E98"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There </w:t>
      </w:r>
      <w:ins w:id="158" w:author="Fredric Windsor" w:date="2022-02-01T10:29:00Z">
        <w:r w:rsidR="00CD3BBD">
          <w:rPr>
            <w:rFonts w:ascii="Arial" w:hAnsi="Arial" w:cs="Arial"/>
            <w:color w:val="000000" w:themeColor="text1"/>
            <w:sz w:val="24"/>
            <w:szCs w:val="24"/>
          </w:rPr>
          <w:t xml:space="preserve">appear to be </w:t>
        </w:r>
      </w:ins>
      <w:del w:id="159" w:author="Fredric Windsor" w:date="2022-02-01T10:29:00Z">
        <w:r w:rsidRPr="00C83A50" w:rsidDel="00CD3BBD">
          <w:rPr>
            <w:rFonts w:ascii="Arial" w:hAnsi="Arial" w:cs="Arial"/>
            <w:color w:val="000000" w:themeColor="text1"/>
            <w:sz w:val="24"/>
            <w:szCs w:val="24"/>
          </w:rPr>
          <w:delText xml:space="preserve">are </w:delText>
        </w:r>
      </w:del>
      <w:r w:rsidRPr="00C83A50">
        <w:rPr>
          <w:rFonts w:ascii="Arial" w:hAnsi="Arial" w:cs="Arial"/>
          <w:color w:val="000000" w:themeColor="text1"/>
          <w:sz w:val="24"/>
          <w:szCs w:val="24"/>
        </w:rPr>
        <w:t>three options for combining social and ecological networks: (</w:t>
      </w:r>
      <w:proofErr w:type="spellStart"/>
      <w:r w:rsidRPr="00C83A50">
        <w:rPr>
          <w:rFonts w:ascii="Arial" w:hAnsi="Arial" w:cs="Arial"/>
          <w:color w:val="000000" w:themeColor="text1"/>
          <w:sz w:val="24"/>
          <w:szCs w:val="24"/>
        </w:rPr>
        <w:t>i</w:t>
      </w:r>
      <w:proofErr w:type="spellEnd"/>
      <w:r w:rsidRPr="00C83A50">
        <w:rPr>
          <w:rFonts w:ascii="Arial" w:hAnsi="Arial" w:cs="Arial"/>
          <w:color w:val="000000" w:themeColor="text1"/>
          <w:sz w:val="24"/>
          <w:szCs w:val="24"/>
        </w:rPr>
        <w:t xml:space="preserve">) include social networks in the framing of ecological network questions (i.e., use research questions driven by social networks – for example decision making and/or land management at the landscape scale); (ii) reduce the resolution (i.e., level of detail) of both social and ecological networks and use an existing analytical </w:t>
      </w:r>
      <w:r w:rsidRPr="00C83A50">
        <w:rPr>
          <w:rFonts w:ascii="Arial" w:hAnsi="Arial" w:cs="Arial"/>
          <w:color w:val="000000" w:themeColor="text1"/>
          <w:sz w:val="24"/>
          <w:szCs w:val="24"/>
        </w:rPr>
        <w:lastRenderedPageBreak/>
        <w:t xml:space="preserve">framework (e.g., </w:t>
      </w:r>
      <w:ins w:id="160" w:author="Fredric Windsor" w:date="2022-01-31T11:29:00Z">
        <w:r w:rsidR="000369D1" w:rsidRPr="00C83A50">
          <w:rPr>
            <w:rFonts w:ascii="Arial" w:hAnsi="Arial" w:cs="Arial"/>
            <w:color w:val="000000" w:themeColor="text1"/>
            <w:sz w:val="24"/>
            <w:szCs w:val="24"/>
          </w:rPr>
          <w:t xml:space="preserve">Bayesian networks </w:t>
        </w:r>
        <w:r w:rsidR="000369D1">
          <w:rPr>
            <w:rFonts w:ascii="Arial" w:hAnsi="Arial" w:cs="Arial"/>
            <w:color w:val="000000" w:themeColor="text1"/>
            <w:sz w:val="24"/>
            <w:szCs w:val="24"/>
          </w:rPr>
          <w:t>and</w:t>
        </w:r>
        <w:r w:rsidR="000369D1" w:rsidRPr="00C83A50">
          <w:rPr>
            <w:rFonts w:ascii="Arial" w:hAnsi="Arial" w:cs="Arial"/>
            <w:color w:val="000000" w:themeColor="text1"/>
            <w:sz w:val="24"/>
            <w:szCs w:val="24"/>
          </w:rPr>
          <w:t xml:space="preserve"> game theory</w:t>
        </w:r>
        <w:r w:rsidR="000369D1">
          <w:rPr>
            <w:rFonts w:ascii="Arial" w:hAnsi="Arial" w:cs="Arial"/>
            <w:color w:val="000000" w:themeColor="text1"/>
            <w:sz w:val="24"/>
            <w:szCs w:val="24"/>
          </w:rPr>
          <w:t xml:space="preserve"> have previously been applied to multi-agent ecosystem service modelling; </w:t>
        </w:r>
        <w:r w:rsidR="000369D1">
          <w:rPr>
            <w:rFonts w:ascii="Arial" w:hAnsi="Arial" w:cs="Arial"/>
            <w:color w:val="000000" w:themeColor="text1"/>
            <w:sz w:val="24"/>
            <w:szCs w:val="24"/>
          </w:rPr>
          <w:fldChar w:fldCharType="begin" w:fldLock="1"/>
        </w:r>
      </w:ins>
      <w:r w:rsidR="009102E7">
        <w:rPr>
          <w:rFonts w:ascii="Arial" w:hAnsi="Arial" w:cs="Arial"/>
          <w:color w:val="000000" w:themeColor="text1"/>
          <w:sz w:val="24"/>
          <w:szCs w:val="24"/>
        </w:rPr>
        <w:instrText>ADDIN CSL_CITATION {"citationItems":[{"id":"ITEM-1","itemData":{"DOI":"10.1016/J.ECOLECON.2017.04.022","ISSN":"0921-8009","abstract":"Humans fulfil an active role, through management and economic activities, in the production of ecosystem services and related benefits. Different human groups may pursue different objectives, and their actions may affect each other's well-being. Bayesian networks have gained importance in ecosystem service modelling and we show how, in recent literature, this approach has attempted to address strategic behaviour issues. Using simple simulations, we illustrate that the strategic behaviour of stakeholders could be better modelled with an integration of game theory concepts in Bayesian networks. This approach may help to understand the rationale behind stakeholders' behaviour and foresee their actions. Furthermore, the comparison of environmental results with cooperative and strategic behaviours raises questions about the role of humans in the production of ecosystem services, and on the correct way to value their benefits.","author":[{"dropping-particle":"","family":"Mulazzani","given":"Luca","non-dropping-particle":"","parse-names":false,"suffix":""},{"dropping-particle":"","family":"Manrique","given":"Rosa","non-dropping-particle":"","parse-names":false,"suffix":""},{"dropping-particle":"","family":"Malorgio","given":"Giulio","non-dropping-particle":"","parse-names":false,"suffix":""}],"container-title":"Ecological Economics","id":"ITEM-1","issued":{"date-parts":[["2017","11","1"]]},"page":"234-244","publisher":"Elsevier","title":"The role of strategic behaviour in ecosystem service modelling: integrating Bayesian networks with game theory","type":"article-journal","volume":"141"},"uris":["http://www.mendeley.com/documents/?uuid=ec216601-6a14-3255-89df-551e2f8f1888"]}],"mendeley":{"formattedCitation":"(Mulazzani et al., 2017)","manualFormatting":"Mulazzani et al., 2017)","plainTextFormattedCitation":"(Mulazzani et al., 2017)","previouslyFormattedCitation":"(Mulazzani et al., 2017)"},"properties":{"noteIndex":0},"schema":"https://github.com/citation-style-language/schema/raw/master/csl-citation.json"}</w:instrText>
      </w:r>
      <w:ins w:id="161" w:author="Fredric Windsor" w:date="2022-01-31T11:29:00Z">
        <w:r w:rsidR="000369D1">
          <w:rPr>
            <w:rFonts w:ascii="Arial" w:hAnsi="Arial" w:cs="Arial"/>
            <w:color w:val="000000" w:themeColor="text1"/>
            <w:sz w:val="24"/>
            <w:szCs w:val="24"/>
          </w:rPr>
          <w:fldChar w:fldCharType="separate"/>
        </w:r>
        <w:r w:rsidR="000369D1" w:rsidRPr="00DE5356">
          <w:rPr>
            <w:rFonts w:ascii="Arial" w:hAnsi="Arial" w:cs="Arial"/>
            <w:noProof/>
            <w:color w:val="000000" w:themeColor="text1"/>
            <w:sz w:val="24"/>
            <w:szCs w:val="24"/>
          </w:rPr>
          <w:t>Mulazzani et al., 2017)</w:t>
        </w:r>
        <w:r w:rsidR="000369D1">
          <w:rPr>
            <w:rFonts w:ascii="Arial" w:hAnsi="Arial" w:cs="Arial"/>
            <w:color w:val="000000" w:themeColor="text1"/>
            <w:sz w:val="24"/>
            <w:szCs w:val="24"/>
          </w:rPr>
          <w:fldChar w:fldCharType="end"/>
        </w:r>
      </w:ins>
      <w:del w:id="162" w:author="Fredric Windsor" w:date="2022-01-31T11:29:00Z">
        <w:r w:rsidRPr="00C83A50" w:rsidDel="000369D1">
          <w:rPr>
            <w:rFonts w:ascii="Arial" w:hAnsi="Arial" w:cs="Arial"/>
            <w:color w:val="000000" w:themeColor="text1"/>
            <w:sz w:val="24"/>
            <w:szCs w:val="24"/>
          </w:rPr>
          <w:delText>Bayesian belief networks or game theory)</w:delText>
        </w:r>
      </w:del>
      <w:r w:rsidRPr="00C83A50">
        <w:rPr>
          <w:rFonts w:ascii="Arial" w:hAnsi="Arial" w:cs="Arial"/>
          <w:color w:val="000000" w:themeColor="text1"/>
          <w:sz w:val="24"/>
          <w:szCs w:val="24"/>
        </w:rPr>
        <w:t>; or (iii) develop a completely new method/framework to link social and ecological systems.</w:t>
      </w:r>
    </w:p>
    <w:p w14:paraId="361F3CAB" w14:textId="67875E1D" w:rsidR="00B22E3E" w:rsidRPr="00C83A50" w:rsidRDefault="00B22E3E" w:rsidP="0027034C">
      <w:pPr>
        <w:pStyle w:val="ListParagraph"/>
        <w:numPr>
          <w:ilvl w:val="1"/>
          <w:numId w:val="1"/>
        </w:numPr>
        <w:spacing w:after="120" w:line="480" w:lineRule="auto"/>
        <w:rPr>
          <w:rFonts w:ascii="Arial" w:hAnsi="Arial" w:cs="Arial"/>
          <w:b/>
          <w:bCs/>
          <w:i/>
          <w:iCs/>
          <w:color w:val="000000" w:themeColor="text1"/>
          <w:sz w:val="24"/>
          <w:szCs w:val="24"/>
        </w:rPr>
      </w:pPr>
      <w:r w:rsidRPr="00C83A50">
        <w:rPr>
          <w:rFonts w:ascii="Arial" w:hAnsi="Arial" w:cs="Arial"/>
          <w:b/>
          <w:bCs/>
          <w:i/>
          <w:iCs/>
          <w:color w:val="000000" w:themeColor="text1"/>
          <w:sz w:val="24"/>
          <w:szCs w:val="24"/>
        </w:rPr>
        <w:t>Furthering global agricultural network analyses</w:t>
      </w:r>
      <w:r w:rsidR="00D05CBC" w:rsidRPr="00C83A50">
        <w:rPr>
          <w:rFonts w:ascii="Arial" w:hAnsi="Arial" w:cs="Arial"/>
          <w:b/>
          <w:bCs/>
          <w:i/>
          <w:iCs/>
          <w:color w:val="000000" w:themeColor="text1"/>
          <w:sz w:val="24"/>
          <w:szCs w:val="24"/>
        </w:rPr>
        <w:t xml:space="preserve"> to help enhance the resilience of food systems</w:t>
      </w:r>
    </w:p>
    <w:p w14:paraId="67673C4B" w14:textId="1E7CD1BF"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Determining the resilience of global agriculture to perturbations, shocks and disturbances is crucial and a policy priority</w:t>
      </w:r>
      <w:r w:rsidR="008D7F37" w:rsidRPr="00C83A50">
        <w:rPr>
          <w:rFonts w:ascii="Arial" w:hAnsi="Arial" w:cs="Arial"/>
          <w:color w:val="000000" w:themeColor="text1"/>
          <w:sz w:val="24"/>
          <w:szCs w:val="24"/>
        </w:rPr>
        <w:t xml:space="preserve"> </w:t>
      </w:r>
      <w:r w:rsidR="00253B9D"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{"citationItems":[{"id":"ITEM-1","itemData":{"author":[{"dropping-particle":"","family":"Challinor","given":"A","non-dropping-particle":"","parse-names":false,"suffix":""},{"dropping-particle":"","family":"Adger","given":"W N","non-dropping-particle":"","parse-names":false,"suffix":""},{"dropping-particle":"","family":"Mauro","given":"M","non-dropping-particle":"Di","parse-names":false,"suffix":""},{"dropping-particle":"","family":"Baylis","given":"M","non-dropping-particle":"","parse-names":false,"suffix":""},{"dropping-particle":"","family":"Benton","given":"T","non-dropping-particle":"","parse-names":false,"suffix":""},{"dropping-particle":"","family":"Conway","given":"D","non-dropping-particle":"","parse-names":false,"suffix":""},{"dropping-particle":"","family":"Depledge","given":"D","non-dropping-particle":"","parse-names":false,"suffix":""},{"dropping-particle":"","family":"Geddes","given":"A","non-dropping-particle":"","parse-names":false,"suffix":""},{"dropping-particle":"","family":"McCorriston","given":"S","non-dropping-particle":"","parse-names":false,"suffix":""},{"dropping-particle":"","family":"Stringer","given":"L","non-dropping-particle":"","parse-names":false,"suffix":""},{"dropping-particle":"","family":"Wellesley","given":"L","non-dropping-particle":"","parse-names":false,"suffix":""}],"id":"ITEM-1","issued":{"date-parts":[["2016"]]},"number-of-pages":"1-83","publisher-place":"Report prepared for the Adaptation Sub-Committee of the Committee on Climate Change, London, UK","title":"UK Climate Change Risk Assessment Evidence Report: Chapter 7, International Dimensions.","type":"book"},"uris":["http://www.mendeley.com/documents/?uuid=a5899cc1-217b-4212-a4c5-812d8e7e39a5"]}],"mendeley":{"formattedCitation":"(Challinor et al., 2016)","plainTextFormattedCitation":"(Challinor et al., 2016)","previouslyFormattedCitation":"(Challinor et al., 2016)"},"properties":{"noteIndex":0},"schema":"https://github.com/citation-style-language/schema/raw/master/csl-citation.json"}</w:instrText>
      </w:r>
      <w:r w:rsidR="00253B9D"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(Challinor et al., 2016)</w:t>
      </w:r>
      <w:r w:rsidR="00253B9D"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especially considering the global nature of agricultural food supply and the potential for future food shortages</w:t>
      </w:r>
      <w:r w:rsidR="008D7F37" w:rsidRPr="00C83A50">
        <w:rPr>
          <w:rFonts w:ascii="Arial" w:hAnsi="Arial" w:cs="Arial"/>
          <w:color w:val="000000" w:themeColor="text1"/>
          <w:sz w:val="24"/>
          <w:szCs w:val="24"/>
        </w:rPr>
        <w:t xml:space="preserve"> </w:t>
      </w:r>
      <w:r w:rsidR="00621DFF"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{"citationItems":[{"id":"ITEM-1","itemData":{"DOI":"10.1126/sciadv.abe6636","ISSN":"23752548","PMID":"33692110","abstract":"Nations’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justice.","author":[{"dropping-particle":"","family":"Silva","given":"F. D.S.","non-dropping-particle":"","parse-names":false,"suffix":""},{"dropping-particle":"","family":"Carvalheiro","given":"L. G.","non-dropping-particle":"","parse-names":false,"suffix":""},{"dropping-particle":"","family":"Aguirre-Gutiérrez","given":"J.","non-dropping-particle":"","parse-names":false,"suffix":""},{"dropping-particle":"","family":"Lucotte","given":"M.","non-dropping-particle":"","parse-names":false,"suffix":""},{"dropping-particle":"","family":"Guidoni-Martins","given":"K.","non-dropping-particle":"","parse-names":false,"suffix":""},{"dropping-particle":"","family":"Mertens","given":"F.","non-dropping-particle":"","parse-names":false,"suffix":""}],"container-title":"Science Advances","id":"ITEM-1","issue":"11","issued":{"date-parts":[["2021","3","1"]]},"page":"6636-6646","publisher":"American Association for the Advancement of Science","title":"Virtual pollination trade uncovers global dependence on biodiversity of developing countries","type":"article-journal","volume":"7"},"uris":["http://www.mendeley.com/documents/?uuid=97d31786-f245-3316-8374-bcb1b60c9aba"]}],"mendeley":{"formattedCitation":"(Silva et al., 2021)","plainTextFormattedCitation":"(Silva et al., 2021)","previouslyFormattedCitation":"(Silva et al., 2021)"},"properties":{"noteIndex":0},"schema":"https://github.com/citation-style-language/schema/raw/master/csl-citation.json"}</w:instrText>
      </w:r>
      <w:r w:rsidR="00621DFF"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(Silva et al., 2021)</w:t>
      </w:r>
      <w:r w:rsidR="00621DFF"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Although data exist at the global scale, for example Food and Agriculture Organisation (FAO) crop and livestock products data</w:t>
      </w:r>
      <w:r w:rsidR="008D7F37" w:rsidRPr="00C83A50">
        <w:rPr>
          <w:rFonts w:ascii="Arial" w:hAnsi="Arial" w:cs="Arial"/>
          <w:color w:val="000000" w:themeColor="text1"/>
          <w:sz w:val="24"/>
          <w:szCs w:val="24"/>
        </w:rPr>
        <w:t xml:space="preserve"> </w:t>
      </w:r>
      <w:r w:rsidR="00A47828"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{"citationItems":[{"id":"ITEM-1","itemData":{"URL":"http://www.fao.org/publications/soco/2018/en/","author":[{"dropping-particle":"","family":"Food and Agriculture Organization of the United Nations","given":"","non-dropping-particle":"","parse-names":false,"suffix":""}],"id":"ITEM-1","issued":{"date-parts":[["2018"]]},"publisher-place":"Rome, Italy","title":"The State of Agricultural Commodity Markets 2018. Agricultural trade, climate change and food security","type":"webpage"},"uris":["http://www.mendeley.com/documents/?uuid=ae4155a0-a748-4a18-b5f8-8b66ba669ca5"]}],"mendeley":{"formattedCitation":"(Food and Agriculture Organization of the United Nations, 2018)","plainTextFormattedCitation":"(Food and Agriculture Organization of the United Nations, 2018)","previouslyFormattedCitation":"(Food and Agriculture Organization of the United Nations, 2018)"},"properties":{"noteIndex":0},"schema":"https://github.com/citation-style-language/schema/raw/master/csl-citation.json"}</w:instrText>
      </w:r>
      <w:r w:rsidR="00A47828"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(Food and Agriculture Organization of the United Nations, 2018)</w:t>
      </w:r>
      <w:r w:rsidR="00A47828"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there remains limited network-based assessments of the global trade of agricultural products and research opportunities</w:t>
      </w:r>
      <w:r w:rsidR="008D7F37" w:rsidRPr="00C83A50">
        <w:rPr>
          <w:rFonts w:ascii="Arial" w:hAnsi="Arial" w:cs="Arial"/>
          <w:color w:val="000000" w:themeColor="text1"/>
          <w:sz w:val="24"/>
          <w:szCs w:val="24"/>
        </w:rPr>
        <w:t xml:space="preserve"> </w:t>
      </w:r>
      <w:r w:rsidR="00C65754"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{"citationItems":[{"id":"ITEM-1","itemData":{"DOI":"10.1088/1748-9326/10/2/024007","ISSN":"17489326","abstract":"The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diversity.","author":[{"dropping-particle":"","family":"Puma","given":"Michael J.","non-dropping-particle":"","parse-names":false,"suffix":""},{"dropping-particle":"","family":"Bose","given":"Satyajit","non-dropping-particle":"","parse-names":false,"suffix":""},{"dropping-particle":"","family":"Chon","given":"So Young","non-dropping-particle":"","parse-names":false,"suffix":""},{"dropping-particle":"","family":"Cook","given":"Benjamin I.","non-dropping-particle":"","parse-names":false,"suffix":""}],"container-title":"Environmental Research Letters","id":"ITEM-1","issue":"2","issued":{"date-parts":[["2015","2","1"]]},"page":"024007","publisher":"Institute of Physics Publishing","title":"Assessing the evolving fragility of the global food system","type":"article-journal","volume":"10"},"uris":["http://www.mendeley.com/documents/?uuid=7675ec26-f553-3a3e-8caf-31b8761fb4ea"]}],"mendeley":{"formattedCitation":"(Puma et al., 2015)","plainTextFormattedCitation":"(Puma et al., 2015)","previouslyFormattedCitation":"(Puma et al., 2015)"},"properties":{"noteIndex":0},"schema":"https://github.com/citation-style-language/schema/raw/master/csl-citation.json"}</w:instrText>
      </w:r>
      <w:r w:rsidR="00C65754"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(Puma et al., 2015)</w:t>
      </w:r>
      <w:r w:rsidR="00C65754"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Current data provide a strong basis for potential analyses as there is detailed information on the </w:t>
      </w:r>
      <w:r w:rsidR="00CA095C" w:rsidRPr="00C83A50">
        <w:rPr>
          <w:rFonts w:ascii="Arial" w:hAnsi="Arial" w:cs="Arial"/>
          <w:color w:val="000000" w:themeColor="text1"/>
          <w:sz w:val="24"/>
          <w:szCs w:val="24"/>
        </w:rPr>
        <w:t xml:space="preserve">value of </w:t>
      </w:r>
      <w:r w:rsidRPr="00C83A50">
        <w:rPr>
          <w:rFonts w:ascii="Arial" w:hAnsi="Arial" w:cs="Arial"/>
          <w:color w:val="000000" w:themeColor="text1"/>
          <w:sz w:val="24"/>
          <w:szCs w:val="24"/>
        </w:rPr>
        <w:t>annual imports and exports of different agricultural products, as well as the quantity of products moving between countries. Using these data, understanding the robustness of the trade network, for example if a global health crisis prevents exports</w:t>
      </w:r>
      <w:r w:rsidR="008D7F37" w:rsidRPr="00C83A50">
        <w:rPr>
          <w:rFonts w:ascii="Arial" w:hAnsi="Arial" w:cs="Arial"/>
          <w:color w:val="000000" w:themeColor="text1"/>
          <w:sz w:val="24"/>
          <w:szCs w:val="24"/>
        </w:rPr>
        <w:t xml:space="preserve"> </w:t>
      </w:r>
      <w:r w:rsidR="00C65754"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{"citationItems":[{"id":"ITEM-1","itemData":{"DOI":"10.1093/fqsafe/fyaa024","ISSN":"2399-1399","abstract":"&lt;p&gt;A pandemic is not a new event encountered in the history of humanity because mankind has faced various pandemics in history. The common point of pandemics is their serious negative effects on the global economy. Considering the food supply chain, one of the most important sectors of the economy, it has been seen that COVID-19 has an impact on the whole process from the field to the consumer. In the light of recent challenges in food supply chain, there is now considerable concern about food production, processing, distribution, and demand. COVID-19 resulted in the movement restrictions of workers, changes in demand of consumers, closure of food production facilities, restricted food trade policies, and financial pressures in food supply chain. Therefore, governments should facilitate the movement of workers and agri-food products. In addition, small farmers or vulnerable people should be supported financially. Facilities should change the working conditions and maintain the health and safety of employees by altering safety measures. Food protectionist policies should be avoided to prevent an increase in food prices. In conclusion, each country must realize the severity of the situation and sometimes should tighten or loosen the measures according to the spread of the pandemic. The supply chain also should be flexible enough to respond to the challenges in the food supply chain. The purpose of this review is to evaluate the impact of COVID-19 on the agriculture and food sector and to summarize the recommendations required to reduce and control the effect of the pandemic.&lt;/p&gt;","author":[{"dropping-particle":"","family":"Aday","given":"Serpil","non-dropping-particle":"","parse-names":false,"suffix":""},{"dropping-particle":"","family":"Aday","given":"Mehmet Seckin","non-dropping-particle":"","parse-names":false,"suffix":""}],"container-title":"Food Quality and Safety","id":"ITEM-1","issue":"4","issued":{"date-parts":[["2020","12","18"]]},"page":"167-180","publisher":"Oxford University Press (OUP)","title":"Impact of COVID-19 on the food supply chain","type":"article-journal","volume":"4"},"uris":["http://www.mendeley.com/documents/?uuid=340967ae-1111-3788-8be4-d1d355808015"]}],"mendeley":{"formattedCitation":"(Aday and Aday, 2020)","plainTextFormattedCitation":"(Aday and Aday, 2020)","previouslyFormattedCitation":"(Aday and Aday, 2020)"},"properties":{"noteIndex":0},"schema":"https://github.com/citation-style-language/schema/raw/master/csl-citation.json"}</w:instrText>
      </w:r>
      <w:r w:rsidR="00C65754"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(Aday and Aday, 2020)</w:t>
      </w:r>
      <w:r w:rsidR="00C65754"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xml:space="preserve"> or if climate conditions reduce production of agricultural goods within a geographic region, is a fruitful place to begin. Furthermore, building network-based analyses into current global and regional agricultural monitoring schemes (e.g., Group on Earth Observations Global Agricultural Monitoring [GEOCLAM], Anomaly Hot Spots of Agricultural Production [ASAP], Global Information and Early Warning System [GIEWS] and Famine Early Warning Systems Network [FEWS NET]</w:t>
      </w:r>
      <w:r w:rsidR="004257B1" w:rsidRPr="00C83A50">
        <w:rPr>
          <w:rFonts w:ascii="Arial" w:hAnsi="Arial" w:cs="Arial"/>
          <w:color w:val="000000" w:themeColor="text1"/>
          <w:sz w:val="24"/>
          <w:szCs w:val="24"/>
        </w:rPr>
        <w:t>;</w:t>
      </w:r>
      <w:r w:rsidR="008D7F37" w:rsidRPr="00C83A50">
        <w:rPr>
          <w:rFonts w:ascii="Arial" w:hAnsi="Arial" w:cs="Arial"/>
          <w:color w:val="000000" w:themeColor="text1"/>
          <w:sz w:val="24"/>
          <w:szCs w:val="24"/>
        </w:rPr>
        <w:t xml:space="preserve"> </w:t>
      </w:r>
      <w:r w:rsidR="0014326F" w:rsidRPr="00C83A50">
        <w:rPr>
          <w:rFonts w:ascii="Arial" w:hAnsi="Arial" w:cs="Arial"/>
          <w:color w:val="000000" w:themeColor="text1"/>
          <w:sz w:val="24"/>
          <w:szCs w:val="24"/>
        </w:rPr>
        <w:fldChar w:fldCharType="begin" w:fldLock="1"/>
      </w:r>
      <w:r w:rsidR="00D25DA7" w:rsidRPr="00C83A50">
        <w:rPr>
          <w:rFonts w:ascii="Arial" w:hAnsi="Arial" w:cs="Arial"/>
          <w:color w:val="000000" w:themeColor="text1"/>
          <w:sz w:val="24"/>
          <w:szCs w:val="24"/>
        </w:rPr>
        <w:instrText>ADDIN CSL_CITATION {"citationItems":[{"id":"ITEM-1","itemData":{"DOI":"10.1016/j.agsy.2018.05.010","ISSN":"0308521X","abstract":"Global and regional scale agricultural monitoring systems aim to provide up-to-date information regarding food production to different actors and decision makers in support of global and national food security. To help reduce price volatility of the kind experienced between 2007 and 2011, a global system of agricultural monitoring systems is needed to ensure the coordinated flow of information in a timely manner for early warning purposes. A number of systems now exist that fill this role. This paper provides an overview of the eight main global and regional scale agricultural monitoring systems currently in operation and compares them based on the input data and models used, the outputs produced and other characteristics such as the role of the analyst, their interaction with other systems and the geographical scale at which they operate. Despite improvements in access to high resolution satellite imagery over the last decade and the use of numerous remote-sensing based products by the different systems, there are still fundamental gaps. Based on a questionnaire, discussions with the system experts and the literature, we present the main gaps in the data and in the methods. Finally, we propose some recommendations for addressing these gaps through ongoing improvements in remote sensing, harnessing new and innovative data streams and the continued sharing of more and more data.","author":[{"dropping-particle":"","family":"Fritz","given":"Steffen","non-dropping-particle":"","parse-names":false,"suffix":""},{"dropping-particle":"","family":"See","given":"Linda","non-dropping-particle":"","parse-names":false,"suffix":""},{"dropping-particle":"","family":"Bayas","given":"Juan Carlos Laso","non-dropping-particle":"","parse-names":false,"suffix":""},{"dropping-particle":"","family":"Waldner","given":"François","non-dropping-particle":"","parse-names":false,"suffix":""},{"dropping-particle":"","family":"Jacques","given":"Damien","non-dropping-particle":"","parse-names":false,"suffix":""},{"dropping-particle":"","family":"Becker-Reshef","given":"Inbal","non-dropping-particle":"","parse-names":false,"suffix":""},{"dropping-particle":"","family":"Whitcraft","given":"Alyssa","non-dropping-particle":"","parse-names":false,"suffix":""},{"dropping-particle":"","family":"Baruth","given":"Bettina","non-dropping-particle":"","parse-names":false,"suffix":""},{"dropping-particle":"","family":"Bonifacio","given":"Rogerio","non-dropping-particle":"","parse-names":false,"suffix":""},{"dropping-particle":"","family":"Crutchfield","given":"Jim","non-dropping-particle":"","parse-names":false,"suffix":""},{"dropping-particle":"","family":"Rembold","given":"Felix","non-dropping-particle":"","parse-names":false,"suffix":""},{"dropping-particle":"","family":"Rojas","given":"Oscar","non-dropping-particle":"","parse-names":false,"suffix":""},{"dropping-particle":"","family":"Schucknecht","given":"Anne","non-dropping-particle":"","parse-names":false,"suffix":""},{"dropping-particle":"","family":"Velde","given":"Marijn","non-dropping-particle":"Van der","parse-names":false,"suffix":""},{"dropping-particle":"","family":"Verdin","given":"James","non-dropping-particle":"","parse-names":false,"suffix":""},{"dropping-particle":"","family":"Wu","given":"Bingfang","non-dropping-particle":"","parse-names":false,"suffix":""},{"dropping-particle":"","family":"Yan","given":"Nana","non-dropping-particle":"","parse-names":false,"suffix":""},{"dropping-particle":"","family":"You","given":"Liangzhi","non-dropping-particle":"","parse-names":false,"suffix":""},{"dropping-particle":"","family":"Gilliams","given":"Sven","non-dropping-particle":"","parse-names":false,"suffix":""},{"dropping-particle":"","family":"Mücher","given":"Sander","non-dropping-particle":"","parse-names":false,"suffix":""},{"dropping-particle":"","family":"Tetrault","given":"Robert","non-dropping-particle":"","parse-names":false,"suffix":""},{"dropping-particle":"","family":"Moorthy","given":"Inian","non-dropping-particle":"","parse-names":false,"suffix":""},{"dropping-particle":"","family":"McCallum","given":"Ian","non-dropping-particle":"","parse-names":false,"suffix":""}],"container-title":"Agricultural Systems","id":"ITEM-1","issued":{"date-parts":[["2019","1","1"]]},"page":"258-272","publisher":"Elsevier Ltd","title":"A comparison of global agricultural monitoring systems and current gaps","type":"article-journal","volume":"168"},"uris":["http://www.mendeley.com/documents/?uuid=9923403b-6f4d-3fd0-9c83-a35044f193a7"]}],"mendeley":{"formattedCitation":"(Fritz et al., 2019)","manualFormatting":"Fritz et al., 2019)","plainTextFormattedCitation":"(Fritz et al., 2019)","previouslyFormattedCitation":"(Fritz et al., 2019)"},"properties":{"noteIndex":0},"schema":"https://github.com/citation-style-language/schema/raw/master/csl-citation.json"}</w:instrText>
      </w:r>
      <w:r w:rsidR="0014326F" w:rsidRPr="00C83A50">
        <w:rPr>
          <w:rFonts w:ascii="Arial" w:hAnsi="Arial" w:cs="Arial"/>
          <w:color w:val="000000" w:themeColor="text1"/>
          <w:sz w:val="24"/>
          <w:szCs w:val="24"/>
        </w:rPr>
        <w:fldChar w:fldCharType="separate"/>
      </w:r>
      <w:r w:rsidR="00AC1136" w:rsidRPr="00C83A50">
        <w:rPr>
          <w:rFonts w:ascii="Arial" w:hAnsi="Arial" w:cs="Arial"/>
          <w:noProof/>
          <w:color w:val="000000" w:themeColor="text1"/>
          <w:sz w:val="24"/>
          <w:szCs w:val="24"/>
        </w:rPr>
        <w:t>Fritz et al., 2019)</w:t>
      </w:r>
      <w:r w:rsidR="0014326F" w:rsidRPr="00C83A50">
        <w:rPr>
          <w:rFonts w:ascii="Arial" w:hAnsi="Arial" w:cs="Arial"/>
          <w:color w:val="000000" w:themeColor="text1"/>
          <w:sz w:val="24"/>
          <w:szCs w:val="24"/>
        </w:rPr>
        <w:fldChar w:fldCharType="end"/>
      </w:r>
      <w:r w:rsidRPr="00C83A50">
        <w:rPr>
          <w:rFonts w:ascii="Arial" w:hAnsi="Arial" w:cs="Arial"/>
          <w:color w:val="000000" w:themeColor="text1"/>
          <w:sz w:val="24"/>
          <w:szCs w:val="24"/>
        </w:rPr>
        <w:t>, would further enhance the ability to provide an early-warning system for global food systems and promote enhanced food security.</w:t>
      </w:r>
    </w:p>
    <w:p w14:paraId="7E80F0B8" w14:textId="7291463B" w:rsidR="00B22E3E" w:rsidRPr="00C83A50" w:rsidRDefault="00B22E3E" w:rsidP="0027034C">
      <w:pPr>
        <w:pStyle w:val="ListParagraph"/>
        <w:numPr>
          <w:ilvl w:val="0"/>
          <w:numId w:val="1"/>
        </w:numPr>
        <w:spacing w:after="120" w:line="480" w:lineRule="auto"/>
        <w:rPr>
          <w:rFonts w:ascii="Arial" w:hAnsi="Arial" w:cs="Arial"/>
          <w:b/>
          <w:bCs/>
          <w:color w:val="000000" w:themeColor="text1"/>
          <w:sz w:val="24"/>
          <w:szCs w:val="24"/>
        </w:rPr>
      </w:pPr>
      <w:r w:rsidRPr="00C83A50">
        <w:rPr>
          <w:rFonts w:ascii="Arial" w:hAnsi="Arial" w:cs="Arial"/>
          <w:b/>
          <w:bCs/>
          <w:color w:val="000000" w:themeColor="text1"/>
          <w:sz w:val="24"/>
          <w:szCs w:val="24"/>
        </w:rPr>
        <w:lastRenderedPageBreak/>
        <w:t>A roadmap for using networks predictively in agriculture</w:t>
      </w:r>
    </w:p>
    <w:p w14:paraId="339FBD21" w14:textId="3B89289C" w:rsidR="00B22E3E" w:rsidRPr="00C83A50" w:rsidRDefault="00B22E3E" w:rsidP="00B22E3E">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Using networks predictively for specific management outcomes, such as building resilience to climate change, resistance to invasion from non-native species, or achieving greater crop yields whilst supporting increases in the levels of native biodiversity, could be achievable. </w:t>
      </w:r>
      <w:del w:id="163" w:author="Fredric Windsor" w:date="2022-02-01T10:35:00Z">
        <w:r w:rsidRPr="00C83A50" w:rsidDel="00CA0A54">
          <w:rPr>
            <w:rFonts w:ascii="Arial" w:hAnsi="Arial" w:cs="Arial"/>
            <w:color w:val="000000" w:themeColor="text1"/>
            <w:sz w:val="24"/>
            <w:szCs w:val="24"/>
          </w:rPr>
          <w:delText xml:space="preserve">For example, </w:delText>
        </w:r>
        <w:r w:rsidR="0014326F" w:rsidRPr="00C83A50" w:rsidDel="00CA0A54">
          <w:rPr>
            <w:rFonts w:ascii="Arial" w:hAnsi="Arial" w:cs="Arial"/>
            <w:color w:val="000000" w:themeColor="text1"/>
            <w:sz w:val="24"/>
            <w:szCs w:val="24"/>
          </w:rPr>
          <w:fldChar w:fldCharType="begin" w:fldLock="1"/>
        </w:r>
        <w:r w:rsidR="00D25DA7" w:rsidRPr="00CA0A54" w:rsidDel="00CA0A54">
          <w:rPr>
            <w:rFonts w:ascii="Arial" w:hAnsi="Arial" w:cs="Arial"/>
            <w:color w:val="000000" w:themeColor="text1"/>
            <w:sz w:val="24"/>
            <w:szCs w:val="24"/>
            <w:rPrChange w:id="164" w:author="Fredric Windsor" w:date="2022-02-01T10:35:00Z">
              <w:rPr>
                <w:rFonts w:ascii="Arial" w:hAnsi="Arial" w:cs="Arial"/>
                <w:color w:val="000000" w:themeColor="text1"/>
                <w:sz w:val="24"/>
                <w:szCs w:val="24"/>
              </w:rPr>
            </w:rPrChange>
          </w:rPr>
          <w:delInstrText>ADDIN CSL_CITATION {"citationItems":[{"id":"ITEM-1","itemData":{"DOI":"10.1126/science.1214915","ISSN":"10959203","abstract":"Understanding species' interactions and the robustness of interaction networks to species loss is essential to understand the effects of species' declines and extinctions. In most studies, different types of networks (such as food webs, parasitoid webs, seed dispersal networks, and pollination networks) have been studied separately. We sampled such multiple networks simultaneously in an agroecosystem. We show that the networks varied in their robustness; networks including pollinators appeared to be particularly fragile. We show that, overall, networks did not strongly covary in their robustness, which suggests that ecological restoration (for example, through agri-environment schemes) benefitting one functional group will not inevitably benefit others. Some individual plant species were disproportionately well linked to many other species. This type of information can be used in restoration management, because it identifies the plant taxa that can potentially lead to disproportionate gains in biodiversity.","author":[{"dropping-particle":"","family":"Pocock","given":"Michael J O","non-dropping-particle":"","parse-names":false,"suffix":""},{"dropping-particle":"","family":"Evans","given":"Darren M.","non-dropping-particle":"","parse-names":false,"suffix":""},{"dropping-particle":"","family":"Memmott","given":"Jane","non-dropping-particle":"","parse-names":false,"suffix":""}],"container-title":"Science","id":"ITEM-1","issue":"6071","issued":{"date-parts":[["2012","2","24"]]},"page":"973-977","publisher":"American Association for the Advancement of Science","title":"The robustness and restoration of a network of ecological networks","type":"article-journal","volume":"335"},"uris":["http://www.mendeley.com/documents/?uuid=6d00478b-9415-3e79-9a66-9ba00a0b1a66"]}],"mendeley":{"formattedCitation":"(Pocock et al., 2012)","manualFormatting":"Pocock et al. (2012)","plainTextFormattedCitation":"(Pocock et al., 2012)","previouslyFormattedCitation":"(Pocock et al., 2012)"},"properties":{"noteIndex":0},"schema":"https://github.com/citation-style-language/schema/raw/master/csl-citation.json"}</w:delInstrText>
        </w:r>
        <w:r w:rsidR="0014326F" w:rsidRPr="00C83A50" w:rsidDel="00CA0A54">
          <w:rPr>
            <w:rFonts w:ascii="Arial" w:hAnsi="Arial" w:cs="Arial"/>
            <w:color w:val="000000" w:themeColor="text1"/>
            <w:sz w:val="24"/>
            <w:szCs w:val="24"/>
          </w:rPr>
          <w:fldChar w:fldCharType="separate"/>
        </w:r>
        <w:r w:rsidR="00AC1136" w:rsidRPr="00CA0A54" w:rsidDel="00CA0A54">
          <w:rPr>
            <w:rFonts w:ascii="Arial" w:hAnsi="Arial" w:cs="Arial"/>
            <w:noProof/>
            <w:color w:val="000000" w:themeColor="text1"/>
            <w:sz w:val="24"/>
            <w:szCs w:val="24"/>
            <w:rPrChange w:id="165" w:author="Fredric Windsor" w:date="2022-02-01T10:35:00Z">
              <w:rPr>
                <w:rFonts w:ascii="Arial" w:hAnsi="Arial" w:cs="Arial"/>
                <w:noProof/>
                <w:color w:val="000000" w:themeColor="text1"/>
                <w:sz w:val="24"/>
                <w:szCs w:val="24"/>
              </w:rPr>
            </w:rPrChange>
          </w:rPr>
          <w:delText xml:space="preserve">Pocock et al. </w:delText>
        </w:r>
        <w:r w:rsidR="004257B1" w:rsidRPr="00CA0A54" w:rsidDel="00CA0A54">
          <w:rPr>
            <w:rFonts w:ascii="Arial" w:hAnsi="Arial" w:cs="Arial"/>
            <w:noProof/>
            <w:color w:val="000000" w:themeColor="text1"/>
            <w:sz w:val="24"/>
            <w:szCs w:val="24"/>
            <w:rPrChange w:id="166" w:author="Fredric Windsor" w:date="2022-02-01T10:35:00Z">
              <w:rPr>
                <w:rFonts w:ascii="Arial" w:hAnsi="Arial" w:cs="Arial"/>
                <w:noProof/>
                <w:color w:val="000000" w:themeColor="text1"/>
                <w:sz w:val="24"/>
                <w:szCs w:val="24"/>
              </w:rPr>
            </w:rPrChange>
          </w:rPr>
          <w:delText>(</w:delText>
        </w:r>
        <w:r w:rsidR="00AC1136" w:rsidRPr="00CA0A54" w:rsidDel="00CA0A54">
          <w:rPr>
            <w:rFonts w:ascii="Arial" w:hAnsi="Arial" w:cs="Arial"/>
            <w:noProof/>
            <w:color w:val="000000" w:themeColor="text1"/>
            <w:sz w:val="24"/>
            <w:szCs w:val="24"/>
            <w:rPrChange w:id="167" w:author="Fredric Windsor" w:date="2022-02-01T10:35:00Z">
              <w:rPr>
                <w:rFonts w:ascii="Arial" w:hAnsi="Arial" w:cs="Arial"/>
                <w:noProof/>
                <w:color w:val="000000" w:themeColor="text1"/>
                <w:sz w:val="24"/>
                <w:szCs w:val="24"/>
              </w:rPr>
            </w:rPrChange>
          </w:rPr>
          <w:delText>2012)</w:delText>
        </w:r>
        <w:r w:rsidR="0014326F" w:rsidRPr="00C83A50" w:rsidDel="00CA0A54">
          <w:rPr>
            <w:rFonts w:ascii="Arial" w:hAnsi="Arial" w:cs="Arial"/>
            <w:color w:val="000000" w:themeColor="text1"/>
            <w:sz w:val="24"/>
            <w:szCs w:val="24"/>
          </w:rPr>
          <w:fldChar w:fldCharType="end"/>
        </w:r>
        <w:r w:rsidRPr="00C83A50" w:rsidDel="00CA0A54">
          <w:rPr>
            <w:rFonts w:ascii="Arial" w:hAnsi="Arial" w:cs="Arial"/>
            <w:color w:val="000000" w:themeColor="text1"/>
            <w:sz w:val="24"/>
            <w:szCs w:val="24"/>
          </w:rPr>
          <w:delText xml:space="preserve"> examined the robustness of a farm-scale multilayer network and identified disproportionately important species that could be targeted to boost agro</w:delText>
        </w:r>
        <w:r w:rsidR="000B4905" w:rsidRPr="00C83A50" w:rsidDel="00CA0A54">
          <w:rPr>
            <w:rFonts w:ascii="Arial" w:hAnsi="Arial" w:cs="Arial"/>
            <w:color w:val="000000" w:themeColor="text1"/>
            <w:sz w:val="24"/>
            <w:szCs w:val="24"/>
          </w:rPr>
          <w:delText>-</w:delText>
        </w:r>
        <w:r w:rsidRPr="00C83A50" w:rsidDel="00CA0A54">
          <w:rPr>
            <w:rFonts w:ascii="Arial" w:hAnsi="Arial" w:cs="Arial"/>
            <w:color w:val="000000" w:themeColor="text1"/>
            <w:sz w:val="24"/>
            <w:szCs w:val="24"/>
          </w:rPr>
          <w:delText xml:space="preserve">ecosystem resilience, although this is yet to be tested empirically. </w:delText>
        </w:r>
      </w:del>
      <w:r w:rsidRPr="00C83A50">
        <w:rPr>
          <w:rFonts w:ascii="Arial" w:hAnsi="Arial" w:cs="Arial"/>
          <w:color w:val="000000" w:themeColor="text1"/>
          <w:sz w:val="24"/>
          <w:szCs w:val="24"/>
        </w:rPr>
        <w:t xml:space="preserve">However, using the principles of network ecology to predict the potential effects of farm management interventions is rare. Theoretical development of predictive network science, coupled with empirical testing in a range of farming and food security contexts, is thus a research priority before these approaches become mainstream. </w:t>
      </w:r>
    </w:p>
    <w:p w14:paraId="276199DD" w14:textId="45BD0198" w:rsidR="00DC6486" w:rsidRPr="00C83A50" w:rsidRDefault="00B22E3E" w:rsidP="00E2433C">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 xml:space="preserve">A paradigm shift is required to </w:t>
      </w:r>
      <w:r w:rsidR="009A7876" w:rsidRPr="00C83A50">
        <w:rPr>
          <w:rFonts w:ascii="Arial" w:hAnsi="Arial" w:cs="Arial"/>
          <w:color w:val="000000" w:themeColor="text1"/>
          <w:sz w:val="24"/>
          <w:szCs w:val="24"/>
        </w:rPr>
        <w:t xml:space="preserve">enable accurate predictions and thus </w:t>
      </w:r>
      <w:r w:rsidRPr="00C83A50">
        <w:rPr>
          <w:rFonts w:ascii="Arial" w:hAnsi="Arial" w:cs="Arial"/>
          <w:color w:val="000000" w:themeColor="text1"/>
          <w:sz w:val="24"/>
          <w:szCs w:val="24"/>
        </w:rPr>
        <w:t xml:space="preserve">alter how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ecosystems are managed for the environment and humans. </w:t>
      </w:r>
      <w:r w:rsidR="006F47CC" w:rsidRPr="00C83A50">
        <w:rPr>
          <w:rFonts w:ascii="Arial" w:hAnsi="Arial" w:cs="Arial"/>
          <w:color w:val="000000" w:themeColor="text1"/>
          <w:sz w:val="24"/>
          <w:szCs w:val="24"/>
        </w:rPr>
        <w:t>Using soci</w:t>
      </w:r>
      <w:r w:rsidR="008F36E0" w:rsidRPr="00C83A50">
        <w:rPr>
          <w:rFonts w:ascii="Arial" w:hAnsi="Arial" w:cs="Arial"/>
          <w:color w:val="000000" w:themeColor="text1"/>
          <w:sz w:val="24"/>
          <w:szCs w:val="24"/>
        </w:rPr>
        <w:t>al</w:t>
      </w:r>
      <w:ins w:id="168" w:author="Fredric Windsor" w:date="2022-01-31T11:59:00Z">
        <w:r w:rsidR="009360CE">
          <w:rPr>
            <w:rFonts w:ascii="Arial" w:hAnsi="Arial" w:cs="Arial"/>
            <w:color w:val="000000" w:themeColor="text1"/>
            <w:sz w:val="24"/>
            <w:szCs w:val="24"/>
          </w:rPr>
          <w:t>- or so</w:t>
        </w:r>
      </w:ins>
      <w:ins w:id="169" w:author="Fredric Windsor" w:date="2022-01-31T12:00:00Z">
        <w:r w:rsidR="009360CE">
          <w:rPr>
            <w:rFonts w:ascii="Arial" w:hAnsi="Arial" w:cs="Arial"/>
            <w:color w:val="000000" w:themeColor="text1"/>
            <w:sz w:val="24"/>
            <w:szCs w:val="24"/>
          </w:rPr>
          <w:t>cio</w:t>
        </w:r>
      </w:ins>
      <w:r w:rsidR="006F47CC" w:rsidRPr="00C83A50">
        <w:rPr>
          <w:rFonts w:ascii="Arial" w:hAnsi="Arial" w:cs="Arial"/>
          <w:color w:val="000000" w:themeColor="text1"/>
          <w:sz w:val="24"/>
          <w:szCs w:val="24"/>
        </w:rPr>
        <w:t>-ecological network analys</w:t>
      </w:r>
      <w:r w:rsidR="008F36E0" w:rsidRPr="00C83A50">
        <w:rPr>
          <w:rFonts w:ascii="Arial" w:hAnsi="Arial" w:cs="Arial"/>
          <w:color w:val="000000" w:themeColor="text1"/>
          <w:sz w:val="24"/>
          <w:szCs w:val="24"/>
        </w:rPr>
        <w:t>i</w:t>
      </w:r>
      <w:r w:rsidR="006F47CC" w:rsidRPr="00C83A50">
        <w:rPr>
          <w:rFonts w:ascii="Arial" w:hAnsi="Arial" w:cs="Arial"/>
          <w:color w:val="000000" w:themeColor="text1"/>
          <w:sz w:val="24"/>
          <w:szCs w:val="24"/>
        </w:rPr>
        <w:t>s</w:t>
      </w:r>
      <w:r w:rsidR="008F36E0" w:rsidRPr="00C83A50">
        <w:rPr>
          <w:rFonts w:ascii="Arial" w:hAnsi="Arial" w:cs="Arial"/>
          <w:color w:val="000000" w:themeColor="text1"/>
          <w:sz w:val="24"/>
          <w:szCs w:val="24"/>
        </w:rPr>
        <w:t xml:space="preserve"> (SEN)</w:t>
      </w:r>
      <w:r w:rsidR="006F47CC" w:rsidRPr="00C83A50">
        <w:rPr>
          <w:rFonts w:ascii="Arial" w:hAnsi="Arial" w:cs="Arial"/>
          <w:color w:val="000000" w:themeColor="text1"/>
          <w:sz w:val="24"/>
          <w:szCs w:val="24"/>
        </w:rPr>
        <w:t xml:space="preserve"> is a rapidly developing field of research that offers </w:t>
      </w:r>
      <w:r w:rsidR="009C0FBC" w:rsidRPr="00C83A50">
        <w:rPr>
          <w:rFonts w:ascii="Arial" w:hAnsi="Arial" w:cs="Arial"/>
          <w:color w:val="000000" w:themeColor="text1"/>
          <w:sz w:val="24"/>
          <w:szCs w:val="24"/>
        </w:rPr>
        <w:t>an opportunity to achieve th</w:t>
      </w:r>
      <w:r w:rsidR="00262ABD" w:rsidRPr="00C83A50">
        <w:rPr>
          <w:rFonts w:ascii="Arial" w:hAnsi="Arial" w:cs="Arial"/>
          <w:color w:val="000000" w:themeColor="text1"/>
          <w:sz w:val="24"/>
          <w:szCs w:val="24"/>
        </w:rPr>
        <w:t>is</w:t>
      </w:r>
      <w:r w:rsidR="009C0FBC" w:rsidRPr="00C83A50">
        <w:rPr>
          <w:rFonts w:ascii="Arial" w:hAnsi="Arial" w:cs="Arial"/>
          <w:color w:val="000000" w:themeColor="text1"/>
          <w:sz w:val="24"/>
          <w:szCs w:val="24"/>
        </w:rPr>
        <w:t xml:space="preserve"> challenging goal</w:t>
      </w:r>
      <w:ins w:id="170" w:author="Fredric Windsor" w:date="2022-02-01T10:41:00Z">
        <w:r w:rsidR="00B55596">
          <w:rPr>
            <w:rFonts w:ascii="Arial" w:hAnsi="Arial" w:cs="Arial"/>
            <w:color w:val="000000" w:themeColor="text1"/>
            <w:sz w:val="24"/>
            <w:szCs w:val="24"/>
          </w:rPr>
          <w:t xml:space="preserve"> </w:t>
        </w:r>
        <w:r w:rsidR="00B55596">
          <w:rPr>
            <w:rFonts w:ascii="Arial" w:hAnsi="Arial" w:cs="Arial"/>
            <w:color w:val="000000" w:themeColor="text1"/>
            <w:sz w:val="24"/>
            <w:szCs w:val="24"/>
          </w:rPr>
          <w:fldChar w:fldCharType="begin" w:fldLock="1"/>
        </w:r>
      </w:ins>
      <w:r w:rsidR="00B55596">
        <w:rPr>
          <w:rFonts w:ascii="Arial" w:hAnsi="Arial" w:cs="Arial"/>
          <w:color w:val="000000" w:themeColor="text1"/>
          <w:sz w:val="24"/>
          <w:szCs w:val="24"/>
        </w:rPr>
        <w:instrText>ADDIN CSL_CITATION {"citationItems":[{"id":"ITEM-1","itemData":{"DOI":"10.1016/J.TREE.2021.11.012","ISSN":"0169-5347","abstract":"Social–ecological networks (SENs) represent the complex relationships between ecological and social systems and are a useful tool for analyzing and managing ecosystem services. However, mainstreaming the application of SENs in ecosystem service research has been hindered by a lack of clarity about how to match research questions to ecosystem service conceptualizations in SEN (i.e., as nodes, links, attributes, or emergent properties). Building from different disciplines, we propose a typology to represent ecosystem service in SENs and identify opportunities and challenges of using SENs in ecosystem service research. Our typology provides guidance for this growing field to improve research design and increase the breadth of questions that can be addressed with SEN to understand human–nature interdependencies in a changing world.","author":[{"dropping-particle":"","family":"Felipe-Lucia","given":"María R.","non-dropping-particle":"","parse-names":false,"suffix":""},{"dropping-particle":"","family":"Guerrero","given":"Angela M","non-dropping-particle":"","parse-names":false,"suffix":""},{"dropping-particle":"","family":"Alexander","given":"Steven M","non-dropping-particle":"","parse-names":false,"suffix":""},{"dropping-particle":"","family":"Ashander","given":"Jaime","non-dropping-particle":"","parse-names":false,"suffix":""},{"dropping-particle":"","family":"Baggio","given":"Jacopo A","non-dropping-particle":"","parse-names":false,"suffix":""},{"dropping-particle":"","family":"Barnes","given":"Michele L","non-dropping-particle":"","parse-names":false,"suffix":""},{"dropping-particle":"","family":"Bodin","given":"Örjan","non-dropping-particle":"","parse-names":false,"suffix":""},{"dropping-particle":"","family":"Bonn","given":"Aletta","non-dropping-particle":"","parse-names":false,"suffix":""},{"dropping-particle":"","family":"Fortin","given":"Marie-josée","non-dropping-particle":"","parse-names":false,"suffix":""},{"dropping-particle":"","family":"Friedman","given":"Rachel S","non-dropping-particle":"","parse-names":false,"suffix":""},{"dropping-particle":"","family":"Gephart","given":"Jessica A","non-dropping-particle":"","parse-names":false,"suffix":""},{"dropping-particle":"","family":"Helmstedt","given":"Kate J","non-dropping-particle":"","parse-names":false,"suffix":""},{"dropping-particle":"","family":"Keyes","given":"Aislyn A","non-dropping-particle":"","parse-names":false,"suffix":""},{"dropping-particle":"","family":"Kroetz","given":"Kailin","non-dropping-particle":"","parse-names":false,"suffix":""},{"dropping-particle":"","family":"Massol","given":"François","non-dropping-particle":"","parse-names":false,"suffix":""},{"dropping-particle":"","family":"Pocock","given":"Michael J.O.","non-dropping-particle":"","parse-names":false,"suffix":""},{"dropping-particle":"","family":"Sayles","given":"Jesse","non-dropping-particle":"","parse-names":false,"suffix":""},{"dropping-particle":"","family":"Thompson","given":"Ross M","non-dropping-particle":"","parse-names":false,"suffix":""},{"dropping-particle":"","family":"Wood","given":"Spencer A","non-dropping-particle":"","parse-names":false,"suffix":""},{"dropping-particle":"","family":"Dee","given":"Laura E","non-dropping-particle":"","parse-names":false,"suffix":""}],"container-title":"Trends in Ecology &amp; Evolution","id":"ITEM-1","issued":{"date-parts":[["2021","12","27"]]},"page":"1-12","publisher":"Elsevier Current Trends","title":"Conceptualizing ecosystem services using social–ecological networks","type":"article-journal"},"uris":["http://www.mendeley.com/documents/?uuid=89e09053-d0fc-389f-aff6-faad9a1dc7d0"]}],"mendeley":{"formattedCitation":"(Felipe-Lucia et al., 2021)","plainTextFormattedCitation":"(Felipe-Lucia et al., 2021)"},"properties":{"noteIndex":0},"schema":"https://github.com/citation-style-language/schema/raw/master/csl-citation.json"}</w:instrText>
      </w:r>
      <w:r w:rsidR="00B55596">
        <w:rPr>
          <w:rFonts w:ascii="Arial" w:hAnsi="Arial" w:cs="Arial"/>
          <w:color w:val="000000" w:themeColor="text1"/>
          <w:sz w:val="24"/>
          <w:szCs w:val="24"/>
        </w:rPr>
        <w:fldChar w:fldCharType="separate"/>
      </w:r>
      <w:r w:rsidR="00B55596" w:rsidRPr="00B55596">
        <w:rPr>
          <w:rFonts w:ascii="Arial" w:hAnsi="Arial" w:cs="Arial"/>
          <w:noProof/>
          <w:color w:val="000000" w:themeColor="text1"/>
          <w:sz w:val="24"/>
          <w:szCs w:val="24"/>
        </w:rPr>
        <w:t>(Felipe-Lucia et al., 2021)</w:t>
      </w:r>
      <w:ins w:id="171" w:author="Fredric Windsor" w:date="2022-02-01T10:41:00Z">
        <w:r w:rsidR="00B55596">
          <w:rPr>
            <w:rFonts w:ascii="Arial" w:hAnsi="Arial" w:cs="Arial"/>
            <w:color w:val="000000" w:themeColor="text1"/>
            <w:sz w:val="24"/>
            <w:szCs w:val="24"/>
          </w:rPr>
          <w:fldChar w:fldCharType="end"/>
        </w:r>
      </w:ins>
      <w:r w:rsidR="006F47CC" w:rsidRPr="00C83A50">
        <w:rPr>
          <w:rFonts w:ascii="Arial" w:hAnsi="Arial" w:cs="Arial"/>
          <w:color w:val="000000" w:themeColor="text1"/>
          <w:sz w:val="24"/>
          <w:szCs w:val="24"/>
        </w:rPr>
        <w:t xml:space="preserve">. </w:t>
      </w:r>
      <w:r w:rsidR="008F36E0" w:rsidRPr="00C83A50">
        <w:rPr>
          <w:rFonts w:ascii="Arial" w:hAnsi="Arial" w:cs="Arial"/>
          <w:color w:val="000000" w:themeColor="text1"/>
          <w:sz w:val="24"/>
          <w:szCs w:val="24"/>
        </w:rPr>
        <w:t>The development of SE</w:t>
      </w:r>
      <w:r w:rsidR="0034459D" w:rsidRPr="00C83A50">
        <w:rPr>
          <w:rFonts w:ascii="Arial" w:hAnsi="Arial" w:cs="Arial"/>
          <w:color w:val="000000" w:themeColor="text1"/>
          <w:sz w:val="24"/>
          <w:szCs w:val="24"/>
        </w:rPr>
        <w:t xml:space="preserve">N </w:t>
      </w:r>
      <w:r w:rsidR="00AA5A4F" w:rsidRPr="00C83A50">
        <w:rPr>
          <w:rFonts w:ascii="Arial" w:hAnsi="Arial" w:cs="Arial"/>
          <w:color w:val="000000" w:themeColor="text1"/>
          <w:sz w:val="24"/>
          <w:szCs w:val="24"/>
        </w:rPr>
        <w:t xml:space="preserve">is </w:t>
      </w:r>
      <w:r w:rsidR="00262ABD" w:rsidRPr="00C83A50">
        <w:rPr>
          <w:rFonts w:ascii="Arial" w:hAnsi="Arial" w:cs="Arial"/>
          <w:color w:val="000000" w:themeColor="text1"/>
          <w:sz w:val="24"/>
          <w:szCs w:val="24"/>
        </w:rPr>
        <w:t xml:space="preserve">comprehensively reviewed in </w:t>
      </w:r>
      <w:r w:rsidR="009B15E4" w:rsidRPr="00C83A50">
        <w:rPr>
          <w:rFonts w:ascii="Arial" w:hAnsi="Arial" w:cs="Arial"/>
          <w:color w:val="000000" w:themeColor="text1"/>
          <w:sz w:val="24"/>
          <w:szCs w:val="24"/>
        </w:rPr>
        <w:fldChar w:fldCharType="begin" w:fldLock="1"/>
      </w:r>
      <w:r w:rsidR="00323F21" w:rsidRPr="00C83A50">
        <w:rPr>
          <w:rFonts w:ascii="Arial" w:hAnsi="Arial" w:cs="Arial"/>
          <w:color w:val="000000" w:themeColor="text1"/>
          <w:sz w:val="24"/>
          <w:szCs w:val="24"/>
        </w:rPr>
        <w:instrText>ADDIN CSL_CITATION {"citationItems":[{"id":"ITEM-1","itemData":{"DOI":"10.1088/1748-9326/AB2619","ISSN":"1748-9326","abstract":"Social-ecological network (SEN) concepts and tools are increasingly used in human-environment and sustainability sciences. We take stock of this budding research area to further show the strength of SEN analysis for complex human-environment settings, identify future synergies between SEN and wider human-environment research, and provide guidance about when to use different kinds of SEN approaches and models. We characterize SEN research along a spectrum specifying the degree of explicit network representation of system components and dynamics. We then systematically review one end of this spectrum, what we term 'fully articulated SEN' studies, which specifically model unique social and ecological units and relationships. Results show a larger number of papers focus on methodological advancement and applied ends. While there has been some development and testing of theories, this remains an area for future work and would help develop SENs as a unique field of research, not just a method. Authors have studied diverse systems, while mainly focusing on the problem of social-ecological fit alongside a scattering of other topics. There is strong potential, however, to engage other issues central to human-environment studies. Analyzing the simultaneous effects of multiple social, environmental, and coupled processes, change over time, and linking network structures to outcomes are also areas for future advancement. This review provides a comprehensive assessment of (fully articulated) SEN research, a necessary step that can help scholars develop comparable cases and fill research gaps.","author":[{"dropping-particle":"","family":"Sayles","given":"J S","non-dropping-particle":"","parse-names":false,"suffix":""},{"dropping-particle":"","family":"Mancilla Garcia","given":"M","non-dropping-particle":"","parse-names":false,"suffix":""},{"dropping-particle":"","family":"Hamilton","given":"M","non-dropping-particle":"","parse-names":false,"suffix":""},{"dropping-particle":"","family":"Alexander","given":"S M","non-dropping-particle":"","parse-names":false,"suffix":""},{"dropping-particle":"","family":"Baggio","given":"J A","non-dropping-particle":"","parse-names":false,"suffix":""},{"dropping-particle":"","family":"Fischer","given":"A P","non-dropping-particle":"","parse-names":false,"suffix":""},{"dropping-particle":"","family":"Ingold","given":"K","non-dropping-particle":"","parse-names":false,"suffix":""},{"dropping-particle":"","family":"Meredith","given":"G R","non-dropping-particle":"","parse-names":false,"suffix":""},{"dropping-particle":"","family":"Pittman","given":"J","non-dropping-particle":"","parse-names":false,"suffix":""}],"container-title":"Environmental Research Letters","id":"ITEM-1","issue":"9","issued":{"date-parts":[["2019","8","23"]]},"page":"093003","publisher":"IOP Publishing","title":"Social-ecological network analysis for sustainability sciences: a systematic review and innovative research agenda for the future","type":"article-journal","volume":"14"},"uris":["http://www.mendeley.com/documents/?uuid=db98cda3-f0e3-3c2f-b495-c3d87bdfeb7b"]}],"mendeley":{"formattedCitation":"(Sayles et al., 2019)","manualFormatting":"Sayles et al. (2019)","plainTextFormattedCitation":"(Sayles et al., 2019)","previouslyFormattedCitation":"(Sayles et al., 2019)"},"properties":{"noteIndex":0},"schema":"https://github.com/citation-style-language/schema/raw/master/csl-citation.json"}</w:instrText>
      </w:r>
      <w:r w:rsidR="009B15E4" w:rsidRPr="00C83A50">
        <w:rPr>
          <w:rFonts w:ascii="Arial" w:hAnsi="Arial" w:cs="Arial"/>
          <w:color w:val="000000" w:themeColor="text1"/>
          <w:sz w:val="24"/>
          <w:szCs w:val="24"/>
        </w:rPr>
        <w:fldChar w:fldCharType="separate"/>
      </w:r>
      <w:r w:rsidR="009B15E4" w:rsidRPr="00C83A50">
        <w:rPr>
          <w:rFonts w:ascii="Arial" w:hAnsi="Arial" w:cs="Arial"/>
          <w:noProof/>
          <w:color w:val="000000" w:themeColor="text1"/>
          <w:sz w:val="24"/>
          <w:szCs w:val="24"/>
        </w:rPr>
        <w:t>Sayles et al. (2019)</w:t>
      </w:r>
      <w:r w:rsidR="009B15E4" w:rsidRPr="00C83A50">
        <w:rPr>
          <w:rFonts w:ascii="Arial" w:hAnsi="Arial" w:cs="Arial"/>
          <w:color w:val="000000" w:themeColor="text1"/>
          <w:sz w:val="24"/>
          <w:szCs w:val="24"/>
        </w:rPr>
        <w:fldChar w:fldCharType="end"/>
      </w:r>
      <w:r w:rsidR="009B15E4" w:rsidRPr="00C83A50">
        <w:rPr>
          <w:rFonts w:ascii="Arial" w:hAnsi="Arial" w:cs="Arial"/>
          <w:color w:val="000000" w:themeColor="text1"/>
          <w:sz w:val="24"/>
          <w:szCs w:val="24"/>
        </w:rPr>
        <w:t xml:space="preserve">. </w:t>
      </w:r>
      <w:r w:rsidR="00A402A1" w:rsidRPr="00C83A50">
        <w:rPr>
          <w:rFonts w:ascii="Arial" w:hAnsi="Arial" w:cs="Arial"/>
          <w:color w:val="000000" w:themeColor="text1"/>
          <w:sz w:val="24"/>
          <w:szCs w:val="24"/>
        </w:rPr>
        <w:t xml:space="preserve">Briefly, </w:t>
      </w:r>
      <w:r w:rsidR="009B15E4" w:rsidRPr="00C83A50">
        <w:rPr>
          <w:rFonts w:ascii="Arial" w:hAnsi="Arial" w:cs="Arial"/>
          <w:color w:val="000000" w:themeColor="text1"/>
          <w:sz w:val="24"/>
          <w:szCs w:val="24"/>
        </w:rPr>
        <w:t xml:space="preserve">SEN includes </w:t>
      </w:r>
      <w:r w:rsidR="004F2CC9" w:rsidRPr="00C83A50">
        <w:rPr>
          <w:rFonts w:ascii="Arial" w:hAnsi="Arial" w:cs="Arial"/>
          <w:color w:val="000000" w:themeColor="text1"/>
          <w:sz w:val="24"/>
          <w:szCs w:val="24"/>
        </w:rPr>
        <w:t>a range of method</w:t>
      </w:r>
      <w:ins w:id="172" w:author="Fredric Windsor" w:date="2022-01-31T12:02:00Z">
        <w:r w:rsidR="0090123B">
          <w:rPr>
            <w:rFonts w:ascii="Arial" w:hAnsi="Arial" w:cs="Arial"/>
            <w:color w:val="000000" w:themeColor="text1"/>
            <w:sz w:val="24"/>
            <w:szCs w:val="24"/>
          </w:rPr>
          <w:t>s</w:t>
        </w:r>
      </w:ins>
      <w:r w:rsidR="0084038D" w:rsidRPr="00C83A50">
        <w:rPr>
          <w:rFonts w:ascii="Arial" w:hAnsi="Arial" w:cs="Arial"/>
          <w:color w:val="000000" w:themeColor="text1"/>
          <w:sz w:val="24"/>
          <w:szCs w:val="24"/>
        </w:rPr>
        <w:t>, including: (</w:t>
      </w:r>
      <w:proofErr w:type="spellStart"/>
      <w:r w:rsidR="0084038D" w:rsidRPr="00C83A50">
        <w:rPr>
          <w:rFonts w:ascii="Arial" w:hAnsi="Arial" w:cs="Arial"/>
          <w:color w:val="000000" w:themeColor="text1"/>
          <w:sz w:val="24"/>
          <w:szCs w:val="24"/>
        </w:rPr>
        <w:t>i</w:t>
      </w:r>
      <w:proofErr w:type="spellEnd"/>
      <w:r w:rsidR="0084038D" w:rsidRPr="00C83A50">
        <w:rPr>
          <w:rFonts w:ascii="Arial" w:hAnsi="Arial" w:cs="Arial"/>
          <w:color w:val="000000" w:themeColor="text1"/>
          <w:sz w:val="24"/>
          <w:szCs w:val="24"/>
        </w:rPr>
        <w:t>)</w:t>
      </w:r>
      <w:r w:rsidR="00612E8D" w:rsidRPr="00C83A50">
        <w:rPr>
          <w:rFonts w:ascii="Arial" w:hAnsi="Arial" w:cs="Arial"/>
          <w:color w:val="000000" w:themeColor="text1"/>
          <w:sz w:val="24"/>
          <w:szCs w:val="24"/>
        </w:rPr>
        <w:t xml:space="preserve"> “non-articulated”, having nodes with both social and ecological attributes,</w:t>
      </w:r>
      <w:r w:rsidR="0084038D" w:rsidRPr="00C83A50">
        <w:rPr>
          <w:rFonts w:ascii="Arial" w:hAnsi="Arial" w:cs="Arial"/>
          <w:color w:val="000000" w:themeColor="text1"/>
          <w:sz w:val="24"/>
          <w:szCs w:val="24"/>
        </w:rPr>
        <w:t xml:space="preserve"> (ii)</w:t>
      </w:r>
      <w:r w:rsidR="00612E8D" w:rsidRPr="00C83A50">
        <w:rPr>
          <w:rFonts w:ascii="Arial" w:hAnsi="Arial" w:cs="Arial"/>
          <w:color w:val="000000" w:themeColor="text1"/>
          <w:sz w:val="24"/>
          <w:szCs w:val="24"/>
        </w:rPr>
        <w:t xml:space="preserve"> “partially</w:t>
      </w:r>
      <w:r w:rsidR="00912299" w:rsidRPr="00C83A50">
        <w:rPr>
          <w:rFonts w:ascii="Arial" w:hAnsi="Arial" w:cs="Arial"/>
          <w:color w:val="000000" w:themeColor="text1"/>
          <w:sz w:val="24"/>
          <w:szCs w:val="24"/>
        </w:rPr>
        <w:t xml:space="preserve"> </w:t>
      </w:r>
      <w:r w:rsidR="00612E8D" w:rsidRPr="00C83A50">
        <w:rPr>
          <w:rFonts w:ascii="Arial" w:hAnsi="Arial" w:cs="Arial"/>
          <w:color w:val="000000" w:themeColor="text1"/>
          <w:sz w:val="24"/>
          <w:szCs w:val="24"/>
        </w:rPr>
        <w:t>articulated”,</w:t>
      </w:r>
      <w:r w:rsidR="00912299" w:rsidRPr="00C83A50">
        <w:rPr>
          <w:rFonts w:ascii="Arial" w:hAnsi="Arial" w:cs="Arial"/>
          <w:color w:val="000000" w:themeColor="text1"/>
          <w:sz w:val="24"/>
          <w:szCs w:val="24"/>
        </w:rPr>
        <w:t xml:space="preserve"> linking </w:t>
      </w:r>
      <w:r w:rsidR="0095777F" w:rsidRPr="00C83A50">
        <w:rPr>
          <w:rFonts w:ascii="Arial" w:hAnsi="Arial" w:cs="Arial"/>
          <w:color w:val="000000" w:themeColor="text1"/>
          <w:sz w:val="24"/>
          <w:szCs w:val="24"/>
        </w:rPr>
        <w:t>ecological to social nodes without links between social nodes,</w:t>
      </w:r>
      <w:r w:rsidR="00612E8D" w:rsidRPr="00C83A50">
        <w:rPr>
          <w:rFonts w:ascii="Arial" w:hAnsi="Arial" w:cs="Arial"/>
          <w:color w:val="000000" w:themeColor="text1"/>
          <w:sz w:val="24"/>
          <w:szCs w:val="24"/>
        </w:rPr>
        <w:t xml:space="preserve"> i.e., </w:t>
      </w:r>
      <w:r w:rsidR="00C51962" w:rsidRPr="00C83A50">
        <w:rPr>
          <w:rFonts w:ascii="Arial" w:hAnsi="Arial" w:cs="Arial"/>
          <w:color w:val="000000" w:themeColor="text1"/>
          <w:sz w:val="24"/>
          <w:szCs w:val="24"/>
        </w:rPr>
        <w:t xml:space="preserve">incorporating </w:t>
      </w:r>
      <w:r w:rsidR="00D85772" w:rsidRPr="00C83A50">
        <w:rPr>
          <w:rFonts w:ascii="Arial" w:hAnsi="Arial" w:cs="Arial"/>
          <w:color w:val="000000" w:themeColor="text1"/>
          <w:sz w:val="24"/>
          <w:szCs w:val="24"/>
        </w:rPr>
        <w:t xml:space="preserve">ecosystem services as nodes in the network </w:t>
      </w:r>
      <w:r w:rsidR="00D85772" w:rsidRPr="00C83A50">
        <w:rPr>
          <w:rFonts w:ascii="Arial" w:hAnsi="Arial" w:cs="Arial"/>
          <w:color w:val="000000" w:themeColor="text1"/>
          <w:sz w:val="24"/>
          <w:szCs w:val="24"/>
        </w:rPr>
        <w:fldChar w:fldCharType="begin" w:fldLock="1"/>
      </w:r>
      <w:r w:rsidR="009B15E4" w:rsidRPr="00C83A50">
        <w:rPr>
          <w:rFonts w:ascii="Arial" w:hAnsi="Arial" w:cs="Arial"/>
          <w:color w:val="000000" w:themeColor="text1"/>
          <w:sz w:val="24"/>
          <w:szCs w:val="24"/>
        </w:rPr>
        <w:instrText>ADDIN CSL_CITATION {"citationItems":[{"id":"ITEM-1","itemData":{"DOI":"10.1016/j.tree.2016.10.011","ISSN":"01695347","abstract":"Managing ecosystems to provide ecosystem services in the face of global change is a pressing challenge for policy and science. Predicting how alternative management actions and changing future conditions will alter services is complicated by interactions among components in ecological and socioeconomic systems. Failure to understand those interactions can lead to detrimental outcomes from management decisions. Network theory that integrates ecological and socioeconomic systems may provide a path to meeting this challenge. While network theory offers promising approaches to examine ecosystem services, few studies have identified how to operationalize networks for managing and assessing diverse ecosystem services. We propose a framework for how to use networks to assess how drivers and management actions will directly and indirectly alter ecosystem services.","author":[{"dropping-particle":"","family":"Dee","given":"Laura E.","non-dropping-particle":"","parse-names":false,"suffix":""},{"dropping-particle":"","family":"Allesina","given":"Stefano","non-dropping-particle":"","parse-names":false,"suffix":""},{"dropping-particle":"","family":"Bonn","given":"Aletta","non-dropping-particle":"","parse-names":false,"suffix":""},{"dropping-particle":"","family":"Eklöf","given":"Anna","non-dropping-particle":"","parse-names":false,"suffix":""},{"dropping-particle":"","family":"Gaines","given":"Steven D.","non-dropping-particle":"","parse-names":false,"suffix":""},{"dropping-particle":"","family":"Hines","given":"Jes","non-dropping-particle":"","parse-names":false,"suffix":""},{"dropping-particle":"","family":"Jacob","given":"Ute","non-dropping-particle":"","parse-names":false,"suffix":""},{"dropping-particle":"","family":"McDonald-Madden","given":"Eve","non-dropping-particle":"","parse-names":false,"suffix":""},{"dropping-particle":"","family":"Possingham","given":"Hugh","non-dropping-particle":"","parse-names":false,"suffix":""},{"dropping-particle":"","family":"Schröter","given":"Matthias","non-dropping-particle":"","parse-names":false,"suffix":""},{"dropping-particle":"","family":"Thompson","given":"Ross M.","non-dropping-particle":"","parse-names":false,"suffix":""}],"container-title":"Trends in Ecology and Evolution","id":"ITEM-1","issue":"2","issued":{"date-parts":[["2017","2","1"]]},"page":"118-130","publisher":"Elsevier Ltd","title":"Operationalizing Network Theory for Ecosystem Service Assessments","type":"article-journal","volume":"32"},"uris":["http://www.mendeley.com/documents/?uuid=2ab56eb7-1625-3cc3-9ca3-1a5ba77e3270"]}],"mendeley":{"formattedCitation":"(Dee et al., 2017)","manualFormatting":"(see Dee et al., 2017)","plainTextFormattedCitation":"(Dee et al., 2017)","previouslyFormattedCitation":"(Dee et al., 2017)"},"properties":{"noteIndex":0},"schema":"https://github.com/citation-style-language/schema/raw/master/csl-citation.json"}</w:instrText>
      </w:r>
      <w:r w:rsidR="00D85772" w:rsidRPr="00C83A50">
        <w:rPr>
          <w:rFonts w:ascii="Arial" w:hAnsi="Arial" w:cs="Arial"/>
          <w:color w:val="000000" w:themeColor="text1"/>
          <w:sz w:val="24"/>
          <w:szCs w:val="24"/>
        </w:rPr>
        <w:fldChar w:fldCharType="separate"/>
      </w:r>
      <w:r w:rsidR="00D85772" w:rsidRPr="00C83A50">
        <w:rPr>
          <w:rFonts w:ascii="Arial" w:hAnsi="Arial" w:cs="Arial"/>
          <w:noProof/>
          <w:color w:val="000000" w:themeColor="text1"/>
          <w:sz w:val="24"/>
          <w:szCs w:val="24"/>
        </w:rPr>
        <w:t>(see Dee et al., 2017)</w:t>
      </w:r>
      <w:r w:rsidR="00D85772" w:rsidRPr="00C83A50">
        <w:rPr>
          <w:rFonts w:ascii="Arial" w:hAnsi="Arial" w:cs="Arial"/>
          <w:color w:val="000000" w:themeColor="text1"/>
          <w:sz w:val="24"/>
          <w:szCs w:val="24"/>
        </w:rPr>
        <w:fldChar w:fldCharType="end"/>
      </w:r>
      <w:r w:rsidR="0084038D" w:rsidRPr="00C83A50">
        <w:rPr>
          <w:rFonts w:ascii="Arial" w:hAnsi="Arial" w:cs="Arial"/>
          <w:color w:val="000000" w:themeColor="text1"/>
          <w:sz w:val="24"/>
          <w:szCs w:val="24"/>
        </w:rPr>
        <w:t xml:space="preserve">; and (iii) </w:t>
      </w:r>
      <w:r w:rsidR="005367AB" w:rsidRPr="00C83A50">
        <w:rPr>
          <w:rFonts w:ascii="Arial" w:hAnsi="Arial" w:cs="Arial"/>
          <w:color w:val="000000" w:themeColor="text1"/>
          <w:sz w:val="24"/>
          <w:szCs w:val="24"/>
        </w:rPr>
        <w:t>“fully articulated”</w:t>
      </w:r>
      <w:r w:rsidR="0084038D" w:rsidRPr="00C83A50">
        <w:rPr>
          <w:rFonts w:ascii="Arial" w:hAnsi="Arial" w:cs="Arial"/>
          <w:color w:val="000000" w:themeColor="text1"/>
          <w:sz w:val="24"/>
          <w:szCs w:val="24"/>
        </w:rPr>
        <w:t xml:space="preserve">, </w:t>
      </w:r>
      <w:r w:rsidR="00A738A1" w:rsidRPr="00C83A50">
        <w:rPr>
          <w:rFonts w:ascii="Arial" w:hAnsi="Arial" w:cs="Arial"/>
          <w:color w:val="000000" w:themeColor="text1"/>
          <w:sz w:val="24"/>
          <w:szCs w:val="24"/>
        </w:rPr>
        <w:t xml:space="preserve">explicitly </w:t>
      </w:r>
      <w:r w:rsidR="0095777F" w:rsidRPr="00C83A50">
        <w:rPr>
          <w:rFonts w:ascii="Arial" w:hAnsi="Arial" w:cs="Arial"/>
          <w:color w:val="000000" w:themeColor="text1"/>
          <w:sz w:val="24"/>
          <w:szCs w:val="24"/>
        </w:rPr>
        <w:t xml:space="preserve">modelling </w:t>
      </w:r>
      <w:r w:rsidR="00A738A1" w:rsidRPr="00C83A50">
        <w:rPr>
          <w:rFonts w:ascii="Arial" w:hAnsi="Arial" w:cs="Arial"/>
          <w:color w:val="000000" w:themeColor="text1"/>
          <w:sz w:val="24"/>
          <w:szCs w:val="24"/>
        </w:rPr>
        <w:t>social and ecological units and</w:t>
      </w:r>
      <w:r w:rsidR="0095777F" w:rsidRPr="00C83A50">
        <w:rPr>
          <w:rFonts w:ascii="Arial" w:hAnsi="Arial" w:cs="Arial"/>
          <w:color w:val="000000" w:themeColor="text1"/>
          <w:sz w:val="24"/>
          <w:szCs w:val="24"/>
        </w:rPr>
        <w:t xml:space="preserve"> all of </w:t>
      </w:r>
      <w:r w:rsidR="00A738A1" w:rsidRPr="00C83A50">
        <w:rPr>
          <w:rFonts w:ascii="Arial" w:hAnsi="Arial" w:cs="Arial"/>
          <w:color w:val="000000" w:themeColor="text1"/>
          <w:sz w:val="24"/>
          <w:szCs w:val="24"/>
        </w:rPr>
        <w:t>their relationships.</w:t>
      </w:r>
      <w:r w:rsidR="006D617D" w:rsidRPr="00C83A50">
        <w:rPr>
          <w:rFonts w:ascii="Arial" w:hAnsi="Arial" w:cs="Arial"/>
          <w:color w:val="000000" w:themeColor="text1"/>
          <w:sz w:val="24"/>
          <w:szCs w:val="24"/>
        </w:rPr>
        <w:t xml:space="preserve"> </w:t>
      </w:r>
      <w:r w:rsidR="0006346A" w:rsidRPr="00C83A50">
        <w:rPr>
          <w:rFonts w:ascii="Arial" w:hAnsi="Arial" w:cs="Arial"/>
          <w:color w:val="000000" w:themeColor="text1"/>
          <w:sz w:val="24"/>
          <w:szCs w:val="24"/>
        </w:rPr>
        <w:t xml:space="preserve">Fully articulated methods have </w:t>
      </w:r>
      <w:r w:rsidR="00484483" w:rsidRPr="00C83A50">
        <w:rPr>
          <w:rFonts w:ascii="Arial" w:hAnsi="Arial" w:cs="Arial"/>
          <w:color w:val="000000" w:themeColor="text1"/>
          <w:sz w:val="24"/>
          <w:szCs w:val="24"/>
        </w:rPr>
        <w:t xml:space="preserve">been successfully applied to investigate sustainability and management </w:t>
      </w:r>
      <w:r w:rsidR="00791040" w:rsidRPr="00C83A50">
        <w:rPr>
          <w:rFonts w:ascii="Arial" w:hAnsi="Arial" w:cs="Arial"/>
          <w:color w:val="000000" w:themeColor="text1"/>
          <w:sz w:val="24"/>
          <w:szCs w:val="24"/>
        </w:rPr>
        <w:t xml:space="preserve">across </w:t>
      </w:r>
      <w:r w:rsidR="00E20DCE" w:rsidRPr="00C83A50">
        <w:rPr>
          <w:rFonts w:ascii="Arial" w:hAnsi="Arial" w:cs="Arial"/>
          <w:color w:val="000000" w:themeColor="text1"/>
          <w:sz w:val="24"/>
          <w:szCs w:val="24"/>
        </w:rPr>
        <w:t xml:space="preserve">multiple </w:t>
      </w:r>
      <w:r w:rsidR="00484483" w:rsidRPr="00C83A50">
        <w:rPr>
          <w:rFonts w:ascii="Arial" w:hAnsi="Arial" w:cs="Arial"/>
          <w:color w:val="000000" w:themeColor="text1"/>
          <w:sz w:val="24"/>
          <w:szCs w:val="24"/>
        </w:rPr>
        <w:t>ecosystems</w:t>
      </w:r>
      <w:r w:rsidR="000D2A88" w:rsidRPr="00C83A50">
        <w:rPr>
          <w:rFonts w:ascii="Arial" w:hAnsi="Arial" w:cs="Arial"/>
          <w:color w:val="000000" w:themeColor="text1"/>
          <w:sz w:val="24"/>
          <w:szCs w:val="24"/>
        </w:rPr>
        <w:t>. For example</w:t>
      </w:r>
      <w:r w:rsidR="00145D66" w:rsidRPr="00C83A50">
        <w:rPr>
          <w:rFonts w:ascii="Arial" w:hAnsi="Arial" w:cs="Arial"/>
          <w:color w:val="000000" w:themeColor="text1"/>
          <w:sz w:val="24"/>
          <w:szCs w:val="24"/>
        </w:rPr>
        <w:t>,</w:t>
      </w:r>
      <w:r w:rsidR="00323F21" w:rsidRPr="00C83A50">
        <w:rPr>
          <w:rFonts w:ascii="Arial" w:hAnsi="Arial" w:cs="Arial"/>
          <w:color w:val="000000" w:themeColor="text1"/>
          <w:sz w:val="24"/>
          <w:szCs w:val="24"/>
        </w:rPr>
        <w:t xml:space="preserve"> </w:t>
      </w:r>
      <w:r w:rsidR="0009067E" w:rsidRPr="00C83A50">
        <w:rPr>
          <w:rFonts w:ascii="Arial" w:hAnsi="Arial" w:cs="Arial"/>
          <w:color w:val="000000" w:themeColor="text1"/>
          <w:sz w:val="24"/>
          <w:szCs w:val="24"/>
        </w:rPr>
        <w:t xml:space="preserve">finding suitable methods for </w:t>
      </w:r>
      <w:r w:rsidR="00C27825" w:rsidRPr="00C83A50">
        <w:rPr>
          <w:rFonts w:ascii="Arial" w:hAnsi="Arial" w:cs="Arial"/>
          <w:color w:val="000000" w:themeColor="text1"/>
          <w:sz w:val="24"/>
          <w:szCs w:val="24"/>
        </w:rPr>
        <w:t xml:space="preserve">managing urban wetlands based on social and ecological connectivity </w:t>
      </w:r>
      <w:r w:rsidR="00323F21" w:rsidRPr="00C83A50">
        <w:rPr>
          <w:rFonts w:ascii="Arial" w:hAnsi="Arial" w:cs="Arial"/>
          <w:color w:val="000000" w:themeColor="text1"/>
          <w:sz w:val="24"/>
          <w:szCs w:val="24"/>
        </w:rPr>
        <w:fldChar w:fldCharType="begin" w:fldLock="1"/>
      </w:r>
      <w:r w:rsidR="00772BCA" w:rsidRPr="00C83A50">
        <w:rPr>
          <w:rFonts w:ascii="Arial" w:hAnsi="Arial" w:cs="Arial"/>
          <w:color w:val="000000" w:themeColor="text1"/>
          <w:sz w:val="24"/>
          <w:szCs w:val="24"/>
        </w:rPr>
        <w:instrText>ADDIN CSL_CITATION {"citationItems":[{"id":"ITEM-1","itemData":{"DOI":"10.1007/S13280-014-0605-9/FIGURES/6","ISSN":"00447447","PMID":"25576288","abstract":"Understanding how governance structures align to ecological processes in a landscape is critical for effective management of ecological resources. Ecological resources are not independent from each other, instead they are interconnected, and their well-being is often critically dependent on upholding ecological connectivity, especially in times of change and disturbances. Coordination and collaboration among managing actors, each managing their own piece of the puzzle, is therefore essentially a requirement for effective management. We present a conceptual model that includes ecological resources, managing and coordinating actors, along with an explicit representation on how all these entities are connected to each other. We apply this model to 25 municipalities that manage 408 wetlands in central Sweden. The study shows a good social and ecological alignment, however with a high prevalence for coordination through third parties. We discuss this pattern emergence, its potential implications, and examine which municipalities adopt these coordinating functions.","author":[{"dropping-particle":"","family":"Kininmonth","given":"Stuart","non-dropping-particle":"","parse-names":false,"suffix":""},{"dropping-particle":"","family":"Bergsten","given":"Arvid","non-dropping-particle":"","parse-names":false,"suffix":""},{"dropping-particle":"","family":"Bodin","given":"Örjan","non-dropping-particle":"","parse-names":false,"suffix":""}],"container-title":"Ambio","id":"ITEM-1","issue":"1","issued":{"date-parts":[["2015","1","9"]]},"page":"138-148","publisher":"Kluwer Academic Publishers","title":"Closing the collaborative gap: Aligning social and ecological connectivity for better management of interconnected wetlands","type":"article-journal","volume":"44"},"uris":["http://www.mendeley.com/documents/?uuid=7b462331-b607-3aa0-beaf-688e73cf02fb"]}],"mendeley":{"formattedCitation":"(Kininmonth et al., 2015)","plainTextFormattedCitation":"(Kininmonth et al., 2015)","previouslyFormattedCitation":"(Kininmonth et al., 2015)"},"properties":{"noteIndex":0},"schema":"https://github.com/citation-style-language/schema/raw/master/csl-citation.json"}</w:instrText>
      </w:r>
      <w:r w:rsidR="00323F21" w:rsidRPr="00C83A50">
        <w:rPr>
          <w:rFonts w:ascii="Arial" w:hAnsi="Arial" w:cs="Arial"/>
          <w:color w:val="000000" w:themeColor="text1"/>
          <w:sz w:val="24"/>
          <w:szCs w:val="24"/>
        </w:rPr>
        <w:fldChar w:fldCharType="separate"/>
      </w:r>
      <w:r w:rsidR="00323F21" w:rsidRPr="00C83A50">
        <w:rPr>
          <w:rFonts w:ascii="Arial" w:hAnsi="Arial" w:cs="Arial"/>
          <w:noProof/>
          <w:color w:val="000000" w:themeColor="text1"/>
          <w:sz w:val="24"/>
          <w:szCs w:val="24"/>
        </w:rPr>
        <w:t>(Kininmonth et al., 2015)</w:t>
      </w:r>
      <w:r w:rsidR="00323F21" w:rsidRPr="00C83A50">
        <w:rPr>
          <w:rFonts w:ascii="Arial" w:hAnsi="Arial" w:cs="Arial"/>
          <w:color w:val="000000" w:themeColor="text1"/>
          <w:sz w:val="24"/>
          <w:szCs w:val="24"/>
        </w:rPr>
        <w:fldChar w:fldCharType="end"/>
      </w:r>
      <w:r w:rsidR="00323F21" w:rsidRPr="00C83A50">
        <w:rPr>
          <w:rFonts w:ascii="Arial" w:hAnsi="Arial" w:cs="Arial"/>
          <w:color w:val="000000" w:themeColor="text1"/>
          <w:sz w:val="24"/>
          <w:szCs w:val="24"/>
        </w:rPr>
        <w:t xml:space="preserve"> and </w:t>
      </w:r>
      <w:r w:rsidR="0023131D" w:rsidRPr="00C83A50">
        <w:rPr>
          <w:rFonts w:ascii="Arial" w:hAnsi="Arial" w:cs="Arial"/>
          <w:color w:val="000000" w:themeColor="text1"/>
          <w:sz w:val="24"/>
          <w:szCs w:val="24"/>
        </w:rPr>
        <w:t>assessing scale mismatches</w:t>
      </w:r>
      <w:r w:rsidR="00D84E3B" w:rsidRPr="00C83A50">
        <w:rPr>
          <w:rFonts w:ascii="Arial" w:hAnsi="Arial" w:cs="Arial"/>
          <w:color w:val="000000" w:themeColor="text1"/>
          <w:sz w:val="24"/>
          <w:szCs w:val="24"/>
        </w:rPr>
        <w:t xml:space="preserve"> between governance and ecological systems in estuari</w:t>
      </w:r>
      <w:r w:rsidR="00A0008C" w:rsidRPr="00C83A50">
        <w:rPr>
          <w:rFonts w:ascii="Arial" w:hAnsi="Arial" w:cs="Arial"/>
          <w:color w:val="000000" w:themeColor="text1"/>
          <w:sz w:val="24"/>
          <w:szCs w:val="24"/>
        </w:rPr>
        <w:t xml:space="preserve">ne watershed restoration </w:t>
      </w:r>
      <w:r w:rsidR="00772BCA" w:rsidRPr="00C83A50">
        <w:rPr>
          <w:rFonts w:ascii="Arial" w:hAnsi="Arial" w:cs="Arial"/>
          <w:color w:val="000000" w:themeColor="text1"/>
          <w:sz w:val="24"/>
          <w:szCs w:val="24"/>
        </w:rPr>
        <w:fldChar w:fldCharType="begin" w:fldLock="1"/>
      </w:r>
      <w:r w:rsidR="00323AFC" w:rsidRPr="00C83A50">
        <w:rPr>
          <w:rFonts w:ascii="Arial" w:hAnsi="Arial" w:cs="Arial"/>
          <w:color w:val="000000" w:themeColor="text1"/>
          <w:sz w:val="24"/>
          <w:szCs w:val="24"/>
        </w:rPr>
        <w:instrText>ADDIN CSL_CITATION {"citationItems":[{"id":"ITEM-1","itemData":{"DOI":"10.1073/PNAS.1604405114/-/DCSUPPLEMENTAL","ISSN":"10916490","PMID":"28223529","abstract":"Resource management boundaries seldom align with environmental systems, which can lead to social and ecological problems. Mapping and analyzing how resource management organizations in different areas collaborate can provide vital information to help overcome such misalignment. Few quantitative approaches exist, however, to analyze social collaborations alongside environmental patterns, especially among local and regional organizations (i.e., in multilevel governance settings). This paper develops and applies such an approach using social-ecological network analysis (SENA), which considers relationships among and between social and ecological units. The framework and methods are shown using an estuary restoration case from Puget Sound, United States. Collaboration patterns and quality are analyzed among local and regional organizations working in hydrologically connected areas. These patterns are correlated with restoration practitioners' assessments of the productivity of their collaborations to inform network theories for natural resource governance. The SENA is also combined with existing ecological data to jointly consider social and ecological restoration concerns. Results show potentially problematic areas in nearshore environments, where collaboration networks measured by density (percentage of possible network connections) and productivity are weakest. Many areas also have high centralization (a few nodes hold the network together), making network cohesion dependent on key organizations. Although centralization and productivity are inversely related, no clear relationship between density and productivity is observed. This research can help practitioners to identify where governance capacity needs strengthening and jointly consider social and ecological concerns. It advances SENA by developing a multilevel approach to assess social-ecological (or social-environmental) misalignments, also known as scale mismatches.","author":[{"dropping-particle":"","family":"Sayles","given":"Jesse S.","non-dropping-particle":"","parse-names":false,"suffix":""},{"dropping-particle":"","family":"Baggio","given":"Jacopo A.","non-dropping-particle":"","parse-names":false,"suffix":""}],"container-title":"Proceedings of the National Academy of Sciences of the United States of America","id":"ITEM-1","issue":"10","issued":{"date-parts":[["2017","3","7"]]},"page":"E1776-E1785","publisher":"National Academy of Sciences","title":"Social-ecological network analysis of scale mismatches in estuary watershed restoration","type":"article-journal","volume":"114"},"uris":["http://www.mendeley.com/documents/?uuid=e3e17e80-299c-3d1c-befb-c1d11d3e018a"]}],"mendeley":{"formattedCitation":"(Sayles and Baggio, 2017)","plainTextFormattedCitation":"(Sayles and Baggio, 2017)","previouslyFormattedCitation":"(Sayles and Baggio, 2017)"},"properties":{"noteIndex":0},"schema":"https://github.com/citation-style-language/schema/raw/master/csl-citation.json"}</w:instrText>
      </w:r>
      <w:r w:rsidR="00772BCA" w:rsidRPr="00C83A50">
        <w:rPr>
          <w:rFonts w:ascii="Arial" w:hAnsi="Arial" w:cs="Arial"/>
          <w:color w:val="000000" w:themeColor="text1"/>
          <w:sz w:val="24"/>
          <w:szCs w:val="24"/>
        </w:rPr>
        <w:fldChar w:fldCharType="separate"/>
      </w:r>
      <w:r w:rsidR="00772BCA" w:rsidRPr="00C83A50">
        <w:rPr>
          <w:rFonts w:ascii="Arial" w:hAnsi="Arial" w:cs="Arial"/>
          <w:noProof/>
          <w:color w:val="000000" w:themeColor="text1"/>
          <w:sz w:val="24"/>
          <w:szCs w:val="24"/>
        </w:rPr>
        <w:t>(Sayles and Baggio, 2017)</w:t>
      </w:r>
      <w:r w:rsidR="00772BCA" w:rsidRPr="00C83A50">
        <w:rPr>
          <w:rFonts w:ascii="Arial" w:hAnsi="Arial" w:cs="Arial"/>
          <w:color w:val="000000" w:themeColor="text1"/>
          <w:sz w:val="24"/>
          <w:szCs w:val="24"/>
        </w:rPr>
        <w:fldChar w:fldCharType="end"/>
      </w:r>
      <w:r w:rsidR="0009067E" w:rsidRPr="00C83A50">
        <w:rPr>
          <w:rFonts w:ascii="Arial" w:hAnsi="Arial" w:cs="Arial"/>
          <w:color w:val="000000" w:themeColor="text1"/>
          <w:sz w:val="24"/>
          <w:szCs w:val="24"/>
        </w:rPr>
        <w:t xml:space="preserve">. There remains, however, a lack of </w:t>
      </w:r>
      <w:r w:rsidR="00323F21" w:rsidRPr="00C83A50">
        <w:rPr>
          <w:rFonts w:ascii="Arial" w:hAnsi="Arial" w:cs="Arial"/>
          <w:color w:val="000000" w:themeColor="text1"/>
          <w:sz w:val="24"/>
          <w:szCs w:val="24"/>
        </w:rPr>
        <w:t xml:space="preserve">examples of </w:t>
      </w:r>
      <w:r w:rsidR="0009067E" w:rsidRPr="00C83A50">
        <w:rPr>
          <w:rFonts w:ascii="Arial" w:hAnsi="Arial" w:cs="Arial"/>
          <w:color w:val="000000" w:themeColor="text1"/>
          <w:sz w:val="24"/>
          <w:szCs w:val="24"/>
        </w:rPr>
        <w:t xml:space="preserve">SEN </w:t>
      </w:r>
      <w:del w:id="173" w:author="Fredric Windsor" w:date="2022-02-01T10:43:00Z">
        <w:r w:rsidR="0009067E" w:rsidRPr="00C83A50" w:rsidDel="00C06F5C">
          <w:rPr>
            <w:rFonts w:ascii="Arial" w:hAnsi="Arial" w:cs="Arial"/>
            <w:color w:val="000000" w:themeColor="text1"/>
            <w:sz w:val="24"/>
            <w:szCs w:val="24"/>
          </w:rPr>
          <w:delText xml:space="preserve">studies </w:delText>
        </w:r>
      </w:del>
      <w:r w:rsidR="0009067E" w:rsidRPr="00C83A50">
        <w:rPr>
          <w:rFonts w:ascii="Arial" w:hAnsi="Arial" w:cs="Arial"/>
          <w:color w:val="000000" w:themeColor="text1"/>
          <w:sz w:val="24"/>
          <w:szCs w:val="24"/>
        </w:rPr>
        <w:t xml:space="preserve">in </w:t>
      </w:r>
      <w:proofErr w:type="spellStart"/>
      <w:r w:rsidR="00340AC3" w:rsidRPr="00C83A50">
        <w:rPr>
          <w:rFonts w:ascii="Arial" w:hAnsi="Arial" w:cs="Arial"/>
          <w:color w:val="000000" w:themeColor="text1"/>
          <w:sz w:val="24"/>
          <w:szCs w:val="24"/>
        </w:rPr>
        <w:t>agr</w:t>
      </w:r>
      <w:r w:rsidR="00791040" w:rsidRPr="00C83A50">
        <w:rPr>
          <w:rFonts w:ascii="Arial" w:hAnsi="Arial" w:cs="Arial"/>
          <w:color w:val="000000" w:themeColor="text1"/>
          <w:sz w:val="24"/>
          <w:szCs w:val="24"/>
        </w:rPr>
        <w:t>o</w:t>
      </w:r>
      <w:proofErr w:type="spellEnd"/>
      <w:r w:rsidR="00791040" w:rsidRPr="00C83A50">
        <w:rPr>
          <w:rFonts w:ascii="Arial" w:hAnsi="Arial" w:cs="Arial"/>
          <w:color w:val="000000" w:themeColor="text1"/>
          <w:sz w:val="24"/>
          <w:szCs w:val="24"/>
        </w:rPr>
        <w:t>-ecosystems</w:t>
      </w:r>
      <w:r w:rsidR="00340AC3" w:rsidRPr="00C83A50">
        <w:rPr>
          <w:rFonts w:ascii="Arial" w:hAnsi="Arial" w:cs="Arial"/>
          <w:color w:val="000000" w:themeColor="text1"/>
          <w:sz w:val="24"/>
          <w:szCs w:val="24"/>
        </w:rPr>
        <w:t>.</w:t>
      </w:r>
    </w:p>
    <w:p w14:paraId="28F4A76D" w14:textId="54BFED37" w:rsidR="00A84ADD" w:rsidRPr="00C83A50" w:rsidDel="003F399D" w:rsidRDefault="00F71F9D" w:rsidP="008D7ADF">
      <w:pPr>
        <w:spacing w:after="120" w:line="480" w:lineRule="auto"/>
        <w:rPr>
          <w:del w:id="174" w:author="Fredric Windsor" w:date="2022-02-01T10:32:00Z"/>
          <w:rFonts w:ascii="Arial" w:hAnsi="Arial" w:cs="Arial"/>
          <w:color w:val="000000" w:themeColor="text1"/>
          <w:sz w:val="24"/>
          <w:szCs w:val="24"/>
        </w:rPr>
      </w:pPr>
      <w:r w:rsidRPr="00C83A50">
        <w:rPr>
          <w:rFonts w:ascii="Arial" w:hAnsi="Arial" w:cs="Arial"/>
          <w:color w:val="000000" w:themeColor="text1"/>
          <w:sz w:val="24"/>
          <w:szCs w:val="24"/>
        </w:rPr>
        <w:lastRenderedPageBreak/>
        <w:t>D</w:t>
      </w:r>
      <w:r w:rsidR="008F2DDE" w:rsidRPr="00C83A50">
        <w:rPr>
          <w:rFonts w:ascii="Arial" w:hAnsi="Arial" w:cs="Arial"/>
          <w:color w:val="000000" w:themeColor="text1"/>
          <w:sz w:val="24"/>
          <w:szCs w:val="24"/>
        </w:rPr>
        <w:t>eveloping SEN methods</w:t>
      </w:r>
      <w:r w:rsidR="006F4908" w:rsidRPr="00C83A50">
        <w:rPr>
          <w:rFonts w:ascii="Arial" w:hAnsi="Arial" w:cs="Arial"/>
          <w:color w:val="000000" w:themeColor="text1"/>
          <w:sz w:val="24"/>
          <w:szCs w:val="24"/>
        </w:rPr>
        <w:t xml:space="preserve"> to understand and predict the social and ecological dynamics of agricultural environments</w:t>
      </w:r>
      <w:r w:rsidRPr="00C83A50">
        <w:rPr>
          <w:rFonts w:ascii="Arial" w:hAnsi="Arial" w:cs="Arial"/>
          <w:color w:val="000000" w:themeColor="text1"/>
          <w:sz w:val="24"/>
          <w:szCs w:val="24"/>
        </w:rPr>
        <w:t xml:space="preserve"> would allow for</w:t>
      </w:r>
      <w:r w:rsidR="006F4908" w:rsidRPr="00C83A50">
        <w:rPr>
          <w:rFonts w:ascii="Arial" w:hAnsi="Arial" w:cs="Arial"/>
          <w:color w:val="000000" w:themeColor="text1"/>
          <w:sz w:val="24"/>
          <w:szCs w:val="24"/>
        </w:rPr>
        <w:t xml:space="preserve"> predictions </w:t>
      </w:r>
      <w:r w:rsidRPr="00C83A50">
        <w:rPr>
          <w:rFonts w:ascii="Arial" w:hAnsi="Arial" w:cs="Arial"/>
          <w:color w:val="000000" w:themeColor="text1"/>
          <w:sz w:val="24"/>
          <w:szCs w:val="24"/>
        </w:rPr>
        <w:t>of</w:t>
      </w:r>
      <w:r w:rsidR="006F4908" w:rsidRPr="00C83A50">
        <w:rPr>
          <w:rFonts w:ascii="Arial" w:hAnsi="Arial" w:cs="Arial"/>
          <w:color w:val="000000" w:themeColor="text1"/>
          <w:sz w:val="24"/>
          <w:szCs w:val="24"/>
        </w:rPr>
        <w:t xml:space="preserve"> the success of </w:t>
      </w:r>
      <w:r w:rsidRPr="00C83A50">
        <w:rPr>
          <w:rFonts w:ascii="Arial" w:hAnsi="Arial" w:cs="Arial"/>
          <w:color w:val="000000" w:themeColor="text1"/>
          <w:sz w:val="24"/>
          <w:szCs w:val="24"/>
        </w:rPr>
        <w:t xml:space="preserve">present or future </w:t>
      </w:r>
      <w:r w:rsidR="006F4908" w:rsidRPr="00C83A50">
        <w:rPr>
          <w:rFonts w:ascii="Arial" w:hAnsi="Arial" w:cs="Arial"/>
          <w:color w:val="000000" w:themeColor="text1"/>
          <w:sz w:val="24"/>
          <w:szCs w:val="24"/>
        </w:rPr>
        <w:t>management</w:t>
      </w:r>
      <w:r w:rsidR="006E3A1C" w:rsidRPr="00C83A50">
        <w:rPr>
          <w:rFonts w:ascii="Arial" w:hAnsi="Arial" w:cs="Arial"/>
          <w:color w:val="000000" w:themeColor="text1"/>
          <w:sz w:val="24"/>
          <w:szCs w:val="24"/>
        </w:rPr>
        <w:t xml:space="preserve"> strategies</w:t>
      </w:r>
      <w:r w:rsidRPr="00C83A50">
        <w:rPr>
          <w:rFonts w:ascii="Arial" w:hAnsi="Arial" w:cs="Arial"/>
          <w:color w:val="000000" w:themeColor="text1"/>
          <w:sz w:val="24"/>
          <w:szCs w:val="24"/>
        </w:rPr>
        <w:t xml:space="preserve">. Furthermore, it would </w:t>
      </w:r>
      <w:r w:rsidR="00C87E21" w:rsidRPr="00C83A50">
        <w:rPr>
          <w:rFonts w:ascii="Arial" w:hAnsi="Arial" w:cs="Arial"/>
          <w:color w:val="000000" w:themeColor="text1"/>
          <w:sz w:val="24"/>
          <w:szCs w:val="24"/>
        </w:rPr>
        <w:t xml:space="preserve">incorporate variation generated by individual and group decision-making in both social and ecological systems. </w:t>
      </w:r>
      <w:r w:rsidR="00A84ADD" w:rsidRPr="00C83A50">
        <w:rPr>
          <w:rFonts w:ascii="Arial" w:hAnsi="Arial" w:cs="Arial"/>
          <w:color w:val="000000" w:themeColor="text1"/>
          <w:sz w:val="24"/>
          <w:szCs w:val="24"/>
        </w:rPr>
        <w:t xml:space="preserve">These methods could be adapted to </w:t>
      </w:r>
      <w:del w:id="175" w:author="Fredric Windsor" w:date="2022-01-31T12:03:00Z">
        <w:r w:rsidR="00D52D39" w:rsidRPr="00C83A50" w:rsidDel="00C915A5">
          <w:rPr>
            <w:rFonts w:ascii="Arial" w:hAnsi="Arial" w:cs="Arial"/>
            <w:color w:val="000000" w:themeColor="text1"/>
            <w:sz w:val="24"/>
            <w:szCs w:val="24"/>
          </w:rPr>
          <w:delText xml:space="preserve">provide </w:delText>
        </w:r>
      </w:del>
      <w:r w:rsidR="00D52D39" w:rsidRPr="00C83A50">
        <w:rPr>
          <w:rFonts w:ascii="Arial" w:hAnsi="Arial" w:cs="Arial"/>
          <w:color w:val="000000" w:themeColor="text1"/>
          <w:sz w:val="24"/>
          <w:szCs w:val="24"/>
        </w:rPr>
        <w:t>cover d</w:t>
      </w:r>
      <w:r w:rsidR="00A84ADD" w:rsidRPr="00C83A50">
        <w:rPr>
          <w:rFonts w:ascii="Arial" w:hAnsi="Arial" w:cs="Arial"/>
          <w:color w:val="000000" w:themeColor="text1"/>
          <w:sz w:val="24"/>
          <w:szCs w:val="24"/>
        </w:rPr>
        <w:t xml:space="preserve">ifferent ecosystems, agricultural </w:t>
      </w:r>
      <w:proofErr w:type="gramStart"/>
      <w:r w:rsidR="00A84ADD" w:rsidRPr="00C83A50">
        <w:rPr>
          <w:rFonts w:ascii="Arial" w:hAnsi="Arial" w:cs="Arial"/>
          <w:color w:val="000000" w:themeColor="text1"/>
          <w:sz w:val="24"/>
          <w:szCs w:val="24"/>
        </w:rPr>
        <w:t>environments</w:t>
      </w:r>
      <w:proofErr w:type="gramEnd"/>
      <w:r w:rsidR="00A84ADD" w:rsidRPr="00C83A50">
        <w:rPr>
          <w:rFonts w:ascii="Arial" w:hAnsi="Arial" w:cs="Arial"/>
          <w:color w:val="000000" w:themeColor="text1"/>
          <w:sz w:val="24"/>
          <w:szCs w:val="24"/>
        </w:rPr>
        <w:t xml:space="preserve"> and social systems</w:t>
      </w:r>
      <w:r w:rsidR="00D52D39" w:rsidRPr="00C83A50">
        <w:rPr>
          <w:rFonts w:ascii="Arial" w:hAnsi="Arial" w:cs="Arial"/>
          <w:color w:val="000000" w:themeColor="text1"/>
          <w:sz w:val="24"/>
          <w:szCs w:val="24"/>
        </w:rPr>
        <w:t xml:space="preserve">, providing a framework for </w:t>
      </w:r>
      <w:del w:id="176" w:author="Fredric Windsor" w:date="2022-02-01T10:44:00Z">
        <w:r w:rsidR="00D770AD" w:rsidRPr="00C83A50" w:rsidDel="00294E56">
          <w:rPr>
            <w:rFonts w:ascii="Arial" w:hAnsi="Arial" w:cs="Arial"/>
            <w:color w:val="000000" w:themeColor="text1"/>
            <w:sz w:val="24"/>
            <w:szCs w:val="24"/>
          </w:rPr>
          <w:delText xml:space="preserve">predictively </w:delText>
        </w:r>
      </w:del>
      <w:r w:rsidR="00D770AD" w:rsidRPr="00C83A50">
        <w:rPr>
          <w:rFonts w:ascii="Arial" w:hAnsi="Arial" w:cs="Arial"/>
          <w:color w:val="000000" w:themeColor="text1"/>
          <w:sz w:val="24"/>
          <w:szCs w:val="24"/>
        </w:rPr>
        <w:t xml:space="preserve">managing </w:t>
      </w:r>
      <w:proofErr w:type="spellStart"/>
      <w:r w:rsidR="00674D04" w:rsidRPr="00C83A50">
        <w:rPr>
          <w:rFonts w:ascii="Arial" w:hAnsi="Arial" w:cs="Arial"/>
          <w:color w:val="000000" w:themeColor="text1"/>
          <w:sz w:val="24"/>
          <w:szCs w:val="24"/>
        </w:rPr>
        <w:t>agro</w:t>
      </w:r>
      <w:proofErr w:type="spellEnd"/>
      <w:r w:rsidR="00674D04" w:rsidRPr="00C83A50">
        <w:rPr>
          <w:rFonts w:ascii="Arial" w:hAnsi="Arial" w:cs="Arial"/>
          <w:color w:val="000000" w:themeColor="text1"/>
          <w:sz w:val="24"/>
          <w:szCs w:val="24"/>
        </w:rPr>
        <w:t>-ecosystems across scales</w:t>
      </w:r>
      <w:r w:rsidR="00A84ADD" w:rsidRPr="00C83A50">
        <w:rPr>
          <w:rFonts w:ascii="Arial" w:hAnsi="Arial" w:cs="Arial"/>
          <w:color w:val="000000" w:themeColor="text1"/>
          <w:sz w:val="24"/>
          <w:szCs w:val="24"/>
        </w:rPr>
        <w:t>.</w:t>
      </w:r>
      <w:r w:rsidR="00D52D39" w:rsidRPr="00C83A50">
        <w:rPr>
          <w:rFonts w:ascii="Arial" w:hAnsi="Arial" w:cs="Arial"/>
          <w:color w:val="000000" w:themeColor="text1"/>
          <w:sz w:val="24"/>
          <w:szCs w:val="24"/>
        </w:rPr>
        <w:t xml:space="preserve"> </w:t>
      </w:r>
    </w:p>
    <w:p w14:paraId="12275F40" w14:textId="679AC306" w:rsidR="00B22E3E" w:rsidRPr="00C83A50" w:rsidRDefault="007F4ACF" w:rsidP="0001048A">
      <w:pPr>
        <w:spacing w:after="120" w:line="480" w:lineRule="auto"/>
        <w:rPr>
          <w:rFonts w:ascii="Arial" w:hAnsi="Arial" w:cs="Arial"/>
          <w:color w:val="000000" w:themeColor="text1"/>
          <w:sz w:val="24"/>
          <w:szCs w:val="24"/>
        </w:rPr>
      </w:pPr>
      <w:r w:rsidRPr="00C83A50">
        <w:rPr>
          <w:rFonts w:ascii="Arial" w:hAnsi="Arial" w:cs="Arial"/>
          <w:color w:val="000000" w:themeColor="text1"/>
          <w:sz w:val="24"/>
          <w:szCs w:val="24"/>
        </w:rPr>
        <w:t>P</w:t>
      </w:r>
      <w:r w:rsidR="007B7D70" w:rsidRPr="00C83A50">
        <w:rPr>
          <w:rFonts w:ascii="Arial" w:hAnsi="Arial" w:cs="Arial"/>
          <w:color w:val="000000" w:themeColor="text1"/>
          <w:sz w:val="24"/>
          <w:szCs w:val="24"/>
        </w:rPr>
        <w:t xml:space="preserve">redictions generated by </w:t>
      </w:r>
      <w:r w:rsidR="000C0572" w:rsidRPr="00C83A50">
        <w:rPr>
          <w:rFonts w:ascii="Arial" w:hAnsi="Arial" w:cs="Arial"/>
          <w:color w:val="000000" w:themeColor="text1"/>
          <w:sz w:val="24"/>
          <w:szCs w:val="24"/>
        </w:rPr>
        <w:t>SEN in agricultural systems</w:t>
      </w:r>
      <w:r w:rsidR="007B7D70" w:rsidRPr="00C83A50">
        <w:rPr>
          <w:rFonts w:ascii="Arial" w:hAnsi="Arial" w:cs="Arial"/>
          <w:color w:val="000000" w:themeColor="text1"/>
          <w:sz w:val="24"/>
          <w:szCs w:val="24"/>
        </w:rPr>
        <w:t xml:space="preserve"> would </w:t>
      </w:r>
      <w:r w:rsidR="000C0572" w:rsidRPr="00C83A50">
        <w:rPr>
          <w:rFonts w:ascii="Arial" w:hAnsi="Arial" w:cs="Arial"/>
          <w:color w:val="000000" w:themeColor="text1"/>
          <w:sz w:val="24"/>
          <w:szCs w:val="24"/>
        </w:rPr>
        <w:t>a</w:t>
      </w:r>
      <w:r w:rsidR="006E3A1C" w:rsidRPr="00C83A50">
        <w:rPr>
          <w:rFonts w:ascii="Arial" w:hAnsi="Arial" w:cs="Arial"/>
          <w:color w:val="000000" w:themeColor="text1"/>
          <w:sz w:val="24"/>
          <w:szCs w:val="24"/>
        </w:rPr>
        <w:t xml:space="preserve">llow for the design </w:t>
      </w:r>
      <w:r w:rsidR="007B7D70" w:rsidRPr="00C83A50">
        <w:rPr>
          <w:rFonts w:ascii="Arial" w:hAnsi="Arial" w:cs="Arial"/>
          <w:color w:val="000000" w:themeColor="text1"/>
          <w:sz w:val="24"/>
          <w:szCs w:val="24"/>
        </w:rPr>
        <w:t xml:space="preserve">and refinement </w:t>
      </w:r>
      <w:r w:rsidR="006E3A1C" w:rsidRPr="00C83A50">
        <w:rPr>
          <w:rFonts w:ascii="Arial" w:hAnsi="Arial" w:cs="Arial"/>
          <w:color w:val="000000" w:themeColor="text1"/>
          <w:sz w:val="24"/>
          <w:szCs w:val="24"/>
        </w:rPr>
        <w:t>of sustainable management</w:t>
      </w:r>
      <w:r w:rsidR="000738E8" w:rsidRPr="00C83A50">
        <w:rPr>
          <w:rFonts w:ascii="Arial" w:hAnsi="Arial" w:cs="Arial"/>
          <w:color w:val="000000" w:themeColor="text1"/>
          <w:sz w:val="24"/>
          <w:szCs w:val="24"/>
        </w:rPr>
        <w:t xml:space="preserve"> programmes</w:t>
      </w:r>
      <w:r w:rsidR="003348B6" w:rsidRPr="00C83A50">
        <w:rPr>
          <w:rFonts w:ascii="Arial" w:hAnsi="Arial" w:cs="Arial"/>
          <w:color w:val="000000" w:themeColor="text1"/>
          <w:sz w:val="24"/>
          <w:szCs w:val="24"/>
        </w:rPr>
        <w:t>. This would d</w:t>
      </w:r>
      <w:r w:rsidR="00B22E3E" w:rsidRPr="00C83A50">
        <w:rPr>
          <w:rFonts w:ascii="Arial" w:hAnsi="Arial" w:cs="Arial"/>
          <w:color w:val="000000" w:themeColor="text1"/>
          <w:sz w:val="24"/>
          <w:szCs w:val="24"/>
        </w:rPr>
        <w:t>rive the field forward in the pursuit of predictive methods for creating resilient agricultural systems through sustainable intensification.</w:t>
      </w:r>
    </w:p>
    <w:p w14:paraId="0919E959" w14:textId="1BA36FD9" w:rsidR="00B22E3E" w:rsidRPr="00C83A50" w:rsidRDefault="00B22E3E" w:rsidP="00C52AC4">
      <w:pPr>
        <w:pStyle w:val="ListParagraph"/>
        <w:numPr>
          <w:ilvl w:val="0"/>
          <w:numId w:val="1"/>
        </w:numPr>
        <w:spacing w:after="120" w:line="480" w:lineRule="auto"/>
        <w:rPr>
          <w:rFonts w:ascii="Arial" w:hAnsi="Arial" w:cs="Arial"/>
          <w:b/>
          <w:bCs/>
          <w:color w:val="000000" w:themeColor="text1"/>
          <w:sz w:val="24"/>
          <w:szCs w:val="24"/>
        </w:rPr>
      </w:pPr>
      <w:r w:rsidRPr="00C83A50">
        <w:rPr>
          <w:rFonts w:ascii="Arial" w:hAnsi="Arial" w:cs="Arial"/>
          <w:b/>
          <w:bCs/>
          <w:color w:val="000000" w:themeColor="text1"/>
          <w:sz w:val="24"/>
          <w:szCs w:val="24"/>
        </w:rPr>
        <w:t>Conclusions</w:t>
      </w:r>
    </w:p>
    <w:p w14:paraId="4219B181" w14:textId="08CF8046" w:rsidR="00B22E3E" w:rsidRPr="00C83A50" w:rsidDel="00BB796B" w:rsidRDefault="00B22E3E" w:rsidP="00B22E3E">
      <w:pPr>
        <w:spacing w:after="120" w:line="480" w:lineRule="auto"/>
        <w:rPr>
          <w:del w:id="177" w:author="Fredric Windsor" w:date="2022-02-01T10:45:00Z"/>
          <w:rFonts w:ascii="Arial" w:hAnsi="Arial" w:cs="Arial"/>
          <w:color w:val="000000" w:themeColor="text1"/>
          <w:sz w:val="24"/>
          <w:szCs w:val="24"/>
        </w:rPr>
      </w:pPr>
      <w:r w:rsidRPr="00C83A50">
        <w:rPr>
          <w:rFonts w:ascii="Arial" w:hAnsi="Arial" w:cs="Arial"/>
          <w:color w:val="000000" w:themeColor="text1"/>
          <w:sz w:val="24"/>
          <w:szCs w:val="24"/>
        </w:rPr>
        <w:t xml:space="preserve">Network thinking has advanced at a rapid pace over the past decade, providing enormous potential for sustainable </w:t>
      </w:r>
      <w:proofErr w:type="spellStart"/>
      <w:r w:rsidRPr="00C83A50">
        <w:rPr>
          <w:rFonts w:ascii="Arial" w:hAnsi="Arial" w:cs="Arial"/>
          <w:color w:val="000000" w:themeColor="text1"/>
          <w:sz w:val="24"/>
          <w:szCs w:val="24"/>
        </w:rPr>
        <w:t>agro</w:t>
      </w:r>
      <w:proofErr w:type="spellEnd"/>
      <w:r w:rsidR="000B4905" w:rsidRPr="00C83A50">
        <w:rPr>
          <w:rFonts w:ascii="Arial" w:hAnsi="Arial" w:cs="Arial"/>
          <w:color w:val="000000" w:themeColor="text1"/>
          <w:sz w:val="24"/>
          <w:szCs w:val="24"/>
        </w:rPr>
        <w:t>-</w:t>
      </w:r>
      <w:r w:rsidRPr="00C83A50">
        <w:rPr>
          <w:rFonts w:ascii="Arial" w:hAnsi="Arial" w:cs="Arial"/>
          <w:color w:val="000000" w:themeColor="text1"/>
          <w:sz w:val="24"/>
          <w:szCs w:val="24"/>
        </w:rPr>
        <w:t xml:space="preserve">ecosystem management. Here we have shown the utility of these techniques for constructing and analysing agricultural systems at multiple scales (Fig. 3), highlighting the recent advances that now allow for a more complete evaluation of how networks influence the ecosystem services generated by the social and ecological components, and a roadmap for how this could be applied to the agricultural environment. However, research is needed within this field (Table </w:t>
      </w:r>
      <w:r w:rsidR="0014326F" w:rsidRPr="00C83A50">
        <w:rPr>
          <w:rFonts w:ascii="Arial" w:hAnsi="Arial" w:cs="Arial"/>
          <w:color w:val="000000" w:themeColor="text1"/>
          <w:sz w:val="24"/>
          <w:szCs w:val="24"/>
        </w:rPr>
        <w:t>2</w:t>
      </w:r>
      <w:r w:rsidRPr="00C83A50">
        <w:rPr>
          <w:rFonts w:ascii="Arial" w:hAnsi="Arial" w:cs="Arial"/>
          <w:color w:val="000000" w:themeColor="text1"/>
          <w:sz w:val="24"/>
          <w:szCs w:val="24"/>
        </w:rPr>
        <w:t xml:space="preserve">), and further advances are likely to yield significant improvements in our understanding of agricultural ecosystems. Furthermore, through constructing and analysing </w:t>
      </w:r>
      <w:r w:rsidR="004A78FC" w:rsidRPr="00C83A50">
        <w:rPr>
          <w:rFonts w:ascii="Arial" w:hAnsi="Arial" w:cs="Arial"/>
          <w:color w:val="000000" w:themeColor="text1"/>
          <w:sz w:val="24"/>
          <w:szCs w:val="24"/>
        </w:rPr>
        <w:t xml:space="preserve">social and ecological </w:t>
      </w:r>
      <w:r w:rsidRPr="00C83A50">
        <w:rPr>
          <w:rFonts w:ascii="Arial" w:hAnsi="Arial" w:cs="Arial"/>
          <w:color w:val="000000" w:themeColor="text1"/>
          <w:sz w:val="24"/>
          <w:szCs w:val="24"/>
        </w:rPr>
        <w:t>networks in agricultural regions there is the potential to use this information predictively to determine the resilience of these systems to future environmental changes – something which is necessary in the face of the global water-energy-food nexus.</w:t>
      </w:r>
    </w:p>
    <w:p w14:paraId="7708583B" w14:textId="77777777" w:rsidR="00383E95" w:rsidRPr="00C83A50" w:rsidRDefault="00383E95" w:rsidP="00BB796B">
      <w:pPr>
        <w:spacing w:after="120" w:line="480" w:lineRule="auto"/>
        <w:rPr>
          <w:rFonts w:ascii="Arial" w:hAnsi="Arial" w:cs="Arial"/>
          <w:b/>
          <w:bCs/>
          <w:color w:val="000000" w:themeColor="text1"/>
          <w:sz w:val="24"/>
          <w:szCs w:val="24"/>
        </w:rPr>
        <w:pPrChange w:id="178" w:author="Fredric Windsor" w:date="2022-02-01T10:45:00Z">
          <w:pPr>
            <w:suppressLineNumbers/>
            <w:spacing w:after="120" w:line="360" w:lineRule="auto"/>
          </w:pPr>
        </w:pPrChange>
      </w:pPr>
    </w:p>
    <w:p w14:paraId="0C3315C1" w14:textId="77777777" w:rsidR="00383E95" w:rsidRPr="00C83A50" w:rsidRDefault="00383E95" w:rsidP="00C52AC4">
      <w:pPr>
        <w:suppressLineNumbers/>
        <w:spacing w:after="120" w:line="360" w:lineRule="auto"/>
        <w:rPr>
          <w:rFonts w:ascii="Arial" w:hAnsi="Arial" w:cs="Arial"/>
          <w:b/>
          <w:bCs/>
          <w:color w:val="000000" w:themeColor="text1"/>
          <w:sz w:val="24"/>
          <w:szCs w:val="24"/>
        </w:rPr>
      </w:pPr>
    </w:p>
    <w:p w14:paraId="0235B2C9" w14:textId="77777777" w:rsidR="00383E95" w:rsidRPr="00C83A50" w:rsidRDefault="00383E95" w:rsidP="00C52AC4">
      <w:pPr>
        <w:suppressLineNumbers/>
        <w:spacing w:after="120" w:line="360" w:lineRule="auto"/>
        <w:rPr>
          <w:rFonts w:ascii="Arial" w:hAnsi="Arial" w:cs="Arial"/>
          <w:b/>
          <w:bCs/>
          <w:color w:val="000000" w:themeColor="text1"/>
          <w:sz w:val="24"/>
          <w:szCs w:val="24"/>
        </w:rPr>
        <w:sectPr w:rsidR="00383E95" w:rsidRPr="00C83A50" w:rsidSect="00F3065B">
          <w:footerReference w:type="default" r:id="rId14"/>
          <w:pgSz w:w="11906" w:h="16838"/>
          <w:pgMar w:top="1440" w:right="1440" w:bottom="1440" w:left="1440" w:header="708" w:footer="708" w:gutter="0"/>
          <w:lnNumType w:countBy="1" w:restart="continuous"/>
          <w:cols w:space="708"/>
          <w:docGrid w:linePitch="360"/>
        </w:sectPr>
      </w:pPr>
    </w:p>
    <w:p w14:paraId="6EBB8836" w14:textId="183D74A0" w:rsidR="00B22E3E" w:rsidRPr="00C83A50" w:rsidRDefault="00B22E3E" w:rsidP="00C52AC4">
      <w:pPr>
        <w:suppressLineNumbers/>
        <w:spacing w:after="120" w:line="360" w:lineRule="auto"/>
        <w:rPr>
          <w:rFonts w:ascii="Arial" w:hAnsi="Arial" w:cs="Arial"/>
          <w:b/>
          <w:bCs/>
          <w:color w:val="000000" w:themeColor="text1"/>
          <w:sz w:val="24"/>
          <w:szCs w:val="24"/>
        </w:rPr>
      </w:pPr>
      <w:r w:rsidRPr="00C83A50">
        <w:rPr>
          <w:rFonts w:ascii="Arial" w:hAnsi="Arial" w:cs="Arial"/>
          <w:b/>
          <w:bCs/>
          <w:color w:val="000000" w:themeColor="text1"/>
          <w:sz w:val="24"/>
          <w:szCs w:val="24"/>
        </w:rPr>
        <w:lastRenderedPageBreak/>
        <w:t>Table 2. Major research questions, applications or challenges</w:t>
      </w:r>
      <w:ins w:id="179" w:author="Fredric Windsor" w:date="2022-01-31T12:06:00Z">
        <w:r w:rsidR="00482E35">
          <w:rPr>
            <w:rFonts w:ascii="Arial" w:hAnsi="Arial" w:cs="Arial"/>
            <w:b/>
            <w:bCs/>
            <w:color w:val="000000" w:themeColor="text1"/>
            <w:sz w:val="24"/>
            <w:szCs w:val="24"/>
          </w:rPr>
          <w:t>,</w:t>
        </w:r>
      </w:ins>
      <w:ins w:id="180" w:author="Fredric Windsor" w:date="2022-01-31T12:07:00Z">
        <w:r w:rsidR="00482E35">
          <w:rPr>
            <w:rFonts w:ascii="Arial" w:hAnsi="Arial" w:cs="Arial"/>
            <w:b/>
            <w:bCs/>
            <w:color w:val="000000" w:themeColor="text1"/>
            <w:sz w:val="24"/>
            <w:szCs w:val="24"/>
          </w:rPr>
          <w:t xml:space="preserve"> potential options for analytical methods</w:t>
        </w:r>
      </w:ins>
      <w:r w:rsidRPr="00C83A50">
        <w:rPr>
          <w:rFonts w:ascii="Arial" w:hAnsi="Arial" w:cs="Arial"/>
          <w:b/>
          <w:bCs/>
          <w:color w:val="000000" w:themeColor="text1"/>
          <w:sz w:val="24"/>
          <w:szCs w:val="24"/>
        </w:rPr>
        <w:t xml:space="preserve"> </w:t>
      </w:r>
      <w:ins w:id="181" w:author="Fredric Windsor" w:date="2022-01-31T12:03:00Z">
        <w:r w:rsidR="007059DA">
          <w:rPr>
            <w:rFonts w:ascii="Arial" w:hAnsi="Arial" w:cs="Arial"/>
            <w:b/>
            <w:bCs/>
            <w:color w:val="000000" w:themeColor="text1"/>
            <w:sz w:val="24"/>
            <w:szCs w:val="24"/>
          </w:rPr>
          <w:t>and th</w:t>
        </w:r>
        <w:r w:rsidR="00D94415">
          <w:rPr>
            <w:rFonts w:ascii="Arial" w:hAnsi="Arial" w:cs="Arial"/>
            <w:b/>
            <w:bCs/>
            <w:color w:val="000000" w:themeColor="text1"/>
            <w:sz w:val="24"/>
            <w:szCs w:val="24"/>
          </w:rPr>
          <w:t xml:space="preserve">e </w:t>
        </w:r>
      </w:ins>
      <w:ins w:id="182" w:author="Fredric Windsor" w:date="2022-01-31T12:05:00Z">
        <w:r w:rsidR="00115457">
          <w:rPr>
            <w:rFonts w:ascii="Arial" w:hAnsi="Arial" w:cs="Arial"/>
            <w:b/>
            <w:bCs/>
            <w:color w:val="000000" w:themeColor="text1"/>
            <w:sz w:val="24"/>
            <w:szCs w:val="24"/>
          </w:rPr>
          <w:t>intended</w:t>
        </w:r>
      </w:ins>
      <w:ins w:id="183" w:author="Fredric Windsor" w:date="2022-01-31T12:03:00Z">
        <w:r w:rsidR="00D94415">
          <w:rPr>
            <w:rFonts w:ascii="Arial" w:hAnsi="Arial" w:cs="Arial"/>
            <w:b/>
            <w:bCs/>
            <w:color w:val="000000" w:themeColor="text1"/>
            <w:sz w:val="24"/>
            <w:szCs w:val="24"/>
          </w:rPr>
          <w:t xml:space="preserve"> outcomes </w:t>
        </w:r>
      </w:ins>
      <w:r w:rsidRPr="00C83A50">
        <w:rPr>
          <w:rFonts w:ascii="Arial" w:hAnsi="Arial" w:cs="Arial"/>
          <w:b/>
          <w:bCs/>
          <w:color w:val="000000" w:themeColor="text1"/>
          <w:sz w:val="24"/>
          <w:szCs w:val="24"/>
        </w:rPr>
        <w:t xml:space="preserve">associated with network thinking in </w:t>
      </w:r>
      <w:proofErr w:type="spellStart"/>
      <w:r w:rsidRPr="00C83A50">
        <w:rPr>
          <w:rFonts w:ascii="Arial" w:hAnsi="Arial" w:cs="Arial"/>
          <w:b/>
          <w:bCs/>
          <w:color w:val="000000" w:themeColor="text1"/>
          <w:sz w:val="24"/>
          <w:szCs w:val="24"/>
        </w:rPr>
        <w:t>agro</w:t>
      </w:r>
      <w:proofErr w:type="spellEnd"/>
      <w:r w:rsidR="000B4905" w:rsidRPr="00C83A50">
        <w:rPr>
          <w:rFonts w:ascii="Arial" w:hAnsi="Arial" w:cs="Arial"/>
          <w:b/>
          <w:bCs/>
          <w:color w:val="000000" w:themeColor="text1"/>
          <w:sz w:val="24"/>
          <w:szCs w:val="24"/>
        </w:rPr>
        <w:t>-</w:t>
      </w:r>
      <w:r w:rsidRPr="00C83A50">
        <w:rPr>
          <w:rFonts w:ascii="Arial" w:hAnsi="Arial" w:cs="Arial"/>
          <w:b/>
          <w:bCs/>
          <w:color w:val="000000" w:themeColor="text1"/>
          <w:sz w:val="24"/>
          <w:szCs w:val="24"/>
        </w:rPr>
        <w:t>ecosystems.</w:t>
      </w:r>
    </w:p>
    <w:tbl>
      <w:tblPr>
        <w:tblW w:w="0" w:type="auto"/>
        <w:tblCellMar>
          <w:top w:w="57" w:type="dxa"/>
          <w:left w:w="57" w:type="dxa"/>
          <w:bottom w:w="57" w:type="dxa"/>
          <w:right w:w="57" w:type="dxa"/>
        </w:tblCellMar>
        <w:tblLook w:val="04A0" w:firstRow="1" w:lastRow="0" w:firstColumn="1" w:lastColumn="0" w:noHBand="0" w:noVBand="1"/>
      </w:tblPr>
      <w:tblGrid>
        <w:gridCol w:w="1550"/>
        <w:gridCol w:w="5953"/>
        <w:gridCol w:w="1985"/>
        <w:gridCol w:w="4394"/>
      </w:tblGrid>
      <w:tr w:rsidR="00C83A50" w:rsidRPr="00C83A50" w14:paraId="667BE146" w14:textId="4FAEDF7E" w:rsidTr="003F1501">
        <w:trPr>
          <w:trHeight w:val="27"/>
        </w:trPr>
        <w:tc>
          <w:tcPr>
            <w:tcW w:w="1550" w:type="dxa"/>
            <w:tcBorders>
              <w:top w:val="single" w:sz="8" w:space="0" w:color="000000"/>
              <w:left w:val="single" w:sz="8" w:space="0" w:color="000000"/>
              <w:bottom w:val="single" w:sz="8" w:space="0" w:color="000000"/>
              <w:right w:val="single" w:sz="8" w:space="0" w:color="000000"/>
            </w:tcBorders>
            <w:shd w:val="clear" w:color="auto" w:fill="808080"/>
            <w:tcMar>
              <w:top w:w="20" w:type="dxa"/>
              <w:left w:w="20" w:type="dxa"/>
              <w:bottom w:w="20" w:type="dxa"/>
              <w:right w:w="20" w:type="dxa"/>
            </w:tcMar>
            <w:hideMark/>
          </w:tcPr>
          <w:p w14:paraId="3EA2D164"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b/>
                <w:bCs/>
                <w:color w:val="000000" w:themeColor="text1"/>
                <w:sz w:val="24"/>
                <w:szCs w:val="24"/>
                <w:lang w:eastAsia="en-GB"/>
              </w:rPr>
              <w:t>Topic</w:t>
            </w:r>
          </w:p>
        </w:tc>
        <w:tc>
          <w:tcPr>
            <w:tcW w:w="5953" w:type="dxa"/>
            <w:tcBorders>
              <w:top w:val="single" w:sz="8" w:space="0" w:color="000000"/>
              <w:left w:val="single" w:sz="8" w:space="0" w:color="000000"/>
              <w:bottom w:val="single" w:sz="8" w:space="0" w:color="000000"/>
              <w:right w:val="single" w:sz="8" w:space="0" w:color="000000"/>
            </w:tcBorders>
            <w:shd w:val="clear" w:color="auto" w:fill="808080"/>
            <w:tcMar>
              <w:top w:w="20" w:type="dxa"/>
              <w:left w:w="20" w:type="dxa"/>
              <w:bottom w:w="20" w:type="dxa"/>
              <w:right w:w="20" w:type="dxa"/>
            </w:tcMar>
            <w:hideMark/>
          </w:tcPr>
          <w:p w14:paraId="0747BF20"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b/>
                <w:bCs/>
                <w:color w:val="000000" w:themeColor="text1"/>
                <w:sz w:val="24"/>
                <w:szCs w:val="24"/>
                <w:lang w:eastAsia="en-GB"/>
              </w:rPr>
              <w:t>Challenge</w:t>
            </w:r>
          </w:p>
        </w:tc>
        <w:tc>
          <w:tcPr>
            <w:tcW w:w="1985" w:type="dxa"/>
            <w:tcBorders>
              <w:top w:val="single" w:sz="8" w:space="0" w:color="000000"/>
              <w:left w:val="single" w:sz="8" w:space="0" w:color="000000"/>
              <w:bottom w:val="single" w:sz="8" w:space="0" w:color="000000"/>
              <w:right w:val="single" w:sz="8" w:space="0" w:color="000000"/>
            </w:tcBorders>
            <w:shd w:val="clear" w:color="auto" w:fill="808080"/>
          </w:tcPr>
          <w:p w14:paraId="14AE576B" w14:textId="5CF5120E" w:rsidR="00B76645" w:rsidRPr="00C83A50" w:rsidRDefault="00F6166B" w:rsidP="00931F2B">
            <w:pPr>
              <w:spacing w:after="0" w:line="240" w:lineRule="auto"/>
              <w:rPr>
                <w:rFonts w:ascii="Arial" w:eastAsia="Times New Roman" w:hAnsi="Arial" w:cs="Arial"/>
                <w:b/>
                <w:bCs/>
                <w:color w:val="000000" w:themeColor="text1"/>
                <w:sz w:val="24"/>
                <w:szCs w:val="24"/>
                <w:lang w:eastAsia="en-GB"/>
              </w:rPr>
            </w:pPr>
            <w:ins w:id="184" w:author="Fredric Windsor" w:date="2022-01-31T12:14:00Z">
              <w:r>
                <w:rPr>
                  <w:rFonts w:ascii="Arial" w:eastAsia="Times New Roman" w:hAnsi="Arial" w:cs="Arial"/>
                  <w:b/>
                  <w:bCs/>
                  <w:color w:val="000000" w:themeColor="text1"/>
                  <w:sz w:val="24"/>
                  <w:szCs w:val="24"/>
                  <w:lang w:eastAsia="en-GB"/>
                </w:rPr>
                <w:t xml:space="preserve">Potential </w:t>
              </w:r>
            </w:ins>
            <w:del w:id="185" w:author="Fredric Windsor" w:date="2022-01-31T12:14:00Z">
              <w:r w:rsidR="00B76645" w:rsidRPr="00C83A50" w:rsidDel="00F6166B">
                <w:rPr>
                  <w:rFonts w:ascii="Arial" w:eastAsia="Times New Roman" w:hAnsi="Arial" w:cs="Arial"/>
                  <w:b/>
                  <w:bCs/>
                  <w:color w:val="000000" w:themeColor="text1"/>
                  <w:sz w:val="24"/>
                  <w:szCs w:val="24"/>
                  <w:lang w:eastAsia="en-GB"/>
                </w:rPr>
                <w:delText>M</w:delText>
              </w:r>
            </w:del>
            <w:ins w:id="186" w:author="Fredric Windsor" w:date="2022-01-31T12:14:00Z">
              <w:r>
                <w:rPr>
                  <w:rFonts w:ascii="Arial" w:eastAsia="Times New Roman" w:hAnsi="Arial" w:cs="Arial"/>
                  <w:b/>
                  <w:bCs/>
                  <w:color w:val="000000" w:themeColor="text1"/>
                  <w:sz w:val="24"/>
                  <w:szCs w:val="24"/>
                  <w:lang w:eastAsia="en-GB"/>
                </w:rPr>
                <w:t>m</w:t>
              </w:r>
            </w:ins>
            <w:r w:rsidR="00B76645" w:rsidRPr="00C83A50">
              <w:rPr>
                <w:rFonts w:ascii="Arial" w:eastAsia="Times New Roman" w:hAnsi="Arial" w:cs="Arial"/>
                <w:b/>
                <w:bCs/>
                <w:color w:val="000000" w:themeColor="text1"/>
                <w:sz w:val="24"/>
                <w:szCs w:val="24"/>
                <w:lang w:eastAsia="en-GB"/>
              </w:rPr>
              <w:t>ethod</w:t>
            </w:r>
            <w:ins w:id="187" w:author="Fredric Windsor" w:date="2022-01-31T12:14:00Z">
              <w:r>
                <w:rPr>
                  <w:rFonts w:ascii="Arial" w:eastAsia="Times New Roman" w:hAnsi="Arial" w:cs="Arial"/>
                  <w:b/>
                  <w:bCs/>
                  <w:color w:val="000000" w:themeColor="text1"/>
                  <w:sz w:val="24"/>
                  <w:szCs w:val="24"/>
                  <w:lang w:eastAsia="en-GB"/>
                </w:rPr>
                <w:t>s</w:t>
              </w:r>
            </w:ins>
          </w:p>
        </w:tc>
        <w:tc>
          <w:tcPr>
            <w:tcW w:w="4394" w:type="dxa"/>
            <w:tcBorders>
              <w:top w:val="single" w:sz="8" w:space="0" w:color="000000"/>
              <w:left w:val="single" w:sz="8" w:space="0" w:color="000000"/>
              <w:bottom w:val="single" w:sz="8" w:space="0" w:color="000000"/>
              <w:right w:val="single" w:sz="8" w:space="0" w:color="000000"/>
            </w:tcBorders>
            <w:shd w:val="clear" w:color="auto" w:fill="808080"/>
          </w:tcPr>
          <w:p w14:paraId="02C0C223" w14:textId="40AFE75C" w:rsidR="00B76645" w:rsidRPr="00C83A50" w:rsidRDefault="00115457" w:rsidP="00931F2B">
            <w:pPr>
              <w:spacing w:after="0" w:line="240" w:lineRule="auto"/>
              <w:rPr>
                <w:rFonts w:ascii="Arial" w:eastAsia="Times New Roman" w:hAnsi="Arial" w:cs="Arial"/>
                <w:b/>
                <w:bCs/>
                <w:color w:val="000000" w:themeColor="text1"/>
                <w:sz w:val="24"/>
                <w:szCs w:val="24"/>
                <w:lang w:eastAsia="en-GB"/>
              </w:rPr>
            </w:pPr>
            <w:ins w:id="188" w:author="Fredric Windsor" w:date="2022-01-31T12:05:00Z">
              <w:r>
                <w:rPr>
                  <w:rFonts w:ascii="Arial" w:eastAsia="Times New Roman" w:hAnsi="Arial" w:cs="Arial"/>
                  <w:b/>
                  <w:bCs/>
                  <w:color w:val="000000" w:themeColor="text1"/>
                  <w:sz w:val="24"/>
                  <w:szCs w:val="24"/>
                  <w:lang w:eastAsia="en-GB"/>
                </w:rPr>
                <w:t xml:space="preserve">Intended </w:t>
              </w:r>
            </w:ins>
            <w:del w:id="189" w:author="Fredric Windsor" w:date="2022-01-31T12:05:00Z">
              <w:r w:rsidR="007B5D87" w:rsidRPr="00C83A50" w:rsidDel="00115457">
                <w:rPr>
                  <w:rFonts w:ascii="Arial" w:eastAsia="Times New Roman" w:hAnsi="Arial" w:cs="Arial"/>
                  <w:b/>
                  <w:bCs/>
                  <w:color w:val="000000" w:themeColor="text1"/>
                  <w:sz w:val="24"/>
                  <w:szCs w:val="24"/>
                  <w:lang w:eastAsia="en-GB"/>
                </w:rPr>
                <w:delText>O</w:delText>
              </w:r>
            </w:del>
            <w:ins w:id="190" w:author="Fredric Windsor" w:date="2022-01-31T12:05:00Z">
              <w:r>
                <w:rPr>
                  <w:rFonts w:ascii="Arial" w:eastAsia="Times New Roman" w:hAnsi="Arial" w:cs="Arial"/>
                  <w:b/>
                  <w:bCs/>
                  <w:color w:val="000000" w:themeColor="text1"/>
                  <w:sz w:val="24"/>
                  <w:szCs w:val="24"/>
                  <w:lang w:eastAsia="en-GB"/>
                </w:rPr>
                <w:t>o</w:t>
              </w:r>
            </w:ins>
            <w:r w:rsidR="007B5D87" w:rsidRPr="00C83A50">
              <w:rPr>
                <w:rFonts w:ascii="Arial" w:eastAsia="Times New Roman" w:hAnsi="Arial" w:cs="Arial"/>
                <w:b/>
                <w:bCs/>
                <w:color w:val="000000" w:themeColor="text1"/>
                <w:sz w:val="24"/>
                <w:szCs w:val="24"/>
                <w:lang w:eastAsia="en-GB"/>
              </w:rPr>
              <w:t>utcome</w:t>
            </w:r>
          </w:p>
        </w:tc>
      </w:tr>
      <w:tr w:rsidR="00C83A50" w:rsidRPr="00C83A50" w14:paraId="0E6383E2" w14:textId="0B456D34" w:rsidTr="003F1501">
        <w:trPr>
          <w:trHeight w:val="547"/>
        </w:trPr>
        <w:tc>
          <w:tcPr>
            <w:tcW w:w="1550" w:type="dxa"/>
            <w:vMerge w:val="restart"/>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97E328A"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Ecosystem functioning and services</w:t>
            </w: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965B87E"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Linking above- and below-ground ecological networks and biogeochemical fluxes/processes</w:t>
            </w:r>
          </w:p>
        </w:tc>
        <w:tc>
          <w:tcPr>
            <w:tcW w:w="1985" w:type="dxa"/>
            <w:tcBorders>
              <w:top w:val="single" w:sz="8" w:space="0" w:color="000000"/>
              <w:left w:val="single" w:sz="8" w:space="0" w:color="000000"/>
              <w:bottom w:val="single" w:sz="8" w:space="0" w:color="000000"/>
              <w:right w:val="single" w:sz="8" w:space="0" w:color="000000"/>
            </w:tcBorders>
          </w:tcPr>
          <w:p w14:paraId="2920BC6A" w14:textId="73E94983" w:rsidR="00B76645" w:rsidRPr="00C83A50" w:rsidRDefault="004F4DFB"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DNA-</w:t>
            </w:r>
            <w:r w:rsidR="004137DD" w:rsidRPr="00C83A50">
              <w:rPr>
                <w:rFonts w:ascii="Arial" w:eastAsia="Times New Roman" w:hAnsi="Arial" w:cs="Arial"/>
                <w:color w:val="000000" w:themeColor="text1"/>
                <w:sz w:val="24"/>
                <w:szCs w:val="24"/>
                <w:lang w:eastAsia="en-GB"/>
              </w:rPr>
              <w:t>based multilayer networks</w:t>
            </w:r>
          </w:p>
        </w:tc>
        <w:tc>
          <w:tcPr>
            <w:tcW w:w="4394" w:type="dxa"/>
            <w:tcBorders>
              <w:top w:val="single" w:sz="8" w:space="0" w:color="000000"/>
              <w:left w:val="single" w:sz="8" w:space="0" w:color="000000"/>
              <w:bottom w:val="single" w:sz="8" w:space="0" w:color="000000"/>
              <w:right w:val="single" w:sz="8" w:space="0" w:color="000000"/>
            </w:tcBorders>
          </w:tcPr>
          <w:p w14:paraId="017B1A84" w14:textId="66298411" w:rsidR="00B76645" w:rsidRPr="00C83A50" w:rsidRDefault="007B5D87"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 xml:space="preserve">Mechanistic </w:t>
            </w:r>
            <w:r w:rsidR="00A56AD7" w:rsidRPr="00C83A50">
              <w:rPr>
                <w:rFonts w:ascii="Arial" w:eastAsia="Times New Roman" w:hAnsi="Arial" w:cs="Arial"/>
                <w:color w:val="000000" w:themeColor="text1"/>
                <w:sz w:val="24"/>
                <w:szCs w:val="24"/>
                <w:lang w:eastAsia="en-GB"/>
              </w:rPr>
              <w:t xml:space="preserve">knowledge of </w:t>
            </w:r>
            <w:r w:rsidR="00FA1137" w:rsidRPr="00C83A50">
              <w:rPr>
                <w:rFonts w:ascii="Arial" w:eastAsia="Times New Roman" w:hAnsi="Arial" w:cs="Arial"/>
                <w:color w:val="000000" w:themeColor="text1"/>
                <w:sz w:val="24"/>
                <w:szCs w:val="24"/>
                <w:lang w:eastAsia="en-GB"/>
              </w:rPr>
              <w:t xml:space="preserve">relationships between species interactions and </w:t>
            </w:r>
            <w:r w:rsidR="003F1501" w:rsidRPr="00C83A50">
              <w:rPr>
                <w:rFonts w:ascii="Arial" w:eastAsia="Times New Roman" w:hAnsi="Arial" w:cs="Arial"/>
                <w:color w:val="000000" w:themeColor="text1"/>
                <w:sz w:val="24"/>
                <w:szCs w:val="24"/>
                <w:lang w:eastAsia="en-GB"/>
              </w:rPr>
              <w:t>biogeochemistry in crop systems</w:t>
            </w:r>
          </w:p>
        </w:tc>
      </w:tr>
      <w:tr w:rsidR="00C83A50" w:rsidRPr="00C83A50" w14:paraId="3B3EFB16" w14:textId="3CD5546B" w:rsidTr="00D16E39">
        <w:trPr>
          <w:trHeight w:val="60"/>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1AC71ADE"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35E7F1A" w14:textId="68E4333B"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 xml:space="preserve">Understanding the effects of </w:t>
            </w:r>
            <w:r w:rsidR="003F1501" w:rsidRPr="00C83A50">
              <w:rPr>
                <w:rFonts w:ascii="Arial" w:eastAsia="Times New Roman" w:hAnsi="Arial" w:cs="Arial"/>
                <w:color w:val="000000" w:themeColor="text1"/>
                <w:sz w:val="24"/>
                <w:szCs w:val="24"/>
                <w:lang w:eastAsia="en-GB"/>
              </w:rPr>
              <w:t>non</w:t>
            </w:r>
            <w:r w:rsidRPr="00C83A50">
              <w:rPr>
                <w:rFonts w:ascii="Arial" w:eastAsia="Times New Roman" w:hAnsi="Arial" w:cs="Arial"/>
                <w:color w:val="000000" w:themeColor="text1"/>
                <w:sz w:val="24"/>
                <w:szCs w:val="24"/>
                <w:lang w:eastAsia="en-GB"/>
              </w:rPr>
              <w:t>-crop habitats on crops and associated networks (and vice versa)</w:t>
            </w:r>
          </w:p>
        </w:tc>
        <w:tc>
          <w:tcPr>
            <w:tcW w:w="1985" w:type="dxa"/>
            <w:tcBorders>
              <w:top w:val="single" w:sz="8" w:space="0" w:color="000000"/>
              <w:left w:val="single" w:sz="8" w:space="0" w:color="000000"/>
              <w:bottom w:val="single" w:sz="8" w:space="0" w:color="000000"/>
              <w:right w:val="single" w:sz="8" w:space="0" w:color="000000"/>
            </w:tcBorders>
          </w:tcPr>
          <w:p w14:paraId="295E3165" w14:textId="2E07C0D8" w:rsidR="00B76645" w:rsidRPr="00C83A50" w:rsidRDefault="004137DD"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Meta-networks</w:t>
            </w:r>
            <w:r w:rsidR="00981F3A" w:rsidRPr="00C83A50">
              <w:rPr>
                <w:rFonts w:ascii="Arial" w:eastAsia="Times New Roman" w:hAnsi="Arial" w:cs="Arial"/>
                <w:color w:val="000000" w:themeColor="text1"/>
                <w:sz w:val="24"/>
                <w:szCs w:val="24"/>
                <w:lang w:eastAsia="en-GB"/>
              </w:rPr>
              <w:t xml:space="preserve"> (linking crop and non-crop habitats)</w:t>
            </w:r>
          </w:p>
        </w:tc>
        <w:tc>
          <w:tcPr>
            <w:tcW w:w="4394" w:type="dxa"/>
            <w:tcBorders>
              <w:top w:val="single" w:sz="8" w:space="0" w:color="000000"/>
              <w:left w:val="single" w:sz="8" w:space="0" w:color="000000"/>
              <w:bottom w:val="single" w:sz="8" w:space="0" w:color="000000"/>
              <w:right w:val="single" w:sz="8" w:space="0" w:color="000000"/>
            </w:tcBorders>
          </w:tcPr>
          <w:p w14:paraId="5F145626" w14:textId="19866A52" w:rsidR="00B76645" w:rsidRPr="00C83A50" w:rsidRDefault="002F4C27"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 xml:space="preserve">Improved non-crop management strategies </w:t>
            </w:r>
          </w:p>
        </w:tc>
      </w:tr>
      <w:tr w:rsidR="00C83A50" w:rsidRPr="00C83A50" w14:paraId="51076224" w14:textId="78F23057" w:rsidTr="00D16E39">
        <w:trPr>
          <w:trHeight w:val="20"/>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7A335162"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DC60701"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Quantifying trade-offs in ecosystems service provision resulting from management strategies</w:t>
            </w:r>
          </w:p>
        </w:tc>
        <w:tc>
          <w:tcPr>
            <w:tcW w:w="1985" w:type="dxa"/>
            <w:tcBorders>
              <w:top w:val="single" w:sz="8" w:space="0" w:color="000000"/>
              <w:left w:val="single" w:sz="8" w:space="0" w:color="000000"/>
              <w:bottom w:val="single" w:sz="8" w:space="0" w:color="000000"/>
              <w:right w:val="single" w:sz="8" w:space="0" w:color="000000"/>
            </w:tcBorders>
          </w:tcPr>
          <w:p w14:paraId="76EE8A09" w14:textId="55ABC90E" w:rsidR="00B76645" w:rsidRPr="00C83A50" w:rsidRDefault="00103BC4"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Machine learning algorithms</w:t>
            </w:r>
          </w:p>
        </w:tc>
        <w:tc>
          <w:tcPr>
            <w:tcW w:w="4394" w:type="dxa"/>
            <w:tcBorders>
              <w:top w:val="single" w:sz="8" w:space="0" w:color="000000"/>
              <w:left w:val="single" w:sz="8" w:space="0" w:color="000000"/>
              <w:bottom w:val="single" w:sz="8" w:space="0" w:color="000000"/>
              <w:right w:val="single" w:sz="8" w:space="0" w:color="000000"/>
            </w:tcBorders>
          </w:tcPr>
          <w:p w14:paraId="7E3576BB" w14:textId="1D747EAB" w:rsidR="00B76645" w:rsidRPr="00C83A50" w:rsidRDefault="00A36DBA"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M</w:t>
            </w:r>
            <w:r w:rsidR="00B6567C" w:rsidRPr="00C83A50">
              <w:rPr>
                <w:rFonts w:ascii="Arial" w:eastAsia="Times New Roman" w:hAnsi="Arial" w:cs="Arial"/>
                <w:color w:val="000000" w:themeColor="text1"/>
                <w:sz w:val="24"/>
                <w:szCs w:val="24"/>
                <w:lang w:eastAsia="en-GB"/>
              </w:rPr>
              <w:t>anagement strategies that maximise the provision of ecosystem services whilst minimising disservices</w:t>
            </w:r>
          </w:p>
        </w:tc>
      </w:tr>
      <w:tr w:rsidR="00C83A50" w:rsidRPr="00C83A50" w14:paraId="6C93E47F" w14:textId="3C533062" w:rsidTr="00D16E39">
        <w:trPr>
          <w:trHeight w:val="20"/>
        </w:trPr>
        <w:tc>
          <w:tcPr>
            <w:tcW w:w="1550" w:type="dxa"/>
            <w:vMerge w:val="restart"/>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34CE26F"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Resilience and risk management</w:t>
            </w: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797909E"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Determining the robustness and resilience of global agricultural trade networks</w:t>
            </w:r>
          </w:p>
        </w:tc>
        <w:tc>
          <w:tcPr>
            <w:tcW w:w="1985" w:type="dxa"/>
            <w:tcBorders>
              <w:top w:val="single" w:sz="8" w:space="0" w:color="000000"/>
              <w:left w:val="single" w:sz="8" w:space="0" w:color="000000"/>
              <w:bottom w:val="single" w:sz="8" w:space="0" w:color="000000"/>
              <w:right w:val="single" w:sz="8" w:space="0" w:color="000000"/>
            </w:tcBorders>
          </w:tcPr>
          <w:p w14:paraId="74A709E9" w14:textId="1058E39E" w:rsidR="00B76645" w:rsidRPr="00C83A50" w:rsidRDefault="001D5261"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Robustness analysis</w:t>
            </w:r>
          </w:p>
        </w:tc>
        <w:tc>
          <w:tcPr>
            <w:tcW w:w="4394" w:type="dxa"/>
            <w:tcBorders>
              <w:top w:val="single" w:sz="8" w:space="0" w:color="000000"/>
              <w:left w:val="single" w:sz="8" w:space="0" w:color="000000"/>
              <w:bottom w:val="single" w:sz="8" w:space="0" w:color="000000"/>
              <w:right w:val="single" w:sz="8" w:space="0" w:color="000000"/>
            </w:tcBorders>
          </w:tcPr>
          <w:p w14:paraId="5E73F086" w14:textId="4B071A02" w:rsidR="00B76645" w:rsidRPr="00C83A50" w:rsidRDefault="00A36DBA"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A</w:t>
            </w:r>
            <w:r w:rsidR="001D5261" w:rsidRPr="00C83A50">
              <w:rPr>
                <w:rFonts w:ascii="Arial" w:eastAsia="Times New Roman" w:hAnsi="Arial" w:cs="Arial"/>
                <w:color w:val="000000" w:themeColor="text1"/>
                <w:sz w:val="24"/>
                <w:szCs w:val="24"/>
                <w:lang w:eastAsia="en-GB"/>
              </w:rPr>
              <w:t xml:space="preserve">reas of vulnerability in global trade and methods of </w:t>
            </w:r>
            <w:r w:rsidR="00483FCE" w:rsidRPr="00C83A50">
              <w:rPr>
                <w:rFonts w:ascii="Arial" w:eastAsia="Times New Roman" w:hAnsi="Arial" w:cs="Arial"/>
                <w:color w:val="000000" w:themeColor="text1"/>
                <w:sz w:val="24"/>
                <w:szCs w:val="24"/>
                <w:lang w:eastAsia="en-GB"/>
              </w:rPr>
              <w:t>creating more resilient global crop trade systems</w:t>
            </w:r>
          </w:p>
        </w:tc>
      </w:tr>
      <w:tr w:rsidR="00C83A50" w:rsidRPr="00C83A50" w14:paraId="00456B8F" w14:textId="24FB1AAE" w:rsidTr="00D16E39">
        <w:trPr>
          <w:trHeight w:val="20"/>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00B1D9F2"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202CB7E" w14:textId="57C81ECE"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 xml:space="preserve">Describing knowledge transfer between agricultural actors and understanding effects on </w:t>
            </w:r>
            <w:proofErr w:type="spellStart"/>
            <w:r w:rsidRPr="00C83A50">
              <w:rPr>
                <w:rFonts w:ascii="Arial" w:eastAsia="Times New Roman" w:hAnsi="Arial" w:cs="Arial"/>
                <w:color w:val="000000" w:themeColor="text1"/>
                <w:sz w:val="24"/>
                <w:szCs w:val="24"/>
                <w:lang w:eastAsia="en-GB"/>
              </w:rPr>
              <w:t>agro</w:t>
            </w:r>
            <w:proofErr w:type="spellEnd"/>
            <w:r w:rsidRPr="00C83A50">
              <w:rPr>
                <w:rFonts w:ascii="Arial" w:eastAsia="Times New Roman" w:hAnsi="Arial" w:cs="Arial"/>
                <w:color w:val="000000" w:themeColor="text1"/>
                <w:sz w:val="24"/>
                <w:szCs w:val="24"/>
                <w:lang w:eastAsia="en-GB"/>
              </w:rPr>
              <w:t>-ecosystems</w:t>
            </w:r>
          </w:p>
        </w:tc>
        <w:tc>
          <w:tcPr>
            <w:tcW w:w="1985" w:type="dxa"/>
            <w:tcBorders>
              <w:top w:val="single" w:sz="8" w:space="0" w:color="000000"/>
              <w:left w:val="single" w:sz="8" w:space="0" w:color="000000"/>
              <w:bottom w:val="single" w:sz="8" w:space="0" w:color="000000"/>
              <w:right w:val="single" w:sz="8" w:space="0" w:color="000000"/>
            </w:tcBorders>
          </w:tcPr>
          <w:p w14:paraId="0F11B80B" w14:textId="22ACEE5B" w:rsidR="00B76645" w:rsidRPr="00C83A50" w:rsidRDefault="00483FCE"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Socio-ecological models</w:t>
            </w:r>
          </w:p>
        </w:tc>
        <w:tc>
          <w:tcPr>
            <w:tcW w:w="4394" w:type="dxa"/>
            <w:tcBorders>
              <w:top w:val="single" w:sz="8" w:space="0" w:color="000000"/>
              <w:left w:val="single" w:sz="8" w:space="0" w:color="000000"/>
              <w:bottom w:val="single" w:sz="8" w:space="0" w:color="000000"/>
              <w:right w:val="single" w:sz="8" w:space="0" w:color="000000"/>
            </w:tcBorders>
          </w:tcPr>
          <w:p w14:paraId="503B4E0A" w14:textId="493E79CE" w:rsidR="00B76645" w:rsidRPr="00C83A50" w:rsidRDefault="00A36DBA"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An u</w:t>
            </w:r>
            <w:r w:rsidR="006E504C" w:rsidRPr="00C83A50">
              <w:rPr>
                <w:rFonts w:ascii="Arial" w:eastAsia="Times New Roman" w:hAnsi="Arial" w:cs="Arial"/>
                <w:color w:val="000000" w:themeColor="text1"/>
                <w:sz w:val="24"/>
                <w:szCs w:val="24"/>
                <w:lang w:eastAsia="en-GB"/>
              </w:rPr>
              <w:t>nderstand</w:t>
            </w:r>
            <w:r w:rsidRPr="00C83A50">
              <w:rPr>
                <w:rFonts w:ascii="Arial" w:eastAsia="Times New Roman" w:hAnsi="Arial" w:cs="Arial"/>
                <w:color w:val="000000" w:themeColor="text1"/>
                <w:sz w:val="24"/>
                <w:szCs w:val="24"/>
                <w:lang w:eastAsia="en-GB"/>
              </w:rPr>
              <w:t>ing of the</w:t>
            </w:r>
            <w:r w:rsidR="006E504C" w:rsidRPr="00C83A50">
              <w:rPr>
                <w:rFonts w:ascii="Arial" w:eastAsia="Times New Roman" w:hAnsi="Arial" w:cs="Arial"/>
                <w:color w:val="000000" w:themeColor="text1"/>
                <w:sz w:val="24"/>
                <w:szCs w:val="24"/>
                <w:lang w:eastAsia="en-GB"/>
              </w:rPr>
              <w:t xml:space="preserve"> wide range of knock-on social and ecological effects of management decisions</w:t>
            </w:r>
            <w:r w:rsidR="00C87710" w:rsidRPr="00C83A50">
              <w:rPr>
                <w:rFonts w:ascii="Arial" w:eastAsia="Times New Roman" w:hAnsi="Arial" w:cs="Arial"/>
                <w:color w:val="000000" w:themeColor="text1"/>
                <w:sz w:val="24"/>
                <w:szCs w:val="24"/>
                <w:lang w:eastAsia="en-GB"/>
              </w:rPr>
              <w:t xml:space="preserve"> and strategies</w:t>
            </w:r>
          </w:p>
        </w:tc>
      </w:tr>
      <w:tr w:rsidR="00C83A50" w:rsidRPr="00C83A50" w14:paraId="5BE4A78E" w14:textId="50A420D3" w:rsidTr="000F0506">
        <w:trPr>
          <w:trHeight w:val="20"/>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023BF02B"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0796356"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Evaluating how management at the landscape scale can reduce risk and increase resilience for individuals</w:t>
            </w:r>
          </w:p>
        </w:tc>
        <w:tc>
          <w:tcPr>
            <w:tcW w:w="1985" w:type="dxa"/>
            <w:tcBorders>
              <w:top w:val="single" w:sz="8" w:space="0" w:color="000000"/>
              <w:left w:val="single" w:sz="8" w:space="0" w:color="000000"/>
              <w:bottom w:val="single" w:sz="8" w:space="0" w:color="000000"/>
              <w:right w:val="single" w:sz="8" w:space="0" w:color="000000"/>
            </w:tcBorders>
          </w:tcPr>
          <w:p w14:paraId="7D134BF9" w14:textId="05B9A4D8" w:rsidR="00B76645" w:rsidRPr="00C83A50" w:rsidRDefault="00C65C6C"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Meta-networks</w:t>
            </w:r>
            <w:r w:rsidR="00981F3A" w:rsidRPr="00C83A50">
              <w:rPr>
                <w:rFonts w:ascii="Arial" w:eastAsia="Times New Roman" w:hAnsi="Arial" w:cs="Arial"/>
                <w:color w:val="000000" w:themeColor="text1"/>
                <w:sz w:val="24"/>
                <w:szCs w:val="24"/>
                <w:lang w:eastAsia="en-GB"/>
              </w:rPr>
              <w:t xml:space="preserve"> (linking sites across the landscape)</w:t>
            </w:r>
          </w:p>
        </w:tc>
        <w:tc>
          <w:tcPr>
            <w:tcW w:w="4394" w:type="dxa"/>
            <w:tcBorders>
              <w:top w:val="single" w:sz="8" w:space="0" w:color="000000"/>
              <w:left w:val="single" w:sz="8" w:space="0" w:color="000000"/>
              <w:bottom w:val="single" w:sz="8" w:space="0" w:color="000000"/>
              <w:right w:val="single" w:sz="8" w:space="0" w:color="000000"/>
            </w:tcBorders>
          </w:tcPr>
          <w:p w14:paraId="438C2A8D" w14:textId="73CD7B31" w:rsidR="00B76645" w:rsidRPr="00C83A50" w:rsidRDefault="00C65C6C"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L</w:t>
            </w:r>
            <w:r w:rsidR="00C87710" w:rsidRPr="00C83A50">
              <w:rPr>
                <w:rFonts w:ascii="Arial" w:eastAsia="Times New Roman" w:hAnsi="Arial" w:cs="Arial"/>
                <w:color w:val="000000" w:themeColor="text1"/>
                <w:sz w:val="24"/>
                <w:szCs w:val="24"/>
                <w:lang w:eastAsia="en-GB"/>
              </w:rPr>
              <w:t>andscape scale management strategies that account for spa</w:t>
            </w:r>
            <w:r w:rsidRPr="00C83A50">
              <w:rPr>
                <w:rFonts w:ascii="Arial" w:eastAsia="Times New Roman" w:hAnsi="Arial" w:cs="Arial"/>
                <w:color w:val="000000" w:themeColor="text1"/>
                <w:sz w:val="24"/>
                <w:szCs w:val="24"/>
                <w:lang w:eastAsia="en-GB"/>
              </w:rPr>
              <w:t>tial ecological processes</w:t>
            </w:r>
          </w:p>
        </w:tc>
      </w:tr>
      <w:tr w:rsidR="00C83A50" w:rsidRPr="00C83A50" w14:paraId="58A6E80E" w14:textId="4DBDA714" w:rsidTr="000F0506">
        <w:trPr>
          <w:trHeight w:val="302"/>
        </w:trPr>
        <w:tc>
          <w:tcPr>
            <w:tcW w:w="1550" w:type="dxa"/>
            <w:vMerge w:val="restart"/>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DFCDDE1"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lastRenderedPageBreak/>
              <w:t>Restoration</w:t>
            </w: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8D90524" w14:textId="74C8E90B"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 xml:space="preserve">Identifying sets of species (or functional traits) to </w:t>
            </w:r>
            <w:del w:id="191" w:author="Fredric Windsor" w:date="2022-01-29T16:14:00Z">
              <w:r w:rsidRPr="00C83A50" w:rsidDel="004A0EBE">
                <w:rPr>
                  <w:rFonts w:ascii="Arial" w:eastAsia="Times New Roman" w:hAnsi="Arial" w:cs="Arial"/>
                  <w:color w:val="000000" w:themeColor="text1"/>
                  <w:sz w:val="24"/>
                  <w:szCs w:val="24"/>
                  <w:lang w:eastAsia="en-GB"/>
                </w:rPr>
                <w:delText xml:space="preserve">optimize </w:delText>
              </w:r>
            </w:del>
            <w:ins w:id="192" w:author="Fredric Windsor" w:date="2022-01-29T16:14:00Z">
              <w:r w:rsidR="004A0EBE" w:rsidRPr="00C83A50">
                <w:rPr>
                  <w:rFonts w:ascii="Arial" w:eastAsia="Times New Roman" w:hAnsi="Arial" w:cs="Arial"/>
                  <w:color w:val="000000" w:themeColor="text1"/>
                  <w:sz w:val="24"/>
                  <w:szCs w:val="24"/>
                  <w:lang w:eastAsia="en-GB"/>
                </w:rPr>
                <w:t>optimi</w:t>
              </w:r>
              <w:r w:rsidR="004A0EBE">
                <w:rPr>
                  <w:rFonts w:ascii="Arial" w:eastAsia="Times New Roman" w:hAnsi="Arial" w:cs="Arial"/>
                  <w:color w:val="000000" w:themeColor="text1"/>
                  <w:sz w:val="24"/>
                  <w:szCs w:val="24"/>
                  <w:lang w:eastAsia="en-GB"/>
                </w:rPr>
                <w:t>s</w:t>
              </w:r>
              <w:r w:rsidR="004A0EBE" w:rsidRPr="00C83A50">
                <w:rPr>
                  <w:rFonts w:ascii="Arial" w:eastAsia="Times New Roman" w:hAnsi="Arial" w:cs="Arial"/>
                  <w:color w:val="000000" w:themeColor="text1"/>
                  <w:sz w:val="24"/>
                  <w:szCs w:val="24"/>
                  <w:lang w:eastAsia="en-GB"/>
                </w:rPr>
                <w:t xml:space="preserve">e </w:t>
              </w:r>
            </w:ins>
            <w:r w:rsidRPr="00C83A50">
              <w:rPr>
                <w:rFonts w:ascii="Arial" w:eastAsia="Times New Roman" w:hAnsi="Arial" w:cs="Arial"/>
                <w:color w:val="000000" w:themeColor="text1"/>
                <w:sz w:val="24"/>
                <w:szCs w:val="24"/>
                <w:lang w:eastAsia="en-GB"/>
              </w:rPr>
              <w:t>the restoration of ecosystem processes and services in farmlands</w:t>
            </w:r>
          </w:p>
        </w:tc>
        <w:tc>
          <w:tcPr>
            <w:tcW w:w="1985" w:type="dxa"/>
            <w:tcBorders>
              <w:top w:val="single" w:sz="8" w:space="0" w:color="000000"/>
              <w:left w:val="single" w:sz="8" w:space="0" w:color="000000"/>
              <w:bottom w:val="single" w:sz="8" w:space="0" w:color="000000"/>
              <w:right w:val="single" w:sz="8" w:space="0" w:color="000000"/>
            </w:tcBorders>
          </w:tcPr>
          <w:p w14:paraId="79ECF3F2" w14:textId="661FC06F" w:rsidR="00B76645" w:rsidRPr="00C83A50" w:rsidRDefault="00836236" w:rsidP="00836236">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Dynamic network models</w:t>
            </w:r>
            <w:r w:rsidR="00C65C6C" w:rsidRPr="00C83A50">
              <w:rPr>
                <w:rFonts w:ascii="Arial" w:eastAsia="Times New Roman" w:hAnsi="Arial" w:cs="Arial"/>
                <w:color w:val="000000" w:themeColor="text1"/>
                <w:sz w:val="24"/>
                <w:szCs w:val="24"/>
                <w:lang w:eastAsia="en-GB"/>
              </w:rPr>
              <w:t xml:space="preserve"> </w:t>
            </w:r>
          </w:p>
        </w:tc>
        <w:tc>
          <w:tcPr>
            <w:tcW w:w="4394" w:type="dxa"/>
            <w:tcBorders>
              <w:top w:val="single" w:sz="8" w:space="0" w:color="000000"/>
              <w:left w:val="single" w:sz="8" w:space="0" w:color="000000"/>
              <w:bottom w:val="single" w:sz="8" w:space="0" w:color="000000"/>
              <w:right w:val="single" w:sz="8" w:space="0" w:color="000000"/>
            </w:tcBorders>
          </w:tcPr>
          <w:p w14:paraId="7FBF7F3B" w14:textId="0FEF2405" w:rsidR="00B76645" w:rsidRPr="00C83A50" w:rsidRDefault="00C65C6C"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 xml:space="preserve">Restoration </w:t>
            </w:r>
            <w:r w:rsidR="00634510" w:rsidRPr="00C83A50">
              <w:rPr>
                <w:rFonts w:ascii="Arial" w:eastAsia="Times New Roman" w:hAnsi="Arial" w:cs="Arial"/>
                <w:color w:val="000000" w:themeColor="text1"/>
                <w:sz w:val="24"/>
                <w:szCs w:val="24"/>
                <w:lang w:eastAsia="en-GB"/>
              </w:rPr>
              <w:t>strategies to</w:t>
            </w:r>
            <w:r w:rsidR="00836236" w:rsidRPr="00C83A50">
              <w:rPr>
                <w:rFonts w:ascii="Arial" w:eastAsia="Times New Roman" w:hAnsi="Arial" w:cs="Arial"/>
                <w:color w:val="000000" w:themeColor="text1"/>
                <w:sz w:val="24"/>
                <w:szCs w:val="24"/>
                <w:lang w:eastAsia="en-GB"/>
              </w:rPr>
              <w:t xml:space="preserve"> promote long term </w:t>
            </w:r>
            <w:r w:rsidR="009A2053" w:rsidRPr="00C83A50">
              <w:rPr>
                <w:rFonts w:ascii="Arial" w:eastAsia="Times New Roman" w:hAnsi="Arial" w:cs="Arial"/>
                <w:color w:val="000000" w:themeColor="text1"/>
                <w:sz w:val="24"/>
                <w:szCs w:val="24"/>
                <w:lang w:eastAsia="en-GB"/>
              </w:rPr>
              <w:t>recovery of degraded agricultural habitats</w:t>
            </w:r>
          </w:p>
        </w:tc>
      </w:tr>
      <w:tr w:rsidR="00C83A50" w:rsidRPr="00C83A50" w14:paraId="5DFA7751" w14:textId="44036AE5" w:rsidTr="00D16E39">
        <w:trPr>
          <w:trHeight w:val="20"/>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162140D9"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4C17D8E"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Assess whether restoring degraded habitats can benefit crop production and other ecosystem services</w:t>
            </w:r>
          </w:p>
        </w:tc>
        <w:tc>
          <w:tcPr>
            <w:tcW w:w="1985" w:type="dxa"/>
            <w:tcBorders>
              <w:top w:val="single" w:sz="8" w:space="0" w:color="000000"/>
              <w:left w:val="single" w:sz="8" w:space="0" w:color="000000"/>
              <w:bottom w:val="single" w:sz="8" w:space="0" w:color="000000"/>
              <w:right w:val="single" w:sz="8" w:space="0" w:color="000000"/>
            </w:tcBorders>
          </w:tcPr>
          <w:p w14:paraId="0EE4F586" w14:textId="6D7FA96B" w:rsidR="00B76645" w:rsidRPr="00C83A50" w:rsidRDefault="009A2053"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Meta-networks</w:t>
            </w:r>
            <w:r w:rsidR="00981F3A" w:rsidRPr="00C83A50">
              <w:rPr>
                <w:rFonts w:ascii="Arial" w:eastAsia="Times New Roman" w:hAnsi="Arial" w:cs="Arial"/>
                <w:color w:val="000000" w:themeColor="text1"/>
                <w:sz w:val="24"/>
                <w:szCs w:val="24"/>
                <w:lang w:eastAsia="en-GB"/>
              </w:rPr>
              <w:t xml:space="preserve"> (linking habitats)</w:t>
            </w:r>
          </w:p>
        </w:tc>
        <w:tc>
          <w:tcPr>
            <w:tcW w:w="4394" w:type="dxa"/>
            <w:tcBorders>
              <w:top w:val="single" w:sz="8" w:space="0" w:color="000000"/>
              <w:left w:val="single" w:sz="8" w:space="0" w:color="000000"/>
              <w:bottom w:val="single" w:sz="8" w:space="0" w:color="000000"/>
              <w:right w:val="single" w:sz="8" w:space="0" w:color="000000"/>
            </w:tcBorders>
          </w:tcPr>
          <w:p w14:paraId="5228A084" w14:textId="4DE99234" w:rsidR="00B76645" w:rsidRPr="00C83A50" w:rsidRDefault="003B3214"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 xml:space="preserve">An improved understanding of </w:t>
            </w:r>
            <w:proofErr w:type="spellStart"/>
            <w:r w:rsidR="00133117" w:rsidRPr="00C83A50">
              <w:rPr>
                <w:rFonts w:ascii="Arial" w:eastAsia="Times New Roman" w:hAnsi="Arial" w:cs="Arial"/>
                <w:color w:val="000000" w:themeColor="text1"/>
                <w:sz w:val="24"/>
                <w:szCs w:val="24"/>
                <w:lang w:eastAsia="en-GB"/>
              </w:rPr>
              <w:t>spillover</w:t>
            </w:r>
            <w:proofErr w:type="spellEnd"/>
            <w:r w:rsidR="00133117" w:rsidRPr="00C83A50">
              <w:rPr>
                <w:rFonts w:ascii="Arial" w:eastAsia="Times New Roman" w:hAnsi="Arial" w:cs="Arial"/>
                <w:color w:val="000000" w:themeColor="text1"/>
                <w:sz w:val="24"/>
                <w:szCs w:val="24"/>
                <w:lang w:eastAsia="en-GB"/>
              </w:rPr>
              <w:t xml:space="preserve"> from restoration activities</w:t>
            </w:r>
          </w:p>
        </w:tc>
      </w:tr>
      <w:tr w:rsidR="00C83A50" w:rsidRPr="00C83A50" w14:paraId="530A342C" w14:textId="0EF68B0C" w:rsidTr="00D16E39">
        <w:trPr>
          <w:trHeight w:val="20"/>
        </w:trPr>
        <w:tc>
          <w:tcPr>
            <w:tcW w:w="1550" w:type="dxa"/>
            <w:vMerge w:val="restart"/>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CC04A3F"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Integrating people and nature</w:t>
            </w: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7ED3B57"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Producing a methodological framework for merging social and ecological networks</w:t>
            </w:r>
          </w:p>
        </w:tc>
        <w:tc>
          <w:tcPr>
            <w:tcW w:w="1985" w:type="dxa"/>
            <w:tcBorders>
              <w:top w:val="single" w:sz="8" w:space="0" w:color="000000"/>
              <w:left w:val="single" w:sz="8" w:space="0" w:color="000000"/>
              <w:bottom w:val="single" w:sz="8" w:space="0" w:color="000000"/>
              <w:right w:val="single" w:sz="8" w:space="0" w:color="000000"/>
            </w:tcBorders>
          </w:tcPr>
          <w:p w14:paraId="605A8F8E" w14:textId="5161E717" w:rsidR="00B76645" w:rsidRPr="00C83A50" w:rsidRDefault="0025342A" w:rsidP="00931F2B">
            <w:pPr>
              <w:spacing w:after="0" w:line="240" w:lineRule="auto"/>
              <w:rPr>
                <w:rFonts w:ascii="Arial" w:eastAsia="Times New Roman" w:hAnsi="Arial" w:cs="Arial"/>
                <w:color w:val="000000" w:themeColor="text1"/>
                <w:sz w:val="24"/>
                <w:szCs w:val="24"/>
                <w:lang w:eastAsia="en-GB"/>
              </w:rPr>
            </w:pPr>
            <w:del w:id="193" w:author="Fredric Windsor" w:date="2022-01-31T12:06:00Z">
              <w:r w:rsidRPr="00C83A50" w:rsidDel="00F92CC3">
                <w:rPr>
                  <w:rFonts w:ascii="Arial" w:eastAsia="Times New Roman" w:hAnsi="Arial" w:cs="Arial"/>
                  <w:color w:val="000000" w:themeColor="text1"/>
                  <w:sz w:val="24"/>
                  <w:szCs w:val="24"/>
                  <w:lang w:eastAsia="en-GB"/>
                </w:rPr>
                <w:delText>?</w:delText>
              </w:r>
              <w:r w:rsidR="00B46969" w:rsidRPr="00C83A50" w:rsidDel="00F92CC3">
                <w:rPr>
                  <w:rFonts w:ascii="Arial" w:eastAsia="Times New Roman" w:hAnsi="Arial" w:cs="Arial"/>
                  <w:color w:val="000000" w:themeColor="text1"/>
                  <w:sz w:val="24"/>
                  <w:szCs w:val="24"/>
                  <w:lang w:eastAsia="en-GB"/>
                </w:rPr>
                <w:delText xml:space="preserve"> (</w:delText>
              </w:r>
            </w:del>
            <w:r w:rsidR="00B46969" w:rsidRPr="00C83A50">
              <w:rPr>
                <w:rFonts w:ascii="Arial" w:eastAsia="Times New Roman" w:hAnsi="Arial" w:cs="Arial"/>
                <w:color w:val="000000" w:themeColor="text1"/>
                <w:sz w:val="24"/>
                <w:szCs w:val="24"/>
                <w:lang w:eastAsia="en-GB"/>
              </w:rPr>
              <w:t xml:space="preserve">Multilayer </w:t>
            </w:r>
            <w:r w:rsidR="00B86187" w:rsidRPr="00C83A50">
              <w:rPr>
                <w:rFonts w:ascii="Arial" w:eastAsia="Times New Roman" w:hAnsi="Arial" w:cs="Arial"/>
                <w:color w:val="000000" w:themeColor="text1"/>
                <w:sz w:val="24"/>
                <w:szCs w:val="24"/>
                <w:lang w:eastAsia="en-GB"/>
              </w:rPr>
              <w:t xml:space="preserve">socio-ecological </w:t>
            </w:r>
            <w:r w:rsidR="00B46969" w:rsidRPr="00C83A50">
              <w:rPr>
                <w:rFonts w:ascii="Arial" w:eastAsia="Times New Roman" w:hAnsi="Arial" w:cs="Arial"/>
                <w:color w:val="000000" w:themeColor="text1"/>
                <w:sz w:val="24"/>
                <w:szCs w:val="24"/>
                <w:lang w:eastAsia="en-GB"/>
              </w:rPr>
              <w:t>networks</w:t>
            </w:r>
            <w:del w:id="194" w:author="Fredric Windsor" w:date="2022-01-31T12:12:00Z">
              <w:r w:rsidR="00B46969" w:rsidRPr="00C83A50" w:rsidDel="00B75247">
                <w:rPr>
                  <w:rFonts w:ascii="Arial" w:eastAsia="Times New Roman" w:hAnsi="Arial" w:cs="Arial"/>
                  <w:color w:val="000000" w:themeColor="text1"/>
                  <w:sz w:val="24"/>
                  <w:szCs w:val="24"/>
                  <w:lang w:eastAsia="en-GB"/>
                </w:rPr>
                <w:delText>)</w:delText>
              </w:r>
            </w:del>
          </w:p>
        </w:tc>
        <w:tc>
          <w:tcPr>
            <w:tcW w:w="4394" w:type="dxa"/>
            <w:tcBorders>
              <w:top w:val="single" w:sz="8" w:space="0" w:color="000000"/>
              <w:left w:val="single" w:sz="8" w:space="0" w:color="000000"/>
              <w:bottom w:val="single" w:sz="8" w:space="0" w:color="000000"/>
              <w:right w:val="single" w:sz="8" w:space="0" w:color="000000"/>
            </w:tcBorders>
          </w:tcPr>
          <w:p w14:paraId="23410B5A" w14:textId="56E54E5A" w:rsidR="00B76645" w:rsidRPr="00C83A50" w:rsidRDefault="0025342A"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Whole-system management strategies to promote environmental and societal benefits</w:t>
            </w:r>
          </w:p>
        </w:tc>
      </w:tr>
      <w:tr w:rsidR="00C83A50" w:rsidRPr="00C83A50" w14:paraId="1D5155E9" w14:textId="06B3B7A5" w:rsidTr="00D16E39">
        <w:trPr>
          <w:trHeight w:val="20"/>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49806555"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DBC568D" w14:textId="05CF5A18"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Quantifying interactions between social and ecological networks and the resulting novel network patterns</w:t>
            </w:r>
            <w:del w:id="195" w:author="Fredric Windsor" w:date="2022-01-31T12:13:00Z">
              <w:r w:rsidRPr="00C83A50" w:rsidDel="00322242">
                <w:rPr>
                  <w:rFonts w:ascii="Arial" w:eastAsia="Times New Roman" w:hAnsi="Arial" w:cs="Arial"/>
                  <w:color w:val="000000" w:themeColor="text1"/>
                  <w:sz w:val="24"/>
                  <w:szCs w:val="24"/>
                  <w:lang w:eastAsia="en-GB"/>
                </w:rPr>
                <w:delText>.</w:delText>
              </w:r>
            </w:del>
          </w:p>
        </w:tc>
        <w:tc>
          <w:tcPr>
            <w:tcW w:w="1985" w:type="dxa"/>
            <w:tcBorders>
              <w:top w:val="single" w:sz="8" w:space="0" w:color="000000"/>
              <w:left w:val="single" w:sz="8" w:space="0" w:color="000000"/>
              <w:bottom w:val="single" w:sz="8" w:space="0" w:color="000000"/>
              <w:right w:val="single" w:sz="8" w:space="0" w:color="000000"/>
            </w:tcBorders>
          </w:tcPr>
          <w:p w14:paraId="13CDD038" w14:textId="007F3A44" w:rsidR="00B76645" w:rsidRPr="00BA2CFB" w:rsidRDefault="00BA2CFB" w:rsidP="00931F2B">
            <w:pPr>
              <w:spacing w:after="0" w:line="240" w:lineRule="auto"/>
              <w:rPr>
                <w:rFonts w:ascii="Arial" w:eastAsia="Times New Roman" w:hAnsi="Arial" w:cs="Arial"/>
                <w:i/>
                <w:iCs/>
                <w:color w:val="000000" w:themeColor="text1"/>
                <w:sz w:val="24"/>
                <w:szCs w:val="24"/>
                <w:lang w:eastAsia="en-GB"/>
                <w:rPrChange w:id="196" w:author="Fredric Windsor" w:date="2022-01-31T12:13:00Z">
                  <w:rPr>
                    <w:rFonts w:ascii="Arial" w:eastAsia="Times New Roman" w:hAnsi="Arial" w:cs="Arial"/>
                    <w:color w:val="000000" w:themeColor="text1"/>
                    <w:sz w:val="24"/>
                    <w:szCs w:val="24"/>
                    <w:lang w:eastAsia="en-GB"/>
                  </w:rPr>
                </w:rPrChange>
              </w:rPr>
            </w:pPr>
            <w:ins w:id="197" w:author="Fredric Windsor" w:date="2022-01-31T12:13:00Z">
              <w:r w:rsidRPr="00BA2CFB">
                <w:rPr>
                  <w:rFonts w:ascii="Arial" w:eastAsia="Times New Roman" w:hAnsi="Arial" w:cs="Arial"/>
                  <w:i/>
                  <w:iCs/>
                  <w:color w:val="000000" w:themeColor="text1"/>
                  <w:sz w:val="24"/>
                  <w:szCs w:val="24"/>
                  <w:lang w:eastAsia="en-GB"/>
                  <w:rPrChange w:id="198" w:author="Fredric Windsor" w:date="2022-01-31T12:13:00Z">
                    <w:rPr>
                      <w:rFonts w:ascii="Arial" w:eastAsia="Times New Roman" w:hAnsi="Arial" w:cs="Arial"/>
                      <w:color w:val="000000" w:themeColor="text1"/>
                      <w:sz w:val="24"/>
                      <w:szCs w:val="24"/>
                      <w:lang w:eastAsia="en-GB"/>
                    </w:rPr>
                  </w:rPrChange>
                </w:rPr>
                <w:t>No current method</w:t>
              </w:r>
            </w:ins>
            <w:ins w:id="199" w:author="Fredric Windsor" w:date="2022-02-01T11:47:00Z">
              <w:r w:rsidR="00D67CB6">
                <w:rPr>
                  <w:rFonts w:ascii="Arial" w:eastAsia="Times New Roman" w:hAnsi="Arial" w:cs="Arial"/>
                  <w:i/>
                  <w:iCs/>
                  <w:color w:val="000000" w:themeColor="text1"/>
                  <w:sz w:val="24"/>
                  <w:szCs w:val="24"/>
                  <w:lang w:eastAsia="en-GB"/>
                </w:rPr>
                <w:t>s</w:t>
              </w:r>
            </w:ins>
            <w:del w:id="200" w:author="Fredric Windsor" w:date="2022-01-31T12:12:00Z">
              <w:r w:rsidR="0025342A" w:rsidRPr="00BA2CFB" w:rsidDel="005E5D69">
                <w:rPr>
                  <w:rFonts w:ascii="Arial" w:eastAsia="Times New Roman" w:hAnsi="Arial" w:cs="Arial"/>
                  <w:i/>
                  <w:iCs/>
                  <w:color w:val="000000" w:themeColor="text1"/>
                  <w:sz w:val="24"/>
                  <w:szCs w:val="24"/>
                  <w:lang w:eastAsia="en-GB"/>
                  <w:rPrChange w:id="201" w:author="Fredric Windsor" w:date="2022-01-31T12:13:00Z">
                    <w:rPr>
                      <w:rFonts w:ascii="Arial" w:eastAsia="Times New Roman" w:hAnsi="Arial" w:cs="Arial"/>
                      <w:color w:val="000000" w:themeColor="text1"/>
                      <w:sz w:val="24"/>
                      <w:szCs w:val="24"/>
                      <w:lang w:eastAsia="en-GB"/>
                    </w:rPr>
                  </w:rPrChange>
                </w:rPr>
                <w:delText>?</w:delText>
              </w:r>
            </w:del>
          </w:p>
        </w:tc>
        <w:tc>
          <w:tcPr>
            <w:tcW w:w="4394" w:type="dxa"/>
            <w:tcBorders>
              <w:top w:val="single" w:sz="8" w:space="0" w:color="000000"/>
              <w:left w:val="single" w:sz="8" w:space="0" w:color="000000"/>
              <w:bottom w:val="single" w:sz="8" w:space="0" w:color="000000"/>
              <w:right w:val="single" w:sz="8" w:space="0" w:color="000000"/>
            </w:tcBorders>
          </w:tcPr>
          <w:p w14:paraId="3798F408" w14:textId="322C6E88" w:rsidR="00B76645" w:rsidRPr="00C83A50" w:rsidRDefault="0033589F"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Measurement methods</w:t>
            </w:r>
            <w:r w:rsidR="000F0506" w:rsidRPr="00C83A50">
              <w:rPr>
                <w:rFonts w:ascii="Arial" w:eastAsia="Times New Roman" w:hAnsi="Arial" w:cs="Arial"/>
                <w:color w:val="000000" w:themeColor="text1"/>
                <w:sz w:val="24"/>
                <w:szCs w:val="24"/>
                <w:lang w:eastAsia="en-GB"/>
              </w:rPr>
              <w:t xml:space="preserve"> </w:t>
            </w:r>
            <w:r w:rsidRPr="00C83A50">
              <w:rPr>
                <w:rFonts w:ascii="Arial" w:eastAsia="Times New Roman" w:hAnsi="Arial" w:cs="Arial"/>
                <w:color w:val="000000" w:themeColor="text1"/>
                <w:sz w:val="24"/>
                <w:szCs w:val="24"/>
                <w:lang w:eastAsia="en-GB"/>
              </w:rPr>
              <w:t xml:space="preserve">and metrics </w:t>
            </w:r>
            <w:r w:rsidR="000F0506" w:rsidRPr="00C83A50">
              <w:rPr>
                <w:rFonts w:ascii="Arial" w:eastAsia="Times New Roman" w:hAnsi="Arial" w:cs="Arial"/>
                <w:color w:val="000000" w:themeColor="text1"/>
                <w:sz w:val="24"/>
                <w:szCs w:val="24"/>
                <w:lang w:eastAsia="en-GB"/>
              </w:rPr>
              <w:t xml:space="preserve">for </w:t>
            </w:r>
            <w:r w:rsidRPr="00C83A50">
              <w:rPr>
                <w:rFonts w:ascii="Arial" w:eastAsia="Times New Roman" w:hAnsi="Arial" w:cs="Arial"/>
                <w:color w:val="000000" w:themeColor="text1"/>
                <w:sz w:val="24"/>
                <w:szCs w:val="24"/>
                <w:lang w:eastAsia="en-GB"/>
              </w:rPr>
              <w:t>socio-ecological interactions</w:t>
            </w:r>
          </w:p>
        </w:tc>
      </w:tr>
      <w:tr w:rsidR="00C83A50" w:rsidRPr="00C83A50" w14:paraId="1B4C76FB" w14:textId="7522ED1E" w:rsidTr="00D16E39">
        <w:trPr>
          <w:trHeight w:val="585"/>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54599AB1"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C906A58"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Investigating the reciprocal interactions and the indirect effects between social and ecological networks</w:t>
            </w:r>
          </w:p>
        </w:tc>
        <w:tc>
          <w:tcPr>
            <w:tcW w:w="1985" w:type="dxa"/>
            <w:tcBorders>
              <w:top w:val="single" w:sz="8" w:space="0" w:color="000000"/>
              <w:left w:val="single" w:sz="8" w:space="0" w:color="000000"/>
              <w:bottom w:val="single" w:sz="8" w:space="0" w:color="000000"/>
              <w:right w:val="single" w:sz="8" w:space="0" w:color="000000"/>
            </w:tcBorders>
          </w:tcPr>
          <w:p w14:paraId="621F1AE3" w14:textId="0E6B2E6C" w:rsidR="00B76645" w:rsidRPr="00C83A50" w:rsidRDefault="00572E13"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Dynamic socio-ecological network models</w:t>
            </w:r>
          </w:p>
        </w:tc>
        <w:tc>
          <w:tcPr>
            <w:tcW w:w="4394" w:type="dxa"/>
            <w:tcBorders>
              <w:top w:val="single" w:sz="8" w:space="0" w:color="000000"/>
              <w:left w:val="single" w:sz="8" w:space="0" w:color="000000"/>
              <w:bottom w:val="single" w:sz="8" w:space="0" w:color="000000"/>
              <w:right w:val="single" w:sz="8" w:space="0" w:color="000000"/>
            </w:tcBorders>
          </w:tcPr>
          <w:p w14:paraId="57EF9840" w14:textId="7BA35AAF" w:rsidR="00B76645" w:rsidRPr="00C83A50" w:rsidRDefault="00572E13"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 xml:space="preserve">Methods for determining the social and environmental trade-offs and </w:t>
            </w:r>
            <w:r w:rsidR="006E6C39" w:rsidRPr="00C83A50">
              <w:rPr>
                <w:rFonts w:ascii="Arial" w:eastAsia="Times New Roman" w:hAnsi="Arial" w:cs="Arial"/>
                <w:color w:val="000000" w:themeColor="text1"/>
                <w:sz w:val="24"/>
                <w:szCs w:val="24"/>
                <w:lang w:eastAsia="en-GB"/>
              </w:rPr>
              <w:t xml:space="preserve">management strategies based on the data generated. </w:t>
            </w:r>
          </w:p>
        </w:tc>
      </w:tr>
      <w:tr w:rsidR="00C83A50" w:rsidRPr="00C83A50" w14:paraId="06A39647" w14:textId="46FC8E67" w:rsidTr="002A0862">
        <w:trPr>
          <w:trHeight w:val="162"/>
        </w:trPr>
        <w:tc>
          <w:tcPr>
            <w:tcW w:w="1550" w:type="dxa"/>
            <w:vMerge w:val="restart"/>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F7D39D2"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Scale dependence</w:t>
            </w: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22027CC"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Identifying the processes influencing the structure and dynamics of agricultural networks at different spatial and temporal scales</w:t>
            </w:r>
          </w:p>
        </w:tc>
        <w:tc>
          <w:tcPr>
            <w:tcW w:w="1985" w:type="dxa"/>
            <w:tcBorders>
              <w:top w:val="single" w:sz="8" w:space="0" w:color="000000"/>
              <w:left w:val="single" w:sz="8" w:space="0" w:color="000000"/>
              <w:bottom w:val="single" w:sz="8" w:space="0" w:color="000000"/>
              <w:right w:val="single" w:sz="8" w:space="0" w:color="000000"/>
            </w:tcBorders>
          </w:tcPr>
          <w:p w14:paraId="2C3234B1" w14:textId="01ABAB02" w:rsidR="00B76645" w:rsidRPr="00C83A50" w:rsidRDefault="00F87F4B"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D</w:t>
            </w:r>
            <w:r w:rsidR="002A0862" w:rsidRPr="00C83A50">
              <w:rPr>
                <w:rFonts w:ascii="Arial" w:eastAsia="Times New Roman" w:hAnsi="Arial" w:cs="Arial"/>
                <w:color w:val="000000" w:themeColor="text1"/>
                <w:sz w:val="24"/>
                <w:szCs w:val="24"/>
                <w:lang w:eastAsia="en-GB"/>
              </w:rPr>
              <w:t>ynamic network models</w:t>
            </w:r>
          </w:p>
        </w:tc>
        <w:tc>
          <w:tcPr>
            <w:tcW w:w="4394" w:type="dxa"/>
            <w:tcBorders>
              <w:top w:val="single" w:sz="8" w:space="0" w:color="000000"/>
              <w:left w:val="single" w:sz="8" w:space="0" w:color="000000"/>
              <w:bottom w:val="single" w:sz="8" w:space="0" w:color="000000"/>
              <w:right w:val="single" w:sz="8" w:space="0" w:color="000000"/>
            </w:tcBorders>
          </w:tcPr>
          <w:p w14:paraId="61EFF0DD" w14:textId="12E5326A" w:rsidR="00B76645" w:rsidRPr="00C83A50" w:rsidRDefault="004D193C"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 xml:space="preserve">Linkages between scales (i.e., either species or processes) that affect structure, </w:t>
            </w:r>
            <w:proofErr w:type="gramStart"/>
            <w:r w:rsidRPr="00C83A50">
              <w:rPr>
                <w:rFonts w:ascii="Arial" w:eastAsia="Times New Roman" w:hAnsi="Arial" w:cs="Arial"/>
                <w:color w:val="000000" w:themeColor="text1"/>
                <w:sz w:val="24"/>
                <w:szCs w:val="24"/>
                <w:lang w:eastAsia="en-GB"/>
              </w:rPr>
              <w:t>function</w:t>
            </w:r>
            <w:proofErr w:type="gramEnd"/>
            <w:r w:rsidRPr="00C83A50">
              <w:rPr>
                <w:rFonts w:ascii="Arial" w:eastAsia="Times New Roman" w:hAnsi="Arial" w:cs="Arial"/>
                <w:color w:val="000000" w:themeColor="text1"/>
                <w:sz w:val="24"/>
                <w:szCs w:val="24"/>
                <w:lang w:eastAsia="en-GB"/>
              </w:rPr>
              <w:t xml:space="preserve"> and services at other scales. </w:t>
            </w:r>
          </w:p>
        </w:tc>
      </w:tr>
      <w:tr w:rsidR="00C83A50" w:rsidRPr="00C83A50" w14:paraId="75E73485" w14:textId="48BBC78A" w:rsidTr="002A0862">
        <w:trPr>
          <w:trHeight w:val="176"/>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4CC8DB1D" w14:textId="77777777"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p>
        </w:tc>
        <w:tc>
          <w:tcPr>
            <w:tcW w:w="595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08ABFA6" w14:textId="2FDCFC41" w:rsidR="00B76645" w:rsidRPr="00C83A50" w:rsidRDefault="00B76645" w:rsidP="00931F2B">
            <w:pPr>
              <w:spacing w:after="0" w:line="240" w:lineRule="auto"/>
              <w:rPr>
                <w:rFonts w:ascii="Times New Roman" w:eastAsia="Times New Roman" w:hAnsi="Times New Roman" w:cs="Times New Roman"/>
                <w:color w:val="000000" w:themeColor="text1"/>
                <w:sz w:val="24"/>
                <w:szCs w:val="24"/>
                <w:lang w:eastAsia="en-GB"/>
              </w:rPr>
            </w:pPr>
            <w:r w:rsidRPr="00C83A50">
              <w:rPr>
                <w:rFonts w:ascii="Arial" w:eastAsia="Times New Roman" w:hAnsi="Arial" w:cs="Arial"/>
                <w:color w:val="000000" w:themeColor="text1"/>
                <w:sz w:val="24"/>
                <w:szCs w:val="24"/>
                <w:lang w:eastAsia="en-GB"/>
              </w:rPr>
              <w:t xml:space="preserve">Evaluating the scale-dependence of network properties (e.g., stability, </w:t>
            </w:r>
            <w:proofErr w:type="gramStart"/>
            <w:r w:rsidRPr="00C83A50">
              <w:rPr>
                <w:rFonts w:ascii="Arial" w:eastAsia="Times New Roman" w:hAnsi="Arial" w:cs="Arial"/>
                <w:color w:val="000000" w:themeColor="text1"/>
                <w:sz w:val="24"/>
                <w:szCs w:val="24"/>
                <w:lang w:eastAsia="en-GB"/>
              </w:rPr>
              <w:t>resilience</w:t>
            </w:r>
            <w:proofErr w:type="gramEnd"/>
            <w:r w:rsidRPr="00C83A50">
              <w:rPr>
                <w:rFonts w:ascii="Arial" w:eastAsia="Times New Roman" w:hAnsi="Arial" w:cs="Arial"/>
                <w:color w:val="000000" w:themeColor="text1"/>
                <w:sz w:val="24"/>
                <w:szCs w:val="24"/>
                <w:lang w:eastAsia="en-GB"/>
              </w:rPr>
              <w:t xml:space="preserve"> and robustness)</w:t>
            </w:r>
          </w:p>
        </w:tc>
        <w:tc>
          <w:tcPr>
            <w:tcW w:w="1985" w:type="dxa"/>
            <w:tcBorders>
              <w:top w:val="single" w:sz="8" w:space="0" w:color="000000"/>
              <w:left w:val="single" w:sz="8" w:space="0" w:color="000000"/>
              <w:bottom w:val="single" w:sz="8" w:space="0" w:color="000000"/>
              <w:right w:val="single" w:sz="8" w:space="0" w:color="000000"/>
            </w:tcBorders>
          </w:tcPr>
          <w:p w14:paraId="41985F45" w14:textId="00933AC9" w:rsidR="00B76645" w:rsidRPr="00C83A50" w:rsidRDefault="00F87F4B"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Meta-networks</w:t>
            </w:r>
          </w:p>
        </w:tc>
        <w:tc>
          <w:tcPr>
            <w:tcW w:w="4394" w:type="dxa"/>
            <w:tcBorders>
              <w:top w:val="single" w:sz="8" w:space="0" w:color="000000"/>
              <w:left w:val="single" w:sz="8" w:space="0" w:color="000000"/>
              <w:bottom w:val="single" w:sz="8" w:space="0" w:color="000000"/>
              <w:right w:val="single" w:sz="8" w:space="0" w:color="000000"/>
            </w:tcBorders>
          </w:tcPr>
          <w:p w14:paraId="66E2D54B" w14:textId="3E1AB3FB" w:rsidR="00B76645" w:rsidRPr="00C83A50" w:rsidRDefault="004D193C" w:rsidP="00931F2B">
            <w:pPr>
              <w:spacing w:after="0" w:line="240" w:lineRule="auto"/>
              <w:rPr>
                <w:rFonts w:ascii="Arial" w:eastAsia="Times New Roman" w:hAnsi="Arial" w:cs="Arial"/>
                <w:color w:val="000000" w:themeColor="text1"/>
                <w:sz w:val="24"/>
                <w:szCs w:val="24"/>
                <w:lang w:eastAsia="en-GB"/>
              </w:rPr>
            </w:pPr>
            <w:r w:rsidRPr="00C83A50">
              <w:rPr>
                <w:rFonts w:ascii="Arial" w:eastAsia="Times New Roman" w:hAnsi="Arial" w:cs="Arial"/>
                <w:color w:val="000000" w:themeColor="text1"/>
                <w:sz w:val="24"/>
                <w:szCs w:val="24"/>
                <w:lang w:eastAsia="en-GB"/>
              </w:rPr>
              <w:t xml:space="preserve">An understanding of how interventions at a given scale </w:t>
            </w:r>
            <w:r w:rsidR="00554414" w:rsidRPr="00C83A50">
              <w:rPr>
                <w:rFonts w:ascii="Arial" w:eastAsia="Times New Roman" w:hAnsi="Arial" w:cs="Arial"/>
                <w:color w:val="000000" w:themeColor="text1"/>
                <w:sz w:val="24"/>
                <w:szCs w:val="24"/>
                <w:lang w:eastAsia="en-GB"/>
              </w:rPr>
              <w:t xml:space="preserve">influence network properties at other scales. </w:t>
            </w:r>
          </w:p>
        </w:tc>
      </w:tr>
    </w:tbl>
    <w:p w14:paraId="57A8E6B7" w14:textId="77777777" w:rsidR="00383E95" w:rsidRDefault="00931F2B" w:rsidP="00B00A9C">
      <w:pPr>
        <w:suppressLineNumbers/>
        <w:spacing w:before="240" w:after="0" w:line="240" w:lineRule="auto"/>
        <w:rPr>
          <w:rFonts w:ascii="Arial" w:eastAsia="Times New Roman" w:hAnsi="Arial" w:cs="Arial"/>
          <w:color w:val="000000"/>
          <w:sz w:val="24"/>
          <w:szCs w:val="24"/>
          <w:lang w:eastAsia="en-GB"/>
        </w:rPr>
        <w:sectPr w:rsidR="00383E95" w:rsidSect="00B76645">
          <w:pgSz w:w="16838" w:h="11906" w:orient="landscape"/>
          <w:pgMar w:top="1440" w:right="1440" w:bottom="1440" w:left="1440" w:header="708" w:footer="708" w:gutter="0"/>
          <w:lnNumType w:countBy="1" w:restart="continuous"/>
          <w:cols w:space="708"/>
          <w:docGrid w:linePitch="360"/>
        </w:sectPr>
      </w:pPr>
      <w:r w:rsidRPr="00C83A50">
        <w:rPr>
          <w:rFonts w:ascii="Arial" w:eastAsia="Times New Roman" w:hAnsi="Arial" w:cs="Arial"/>
          <w:color w:val="000000" w:themeColor="text1"/>
          <w:sz w:val="24"/>
          <w:szCs w:val="24"/>
          <w:lang w:eastAsia="en-GB"/>
        </w:rPr>
        <w:t> </w:t>
      </w:r>
    </w:p>
    <w:p w14:paraId="7EEF239C" w14:textId="43689911" w:rsidR="00B22E3E" w:rsidRPr="00B22E3E" w:rsidRDefault="00AC794E" w:rsidP="0088773F">
      <w:pPr>
        <w:suppressLineNumbers/>
        <w:spacing w:after="120" w:line="480" w:lineRule="auto"/>
        <w:rPr>
          <w:rFonts w:ascii="Arial" w:hAnsi="Arial" w:cs="Arial"/>
          <w:sz w:val="24"/>
          <w:szCs w:val="24"/>
        </w:rPr>
      </w:pPr>
      <w:r>
        <w:rPr>
          <w:rFonts w:ascii="Arial" w:hAnsi="Arial" w:cs="Arial"/>
          <w:noProof/>
          <w:sz w:val="24"/>
          <w:szCs w:val="24"/>
        </w:rPr>
        <w:lastRenderedPageBreak/>
        <w:drawing>
          <wp:inline distT="0" distB="0" distL="0" distR="0" wp14:anchorId="1EC4ED28" wp14:editId="0F405B3C">
            <wp:extent cx="5731510" cy="7541260"/>
            <wp:effectExtent l="0" t="0" r="2540" b="2540"/>
            <wp:docPr id="2" name="Picture 2"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ngineering drawing&#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541260"/>
                    </a:xfrm>
                    <a:prstGeom prst="rect">
                      <a:avLst/>
                    </a:prstGeom>
                  </pic:spPr>
                </pic:pic>
              </a:graphicData>
            </a:graphic>
          </wp:inline>
        </w:drawing>
      </w:r>
      <w:r w:rsidR="00B22E3E" w:rsidRPr="00B22E3E">
        <w:rPr>
          <w:rFonts w:ascii="Arial" w:hAnsi="Arial" w:cs="Arial"/>
          <w:sz w:val="24"/>
          <w:szCs w:val="24"/>
        </w:rPr>
        <w:t xml:space="preserve"> </w:t>
      </w:r>
    </w:p>
    <w:p w14:paraId="3736060B" w14:textId="4F6111C8" w:rsidR="00B22E3E" w:rsidRPr="00B22E3E" w:rsidRDefault="00B22E3E" w:rsidP="0088773F">
      <w:pPr>
        <w:suppressLineNumbers/>
        <w:spacing w:after="120" w:line="360" w:lineRule="auto"/>
        <w:rPr>
          <w:rFonts w:ascii="Arial" w:hAnsi="Arial" w:cs="Arial"/>
          <w:sz w:val="24"/>
          <w:szCs w:val="24"/>
        </w:rPr>
      </w:pPr>
      <w:r w:rsidRPr="00B00A9C">
        <w:rPr>
          <w:rFonts w:ascii="Arial" w:hAnsi="Arial" w:cs="Arial"/>
          <w:b/>
          <w:bCs/>
          <w:sz w:val="24"/>
          <w:szCs w:val="24"/>
        </w:rPr>
        <w:t xml:space="preserve">Fig. 3. Agricultural networks at different spatial and temporal scales. </w:t>
      </w:r>
      <w:r w:rsidRPr="00B22E3E">
        <w:rPr>
          <w:rFonts w:ascii="Arial" w:hAnsi="Arial" w:cs="Arial"/>
          <w:sz w:val="24"/>
          <w:szCs w:val="24"/>
        </w:rPr>
        <w:t xml:space="preserve">Each section of the figure summarises examples of network science applications at different scales. At the field scale (1) the colour of the nodes indicates the different taxonomic groups and trophic levels represented in the various networks. The </w:t>
      </w:r>
      <w:r w:rsidRPr="00B22E3E">
        <w:rPr>
          <w:rFonts w:ascii="Arial" w:hAnsi="Arial" w:cs="Arial"/>
          <w:sz w:val="24"/>
          <w:szCs w:val="24"/>
        </w:rPr>
        <w:lastRenderedPageBreak/>
        <w:t xml:space="preserve">networks at this scale can vary in their complexity from bipartite (interactions between two </w:t>
      </w:r>
      <w:r w:rsidR="00782663" w:rsidRPr="00B22E3E">
        <w:rPr>
          <w:rFonts w:ascii="Arial" w:hAnsi="Arial" w:cs="Arial"/>
          <w:sz w:val="24"/>
          <w:szCs w:val="24"/>
        </w:rPr>
        <w:t>groups,</w:t>
      </w:r>
      <w:r w:rsidRPr="00B22E3E">
        <w:rPr>
          <w:rFonts w:ascii="Arial" w:hAnsi="Arial" w:cs="Arial"/>
          <w:sz w:val="24"/>
          <w:szCs w:val="24"/>
        </w:rPr>
        <w:t xml:space="preserve"> i.e., plants and herbivores) through to multilayer</w:t>
      </w:r>
      <w:r w:rsidR="00E1640A">
        <w:rPr>
          <w:rFonts w:ascii="Arial" w:hAnsi="Arial" w:cs="Arial"/>
          <w:sz w:val="24"/>
          <w:szCs w:val="24"/>
        </w:rPr>
        <w:t xml:space="preserve"> or meta-network approaches</w:t>
      </w:r>
      <w:r w:rsidRPr="00B22E3E">
        <w:rPr>
          <w:rFonts w:ascii="Arial" w:hAnsi="Arial" w:cs="Arial"/>
          <w:sz w:val="24"/>
          <w:szCs w:val="24"/>
        </w:rPr>
        <w:t xml:space="preserve"> which include either multiple habitats, networks through time (linked by the same organisms or populations of organisms) or multiple interaction types. Across landscapes (2) which can range in scale from multiple </w:t>
      </w:r>
      <w:r w:rsidR="00086761">
        <w:rPr>
          <w:rFonts w:ascii="Arial" w:hAnsi="Arial" w:cs="Arial"/>
          <w:sz w:val="24"/>
          <w:szCs w:val="24"/>
        </w:rPr>
        <w:t>fields</w:t>
      </w:r>
      <w:r w:rsidRPr="00B22E3E">
        <w:rPr>
          <w:rFonts w:ascii="Arial" w:hAnsi="Arial" w:cs="Arial"/>
          <w:sz w:val="24"/>
          <w:szCs w:val="24"/>
        </w:rPr>
        <w:t xml:space="preserve"> to entire regions, networks can take many forms and be represented by classic node and link diagrams (2a and 2b), or spatially using lattices representing space (2c). In the latter case, adjacent blocks directly interact with </w:t>
      </w:r>
      <w:del w:id="202" w:author="Fredric Windsor" w:date="2022-02-01T10:23:00Z">
        <w:r w:rsidRPr="00B22E3E" w:rsidDel="004260DE">
          <w:rPr>
            <w:rFonts w:ascii="Arial" w:hAnsi="Arial" w:cs="Arial"/>
            <w:sz w:val="24"/>
            <w:szCs w:val="24"/>
          </w:rPr>
          <w:delText>one another</w:delText>
        </w:r>
      </w:del>
      <w:ins w:id="203" w:author="Fredric Windsor" w:date="2022-02-01T10:23:00Z">
        <w:r w:rsidR="004260DE" w:rsidRPr="00B22E3E">
          <w:rPr>
            <w:rFonts w:ascii="Arial" w:hAnsi="Arial" w:cs="Arial"/>
            <w:sz w:val="24"/>
            <w:szCs w:val="24"/>
          </w:rPr>
          <w:t>one another,</w:t>
        </w:r>
      </w:ins>
      <w:r w:rsidRPr="00B22E3E">
        <w:rPr>
          <w:rFonts w:ascii="Arial" w:hAnsi="Arial" w:cs="Arial"/>
          <w:sz w:val="24"/>
          <w:szCs w:val="24"/>
        </w:rPr>
        <w:t xml:space="preserve"> and other blocks further afield may interact through indirect interactions. The spread of organisms across the landscape matrices can be estimated using a network of the blocks within the landscape and the direct and indirect interactions between them. At the global scale (3), networks are equally diverse, yet good examples exist for trade networks. Subnetworks of trade may be particularly important for agricultural goods and the loss of production in these subsets of nodes (countries) may lead to a loss of robustness in global agricultural trade. For specific terminology refer to the main text and Table 1. Examples of many networks </w:t>
      </w:r>
      <w:r w:rsidR="001D206A">
        <w:rPr>
          <w:rFonts w:ascii="Arial" w:hAnsi="Arial" w:cs="Arial"/>
          <w:sz w:val="24"/>
          <w:szCs w:val="24"/>
        </w:rPr>
        <w:t xml:space="preserve">in agriculture </w:t>
      </w:r>
      <w:r w:rsidRPr="00B22E3E">
        <w:rPr>
          <w:rFonts w:ascii="Arial" w:hAnsi="Arial" w:cs="Arial"/>
          <w:sz w:val="24"/>
          <w:szCs w:val="24"/>
        </w:rPr>
        <w:t xml:space="preserve">and </w:t>
      </w:r>
      <w:r w:rsidR="001D206A">
        <w:rPr>
          <w:rFonts w:ascii="Arial" w:hAnsi="Arial" w:cs="Arial"/>
          <w:sz w:val="24"/>
          <w:szCs w:val="24"/>
        </w:rPr>
        <w:t xml:space="preserve">associated </w:t>
      </w:r>
      <w:r w:rsidRPr="00B22E3E">
        <w:rPr>
          <w:rFonts w:ascii="Arial" w:hAnsi="Arial" w:cs="Arial"/>
          <w:sz w:val="24"/>
          <w:szCs w:val="24"/>
        </w:rPr>
        <w:t>processes are provided in Table S1.</w:t>
      </w:r>
    </w:p>
    <w:p w14:paraId="2E929CE7" w14:textId="77777777" w:rsidR="00B22E3E" w:rsidRPr="00B22E3E" w:rsidRDefault="00B22E3E" w:rsidP="0088773F">
      <w:pPr>
        <w:suppressLineNumbers/>
        <w:spacing w:after="120" w:line="480" w:lineRule="auto"/>
        <w:rPr>
          <w:rFonts w:ascii="Arial" w:hAnsi="Arial" w:cs="Arial"/>
          <w:sz w:val="24"/>
          <w:szCs w:val="24"/>
        </w:rPr>
      </w:pPr>
      <w:r w:rsidRPr="00B22E3E">
        <w:rPr>
          <w:rFonts w:ascii="Arial" w:hAnsi="Arial" w:cs="Arial"/>
          <w:sz w:val="24"/>
          <w:szCs w:val="24"/>
        </w:rPr>
        <w:t xml:space="preserve"> </w:t>
      </w:r>
    </w:p>
    <w:p w14:paraId="499A19A4" w14:textId="77777777" w:rsidR="00B22E3E" w:rsidRPr="00B22E3E" w:rsidRDefault="00B22E3E" w:rsidP="009947BF">
      <w:pPr>
        <w:suppressLineNumbers/>
        <w:spacing w:after="120" w:line="480" w:lineRule="auto"/>
        <w:rPr>
          <w:rFonts w:ascii="Arial" w:hAnsi="Arial" w:cs="Arial"/>
          <w:sz w:val="24"/>
          <w:szCs w:val="24"/>
        </w:rPr>
      </w:pPr>
    </w:p>
    <w:p w14:paraId="37D68C9C" w14:textId="77777777" w:rsidR="00B22E3E" w:rsidRPr="00B22E3E" w:rsidRDefault="00B22E3E" w:rsidP="009947BF">
      <w:pPr>
        <w:suppressLineNumbers/>
        <w:spacing w:after="120" w:line="480" w:lineRule="auto"/>
        <w:rPr>
          <w:rFonts w:ascii="Arial" w:hAnsi="Arial" w:cs="Arial"/>
          <w:sz w:val="24"/>
          <w:szCs w:val="24"/>
        </w:rPr>
      </w:pPr>
    </w:p>
    <w:p w14:paraId="3CDD02F5" w14:textId="77777777" w:rsidR="00B22E3E" w:rsidRPr="00B22E3E" w:rsidRDefault="00B22E3E" w:rsidP="009947BF">
      <w:pPr>
        <w:suppressLineNumbers/>
        <w:spacing w:after="120" w:line="480" w:lineRule="auto"/>
        <w:rPr>
          <w:rFonts w:ascii="Arial" w:hAnsi="Arial" w:cs="Arial"/>
          <w:sz w:val="24"/>
          <w:szCs w:val="24"/>
        </w:rPr>
      </w:pPr>
    </w:p>
    <w:p w14:paraId="05C73305" w14:textId="77777777" w:rsidR="00B22E3E" w:rsidRPr="00B22E3E" w:rsidRDefault="00B22E3E" w:rsidP="009947BF">
      <w:pPr>
        <w:suppressLineNumbers/>
        <w:spacing w:after="120" w:line="480" w:lineRule="auto"/>
        <w:rPr>
          <w:rFonts w:ascii="Arial" w:hAnsi="Arial" w:cs="Arial"/>
          <w:sz w:val="24"/>
          <w:szCs w:val="24"/>
        </w:rPr>
      </w:pPr>
    </w:p>
    <w:p w14:paraId="45FCFB44" w14:textId="406CB835" w:rsidR="00B22E3E" w:rsidRDefault="00B22E3E" w:rsidP="009947BF">
      <w:pPr>
        <w:suppressLineNumbers/>
        <w:spacing w:after="120" w:line="480" w:lineRule="auto"/>
        <w:rPr>
          <w:rFonts w:ascii="Arial" w:hAnsi="Arial" w:cs="Arial"/>
          <w:sz w:val="24"/>
          <w:szCs w:val="24"/>
        </w:rPr>
      </w:pPr>
    </w:p>
    <w:p w14:paraId="25E3B095" w14:textId="07B01114" w:rsidR="009947BF" w:rsidRDefault="009947BF" w:rsidP="009947BF">
      <w:pPr>
        <w:suppressLineNumbers/>
        <w:spacing w:after="120" w:line="480" w:lineRule="auto"/>
        <w:rPr>
          <w:rFonts w:ascii="Arial" w:hAnsi="Arial" w:cs="Arial"/>
          <w:sz w:val="24"/>
          <w:szCs w:val="24"/>
        </w:rPr>
      </w:pPr>
    </w:p>
    <w:p w14:paraId="088BCED0" w14:textId="6B8F2146" w:rsidR="009947BF" w:rsidRDefault="009947BF" w:rsidP="009947BF">
      <w:pPr>
        <w:suppressLineNumbers/>
        <w:spacing w:after="120" w:line="480" w:lineRule="auto"/>
        <w:rPr>
          <w:rFonts w:ascii="Arial" w:hAnsi="Arial" w:cs="Arial"/>
          <w:sz w:val="24"/>
          <w:szCs w:val="24"/>
        </w:rPr>
      </w:pPr>
    </w:p>
    <w:p w14:paraId="6CFC619B" w14:textId="7263F079" w:rsidR="009947BF" w:rsidRDefault="009947BF" w:rsidP="009947BF">
      <w:pPr>
        <w:suppressLineNumbers/>
        <w:spacing w:after="120" w:line="480" w:lineRule="auto"/>
        <w:rPr>
          <w:rFonts w:ascii="Arial" w:hAnsi="Arial" w:cs="Arial"/>
          <w:sz w:val="24"/>
          <w:szCs w:val="24"/>
        </w:rPr>
      </w:pPr>
    </w:p>
    <w:p w14:paraId="7F0D3C34" w14:textId="4FF7E1EB" w:rsidR="004261F3" w:rsidRDefault="004261F3" w:rsidP="009947BF">
      <w:pPr>
        <w:suppressLineNumbers/>
        <w:spacing w:after="120" w:line="480" w:lineRule="auto"/>
        <w:rPr>
          <w:rFonts w:ascii="Arial" w:hAnsi="Arial" w:cs="Arial"/>
          <w:sz w:val="24"/>
          <w:szCs w:val="24"/>
        </w:rPr>
      </w:pPr>
    </w:p>
    <w:p w14:paraId="19E92B95" w14:textId="77777777" w:rsidR="00B22E3E" w:rsidRPr="00AA251F" w:rsidRDefault="00B22E3E" w:rsidP="00B22E3E">
      <w:pPr>
        <w:spacing w:after="120" w:line="480" w:lineRule="auto"/>
        <w:rPr>
          <w:rFonts w:ascii="Arial" w:hAnsi="Arial" w:cs="Arial"/>
          <w:b/>
          <w:bCs/>
          <w:sz w:val="24"/>
          <w:szCs w:val="24"/>
        </w:rPr>
      </w:pPr>
      <w:r w:rsidRPr="00AA251F">
        <w:rPr>
          <w:rFonts w:ascii="Arial" w:hAnsi="Arial" w:cs="Arial"/>
          <w:b/>
          <w:bCs/>
          <w:sz w:val="24"/>
          <w:szCs w:val="24"/>
        </w:rPr>
        <w:lastRenderedPageBreak/>
        <w:t>Acknowledgements</w:t>
      </w:r>
    </w:p>
    <w:p w14:paraId="2139A290" w14:textId="1F36E027" w:rsidR="00B22E3E" w:rsidRPr="00B22E3E" w:rsidRDefault="00B22E3E" w:rsidP="00B22E3E">
      <w:pPr>
        <w:spacing w:after="120" w:line="480" w:lineRule="auto"/>
        <w:rPr>
          <w:rFonts w:ascii="Arial" w:hAnsi="Arial" w:cs="Arial"/>
          <w:sz w:val="24"/>
          <w:szCs w:val="24"/>
        </w:rPr>
      </w:pPr>
      <w:r w:rsidRPr="00B22E3E">
        <w:rPr>
          <w:rFonts w:ascii="Arial" w:hAnsi="Arial" w:cs="Arial"/>
          <w:sz w:val="24"/>
          <w:szCs w:val="24"/>
        </w:rPr>
        <w:t>The workshop “</w:t>
      </w:r>
      <w:r w:rsidRPr="0063427F">
        <w:rPr>
          <w:rFonts w:ascii="Arial" w:hAnsi="Arial" w:cs="Arial"/>
          <w:i/>
          <w:iCs/>
          <w:sz w:val="24"/>
          <w:szCs w:val="24"/>
        </w:rPr>
        <w:t>Developing network ecology to understand and secure resilient food systems</w:t>
      </w:r>
      <w:r w:rsidRPr="00B22E3E">
        <w:rPr>
          <w:rFonts w:ascii="Arial" w:hAnsi="Arial" w:cs="Arial"/>
          <w:sz w:val="24"/>
          <w:szCs w:val="24"/>
        </w:rPr>
        <w:t xml:space="preserve">” which provided a forum for discussing the ideas presented in this article was funded by the Royal Society (grant number: CHL\R1\180156). FW, JT, DR, MD, PG and DE were all funded by the Royal Society (grant number: CHL\R1\180156). PG is also supported by </w:t>
      </w:r>
      <w:proofErr w:type="spellStart"/>
      <w:r w:rsidRPr="00B22E3E">
        <w:rPr>
          <w:rFonts w:ascii="Arial" w:hAnsi="Arial" w:cs="Arial"/>
          <w:sz w:val="24"/>
          <w:szCs w:val="24"/>
        </w:rPr>
        <w:t>Conselho</w:t>
      </w:r>
      <w:proofErr w:type="spellEnd"/>
      <w:r w:rsidRPr="00B22E3E">
        <w:rPr>
          <w:rFonts w:ascii="Arial" w:hAnsi="Arial" w:cs="Arial"/>
          <w:sz w:val="24"/>
          <w:szCs w:val="24"/>
        </w:rPr>
        <w:t xml:space="preserve"> Nacional de </w:t>
      </w:r>
      <w:proofErr w:type="spellStart"/>
      <w:r w:rsidRPr="00B22E3E">
        <w:rPr>
          <w:rFonts w:ascii="Arial" w:hAnsi="Arial" w:cs="Arial"/>
          <w:sz w:val="24"/>
          <w:szCs w:val="24"/>
        </w:rPr>
        <w:t>Desenvolvimento</w:t>
      </w:r>
      <w:proofErr w:type="spellEnd"/>
      <w:r w:rsidRPr="00B22E3E">
        <w:rPr>
          <w:rFonts w:ascii="Arial" w:hAnsi="Arial" w:cs="Arial"/>
          <w:sz w:val="24"/>
          <w:szCs w:val="24"/>
        </w:rPr>
        <w:t xml:space="preserve"> </w:t>
      </w:r>
      <w:proofErr w:type="spellStart"/>
      <w:r w:rsidRPr="00B22E3E">
        <w:rPr>
          <w:rFonts w:ascii="Arial" w:hAnsi="Arial" w:cs="Arial"/>
          <w:sz w:val="24"/>
          <w:szCs w:val="24"/>
        </w:rPr>
        <w:t>Científico</w:t>
      </w:r>
      <w:proofErr w:type="spellEnd"/>
      <w:r w:rsidRPr="00B22E3E">
        <w:rPr>
          <w:rFonts w:ascii="Arial" w:hAnsi="Arial" w:cs="Arial"/>
          <w:sz w:val="24"/>
          <w:szCs w:val="24"/>
        </w:rPr>
        <w:t xml:space="preserve"> e </w:t>
      </w:r>
      <w:proofErr w:type="spellStart"/>
      <w:r w:rsidRPr="00B22E3E">
        <w:rPr>
          <w:rFonts w:ascii="Arial" w:hAnsi="Arial" w:cs="Arial"/>
          <w:sz w:val="24"/>
          <w:szCs w:val="24"/>
        </w:rPr>
        <w:t>Tecnológico</w:t>
      </w:r>
      <w:proofErr w:type="spellEnd"/>
      <w:r w:rsidRPr="00B22E3E">
        <w:rPr>
          <w:rFonts w:ascii="Arial" w:hAnsi="Arial" w:cs="Arial"/>
          <w:sz w:val="24"/>
          <w:szCs w:val="24"/>
        </w:rPr>
        <w:t xml:space="preserve"> (307134/2017-2) and </w:t>
      </w:r>
      <w:proofErr w:type="spellStart"/>
      <w:r w:rsidRPr="00B22E3E">
        <w:rPr>
          <w:rFonts w:ascii="Arial" w:hAnsi="Arial" w:cs="Arial"/>
          <w:sz w:val="24"/>
          <w:szCs w:val="24"/>
        </w:rPr>
        <w:t>Fundação</w:t>
      </w:r>
      <w:proofErr w:type="spellEnd"/>
      <w:r w:rsidRPr="00B22E3E">
        <w:rPr>
          <w:rFonts w:ascii="Arial" w:hAnsi="Arial" w:cs="Arial"/>
          <w:sz w:val="24"/>
          <w:szCs w:val="24"/>
        </w:rPr>
        <w:t xml:space="preserve"> de Amparo à </w:t>
      </w:r>
      <w:proofErr w:type="spellStart"/>
      <w:r w:rsidRPr="00B22E3E">
        <w:rPr>
          <w:rFonts w:ascii="Arial" w:hAnsi="Arial" w:cs="Arial"/>
          <w:sz w:val="24"/>
          <w:szCs w:val="24"/>
        </w:rPr>
        <w:t>Pesquisa</w:t>
      </w:r>
      <w:proofErr w:type="spellEnd"/>
      <w:r w:rsidRPr="00B22E3E">
        <w:rPr>
          <w:rFonts w:ascii="Arial" w:hAnsi="Arial" w:cs="Arial"/>
          <w:sz w:val="24"/>
          <w:szCs w:val="24"/>
        </w:rPr>
        <w:t xml:space="preserve"> do Estado de São Paulo (2018/14809-0). </w:t>
      </w:r>
      <w:r w:rsidR="00FA3647" w:rsidRPr="00FA3647">
        <w:rPr>
          <w:rFonts w:ascii="Arial" w:hAnsi="Arial" w:cs="Arial"/>
          <w:sz w:val="24"/>
          <w:szCs w:val="24"/>
        </w:rPr>
        <w:t xml:space="preserve">MD is supported by </w:t>
      </w:r>
      <w:proofErr w:type="spellStart"/>
      <w:r w:rsidR="00FA3647" w:rsidRPr="00FA3647">
        <w:rPr>
          <w:rFonts w:ascii="Arial" w:hAnsi="Arial" w:cs="Arial"/>
          <w:sz w:val="24"/>
          <w:szCs w:val="24"/>
        </w:rPr>
        <w:t>UBACyT</w:t>
      </w:r>
      <w:proofErr w:type="spellEnd"/>
      <w:r w:rsidR="00FA3647" w:rsidRPr="00FA3647">
        <w:rPr>
          <w:rFonts w:ascii="Arial" w:hAnsi="Arial" w:cs="Arial"/>
          <w:sz w:val="24"/>
          <w:szCs w:val="24"/>
        </w:rPr>
        <w:t xml:space="preserve"> 20020170100778BA and PICT 2017-4111.</w:t>
      </w:r>
      <w:r w:rsidR="00FA3647">
        <w:rPr>
          <w:rFonts w:ascii="Arial" w:hAnsi="Arial" w:cs="Arial"/>
          <w:sz w:val="24"/>
          <w:szCs w:val="24"/>
        </w:rPr>
        <w:t xml:space="preserve"> </w:t>
      </w:r>
      <w:r w:rsidRPr="00B22E3E">
        <w:rPr>
          <w:rFonts w:ascii="Arial" w:hAnsi="Arial" w:cs="Arial"/>
          <w:sz w:val="24"/>
          <w:szCs w:val="24"/>
        </w:rPr>
        <w:t xml:space="preserve">IV was supported by the </w:t>
      </w:r>
      <w:proofErr w:type="spellStart"/>
      <w:r w:rsidRPr="00B22E3E">
        <w:rPr>
          <w:rFonts w:ascii="Arial" w:hAnsi="Arial" w:cs="Arial"/>
          <w:sz w:val="24"/>
          <w:szCs w:val="24"/>
        </w:rPr>
        <w:t>Conselho</w:t>
      </w:r>
      <w:proofErr w:type="spellEnd"/>
      <w:r w:rsidRPr="00B22E3E">
        <w:rPr>
          <w:rFonts w:ascii="Arial" w:hAnsi="Arial" w:cs="Arial"/>
          <w:sz w:val="24"/>
          <w:szCs w:val="24"/>
        </w:rPr>
        <w:t xml:space="preserve"> Nacional de </w:t>
      </w:r>
      <w:proofErr w:type="spellStart"/>
      <w:r w:rsidRPr="00B22E3E">
        <w:rPr>
          <w:rFonts w:ascii="Arial" w:hAnsi="Arial" w:cs="Arial"/>
          <w:sz w:val="24"/>
          <w:szCs w:val="24"/>
        </w:rPr>
        <w:t>Desenvolvimento</w:t>
      </w:r>
      <w:proofErr w:type="spellEnd"/>
      <w:r w:rsidRPr="00B22E3E">
        <w:rPr>
          <w:rFonts w:ascii="Arial" w:hAnsi="Arial" w:cs="Arial"/>
          <w:sz w:val="24"/>
          <w:szCs w:val="24"/>
        </w:rPr>
        <w:t xml:space="preserve"> </w:t>
      </w:r>
      <w:proofErr w:type="spellStart"/>
      <w:r w:rsidRPr="00B22E3E">
        <w:rPr>
          <w:rFonts w:ascii="Arial" w:hAnsi="Arial" w:cs="Arial"/>
          <w:sz w:val="24"/>
          <w:szCs w:val="24"/>
        </w:rPr>
        <w:t>Científico</w:t>
      </w:r>
      <w:proofErr w:type="spellEnd"/>
      <w:r w:rsidRPr="00B22E3E">
        <w:rPr>
          <w:rFonts w:ascii="Arial" w:hAnsi="Arial" w:cs="Arial"/>
          <w:sz w:val="24"/>
          <w:szCs w:val="24"/>
        </w:rPr>
        <w:t xml:space="preserve"> e </w:t>
      </w:r>
      <w:proofErr w:type="spellStart"/>
      <w:r w:rsidRPr="00B22E3E">
        <w:rPr>
          <w:rFonts w:ascii="Arial" w:hAnsi="Arial" w:cs="Arial"/>
          <w:sz w:val="24"/>
          <w:szCs w:val="24"/>
        </w:rPr>
        <w:t>Tecnológico</w:t>
      </w:r>
      <w:proofErr w:type="spellEnd"/>
      <w:r w:rsidRPr="00B22E3E">
        <w:rPr>
          <w:rFonts w:ascii="Arial" w:hAnsi="Arial" w:cs="Arial"/>
          <w:sz w:val="24"/>
          <w:szCs w:val="24"/>
        </w:rPr>
        <w:t xml:space="preserve"> (312580/2020-7). SP is supported by ‘</w:t>
      </w:r>
      <w:proofErr w:type="spellStart"/>
      <w:r w:rsidRPr="00B22E3E">
        <w:rPr>
          <w:rFonts w:ascii="Arial" w:hAnsi="Arial" w:cs="Arial"/>
          <w:sz w:val="24"/>
          <w:szCs w:val="24"/>
        </w:rPr>
        <w:t>Diseño</w:t>
      </w:r>
      <w:proofErr w:type="spellEnd"/>
      <w:r w:rsidRPr="00B22E3E">
        <w:rPr>
          <w:rFonts w:ascii="Arial" w:hAnsi="Arial" w:cs="Arial"/>
          <w:sz w:val="24"/>
          <w:szCs w:val="24"/>
        </w:rPr>
        <w:t xml:space="preserve"> e </w:t>
      </w:r>
      <w:proofErr w:type="spellStart"/>
      <w:r w:rsidRPr="00B22E3E">
        <w:rPr>
          <w:rFonts w:ascii="Arial" w:hAnsi="Arial" w:cs="Arial"/>
          <w:sz w:val="24"/>
          <w:szCs w:val="24"/>
        </w:rPr>
        <w:t>implementación</w:t>
      </w:r>
      <w:proofErr w:type="spellEnd"/>
      <w:r w:rsidRPr="00B22E3E">
        <w:rPr>
          <w:rFonts w:ascii="Arial" w:hAnsi="Arial" w:cs="Arial"/>
          <w:sz w:val="24"/>
          <w:szCs w:val="24"/>
        </w:rPr>
        <w:t xml:space="preserve"> de </w:t>
      </w:r>
      <w:proofErr w:type="spellStart"/>
      <w:r w:rsidRPr="00B22E3E">
        <w:rPr>
          <w:rFonts w:ascii="Arial" w:hAnsi="Arial" w:cs="Arial"/>
          <w:sz w:val="24"/>
          <w:szCs w:val="24"/>
        </w:rPr>
        <w:t>instrumentos</w:t>
      </w:r>
      <w:proofErr w:type="spellEnd"/>
      <w:r w:rsidRPr="00B22E3E">
        <w:rPr>
          <w:rFonts w:ascii="Arial" w:hAnsi="Arial" w:cs="Arial"/>
          <w:sz w:val="24"/>
          <w:szCs w:val="24"/>
        </w:rPr>
        <w:t xml:space="preserve"> para </w:t>
      </w:r>
      <w:proofErr w:type="spellStart"/>
      <w:r w:rsidRPr="00B22E3E">
        <w:rPr>
          <w:rFonts w:ascii="Arial" w:hAnsi="Arial" w:cs="Arial"/>
          <w:sz w:val="24"/>
          <w:szCs w:val="24"/>
        </w:rPr>
        <w:t>promover</w:t>
      </w:r>
      <w:proofErr w:type="spellEnd"/>
      <w:r w:rsidRPr="00B22E3E">
        <w:rPr>
          <w:rFonts w:ascii="Arial" w:hAnsi="Arial" w:cs="Arial"/>
          <w:sz w:val="24"/>
          <w:szCs w:val="24"/>
        </w:rPr>
        <w:t xml:space="preserve"> la </w:t>
      </w:r>
      <w:proofErr w:type="spellStart"/>
      <w:r w:rsidRPr="00B22E3E">
        <w:rPr>
          <w:rFonts w:ascii="Arial" w:hAnsi="Arial" w:cs="Arial"/>
          <w:sz w:val="24"/>
          <w:szCs w:val="24"/>
        </w:rPr>
        <w:t>biodiversidad</w:t>
      </w:r>
      <w:proofErr w:type="spellEnd"/>
      <w:r w:rsidRPr="00B22E3E">
        <w:rPr>
          <w:rFonts w:ascii="Arial" w:hAnsi="Arial" w:cs="Arial"/>
          <w:sz w:val="24"/>
          <w:szCs w:val="24"/>
        </w:rPr>
        <w:t xml:space="preserve"> </w:t>
      </w:r>
      <w:proofErr w:type="spellStart"/>
      <w:r w:rsidRPr="00B22E3E">
        <w:rPr>
          <w:rFonts w:ascii="Arial" w:hAnsi="Arial" w:cs="Arial"/>
          <w:sz w:val="24"/>
          <w:szCs w:val="24"/>
        </w:rPr>
        <w:t>en</w:t>
      </w:r>
      <w:proofErr w:type="spellEnd"/>
      <w:r w:rsidRPr="00B22E3E">
        <w:rPr>
          <w:rFonts w:ascii="Arial" w:hAnsi="Arial" w:cs="Arial"/>
          <w:sz w:val="24"/>
          <w:szCs w:val="24"/>
        </w:rPr>
        <w:t xml:space="preserve"> los </w:t>
      </w:r>
      <w:proofErr w:type="spellStart"/>
      <w:r w:rsidRPr="00B22E3E">
        <w:rPr>
          <w:rFonts w:ascii="Arial" w:hAnsi="Arial" w:cs="Arial"/>
          <w:sz w:val="24"/>
          <w:szCs w:val="24"/>
        </w:rPr>
        <w:t>agro-ecosistemas</w:t>
      </w:r>
      <w:proofErr w:type="spellEnd"/>
      <w:r w:rsidRPr="00B22E3E">
        <w:rPr>
          <w:rFonts w:ascii="Arial" w:hAnsi="Arial" w:cs="Arial"/>
          <w:sz w:val="24"/>
          <w:szCs w:val="24"/>
        </w:rPr>
        <w:t xml:space="preserve"> </w:t>
      </w:r>
      <w:proofErr w:type="spellStart"/>
      <w:r w:rsidRPr="00B22E3E">
        <w:rPr>
          <w:rFonts w:ascii="Arial" w:hAnsi="Arial" w:cs="Arial"/>
          <w:sz w:val="24"/>
          <w:szCs w:val="24"/>
        </w:rPr>
        <w:t>pampeanos</w:t>
      </w:r>
      <w:proofErr w:type="spellEnd"/>
      <w:r w:rsidRPr="00B22E3E">
        <w:rPr>
          <w:rFonts w:ascii="Arial" w:hAnsi="Arial" w:cs="Arial"/>
          <w:sz w:val="24"/>
          <w:szCs w:val="24"/>
        </w:rPr>
        <w:t xml:space="preserve">’ </w:t>
      </w:r>
      <w:proofErr w:type="spellStart"/>
      <w:r w:rsidRPr="00B22E3E">
        <w:rPr>
          <w:rFonts w:ascii="Arial" w:hAnsi="Arial" w:cs="Arial"/>
          <w:sz w:val="24"/>
          <w:szCs w:val="24"/>
        </w:rPr>
        <w:t>Proyectos</w:t>
      </w:r>
      <w:proofErr w:type="spellEnd"/>
      <w:r w:rsidRPr="00B22E3E">
        <w:rPr>
          <w:rFonts w:ascii="Arial" w:hAnsi="Arial" w:cs="Arial"/>
          <w:sz w:val="24"/>
          <w:szCs w:val="24"/>
        </w:rPr>
        <w:t xml:space="preserve"> de Desarrollo </w:t>
      </w:r>
      <w:proofErr w:type="spellStart"/>
      <w:r w:rsidRPr="00B22E3E">
        <w:rPr>
          <w:rFonts w:ascii="Arial" w:hAnsi="Arial" w:cs="Arial"/>
          <w:sz w:val="24"/>
          <w:szCs w:val="24"/>
        </w:rPr>
        <w:t>Estratégico</w:t>
      </w:r>
      <w:proofErr w:type="spellEnd"/>
      <w:r w:rsidRPr="00B22E3E">
        <w:rPr>
          <w:rFonts w:ascii="Arial" w:hAnsi="Arial" w:cs="Arial"/>
          <w:sz w:val="24"/>
          <w:szCs w:val="24"/>
        </w:rPr>
        <w:t xml:space="preserve"> de la Universidad de Buenos Aires (PDE UBA-15-2019). MP is supported by the Natural Environment Research Council (NERC) under research programmes NE/N018125/1 ASSIST – Achieving Sustainable Agricultural Systems and NE/R016429/1 UK</w:t>
      </w:r>
      <w:r w:rsidRPr="00B22E3E">
        <w:rPr>
          <w:rFonts w:ascii="Cambria Math" w:hAnsi="Cambria Math" w:cs="Cambria Math"/>
          <w:sz w:val="24"/>
          <w:szCs w:val="24"/>
        </w:rPr>
        <w:t>‐</w:t>
      </w:r>
      <w:r w:rsidRPr="00B22E3E">
        <w:rPr>
          <w:rFonts w:ascii="Arial" w:hAnsi="Arial" w:cs="Arial"/>
          <w:sz w:val="24"/>
          <w:szCs w:val="24"/>
        </w:rPr>
        <w:t>SCAPE. K</w:t>
      </w:r>
      <w:r w:rsidR="006932BE">
        <w:rPr>
          <w:rFonts w:ascii="Arial" w:hAnsi="Arial" w:cs="Arial"/>
          <w:sz w:val="24"/>
          <w:szCs w:val="24"/>
        </w:rPr>
        <w:t>P</w:t>
      </w:r>
      <w:r w:rsidRPr="00B22E3E">
        <w:rPr>
          <w:rFonts w:ascii="Arial" w:hAnsi="Arial" w:cs="Arial"/>
          <w:sz w:val="24"/>
          <w:szCs w:val="24"/>
        </w:rPr>
        <w:t xml:space="preserve">M and APA are supported by </w:t>
      </w:r>
      <w:proofErr w:type="spellStart"/>
      <w:r w:rsidRPr="00B22E3E">
        <w:rPr>
          <w:rFonts w:ascii="Arial" w:hAnsi="Arial" w:cs="Arial"/>
          <w:sz w:val="24"/>
          <w:szCs w:val="24"/>
        </w:rPr>
        <w:t>Fundação</w:t>
      </w:r>
      <w:proofErr w:type="spellEnd"/>
      <w:r w:rsidRPr="00B22E3E">
        <w:rPr>
          <w:rFonts w:ascii="Arial" w:hAnsi="Arial" w:cs="Arial"/>
          <w:sz w:val="24"/>
          <w:szCs w:val="24"/>
        </w:rPr>
        <w:t xml:space="preserve"> de Amparo à </w:t>
      </w:r>
      <w:proofErr w:type="spellStart"/>
      <w:r w:rsidRPr="00B22E3E">
        <w:rPr>
          <w:rFonts w:ascii="Arial" w:hAnsi="Arial" w:cs="Arial"/>
          <w:sz w:val="24"/>
          <w:szCs w:val="24"/>
        </w:rPr>
        <w:t>Pesquisa</w:t>
      </w:r>
      <w:proofErr w:type="spellEnd"/>
      <w:r w:rsidRPr="00B22E3E">
        <w:rPr>
          <w:rFonts w:ascii="Arial" w:hAnsi="Arial" w:cs="Arial"/>
          <w:sz w:val="24"/>
          <w:szCs w:val="24"/>
        </w:rPr>
        <w:t xml:space="preserve"> de São Paulo, FAPESP 2019/21732-6 and </w:t>
      </w:r>
      <w:proofErr w:type="spellStart"/>
      <w:r w:rsidRPr="00B22E3E">
        <w:rPr>
          <w:rFonts w:ascii="Arial" w:hAnsi="Arial" w:cs="Arial"/>
          <w:sz w:val="24"/>
          <w:szCs w:val="24"/>
        </w:rPr>
        <w:t>CNPq</w:t>
      </w:r>
      <w:proofErr w:type="spellEnd"/>
      <w:r w:rsidRPr="00B22E3E">
        <w:rPr>
          <w:rFonts w:ascii="Arial" w:hAnsi="Arial" w:cs="Arial"/>
          <w:sz w:val="24"/>
          <w:szCs w:val="24"/>
        </w:rPr>
        <w:t xml:space="preserve">. XG is supported by a </w:t>
      </w:r>
      <w:proofErr w:type="spellStart"/>
      <w:r w:rsidRPr="00B22E3E">
        <w:rPr>
          <w:rFonts w:ascii="Arial" w:hAnsi="Arial" w:cs="Arial"/>
          <w:sz w:val="24"/>
          <w:szCs w:val="24"/>
        </w:rPr>
        <w:t>Peruilh</w:t>
      </w:r>
      <w:proofErr w:type="spellEnd"/>
      <w:r w:rsidRPr="00B22E3E">
        <w:rPr>
          <w:rFonts w:ascii="Arial" w:hAnsi="Arial" w:cs="Arial"/>
          <w:sz w:val="24"/>
          <w:szCs w:val="24"/>
        </w:rPr>
        <w:t xml:space="preserve"> PhD Scholarship. K</w:t>
      </w:r>
      <w:r w:rsidR="006932BE">
        <w:rPr>
          <w:rFonts w:ascii="Arial" w:hAnsi="Arial" w:cs="Arial"/>
          <w:sz w:val="24"/>
          <w:szCs w:val="24"/>
        </w:rPr>
        <w:t>E</w:t>
      </w:r>
      <w:r w:rsidRPr="00B22E3E">
        <w:rPr>
          <w:rFonts w:ascii="Arial" w:hAnsi="Arial" w:cs="Arial"/>
          <w:sz w:val="24"/>
          <w:szCs w:val="24"/>
        </w:rPr>
        <w:t>M is supported by the European Union's Horizon 2020 research and innovation programme under grant agreement No. 773554 (</w:t>
      </w:r>
      <w:proofErr w:type="spellStart"/>
      <w:r w:rsidRPr="00B22E3E">
        <w:rPr>
          <w:rFonts w:ascii="Arial" w:hAnsi="Arial" w:cs="Arial"/>
          <w:sz w:val="24"/>
          <w:szCs w:val="24"/>
        </w:rPr>
        <w:t>EcoStack</w:t>
      </w:r>
      <w:proofErr w:type="spellEnd"/>
      <w:r w:rsidRPr="00B22E3E">
        <w:rPr>
          <w:rFonts w:ascii="Arial" w:hAnsi="Arial" w:cs="Arial"/>
          <w:sz w:val="24"/>
          <w:szCs w:val="24"/>
        </w:rPr>
        <w:t xml:space="preserve">). PS is supported by </w:t>
      </w:r>
      <w:proofErr w:type="spellStart"/>
      <w:r w:rsidRPr="00B22E3E">
        <w:rPr>
          <w:rFonts w:ascii="Arial" w:hAnsi="Arial" w:cs="Arial"/>
          <w:sz w:val="24"/>
          <w:szCs w:val="24"/>
        </w:rPr>
        <w:t>Conselho</w:t>
      </w:r>
      <w:proofErr w:type="spellEnd"/>
      <w:r w:rsidRPr="00B22E3E">
        <w:rPr>
          <w:rFonts w:ascii="Arial" w:hAnsi="Arial" w:cs="Arial"/>
          <w:sz w:val="24"/>
          <w:szCs w:val="24"/>
        </w:rPr>
        <w:t xml:space="preserve"> Nacional de </w:t>
      </w:r>
      <w:proofErr w:type="spellStart"/>
      <w:r w:rsidRPr="00B22E3E">
        <w:rPr>
          <w:rFonts w:ascii="Arial" w:hAnsi="Arial" w:cs="Arial"/>
          <w:sz w:val="24"/>
          <w:szCs w:val="24"/>
        </w:rPr>
        <w:t>Desenvolvimento</w:t>
      </w:r>
      <w:proofErr w:type="spellEnd"/>
      <w:r w:rsidRPr="00B22E3E">
        <w:rPr>
          <w:rFonts w:ascii="Arial" w:hAnsi="Arial" w:cs="Arial"/>
          <w:sz w:val="24"/>
          <w:szCs w:val="24"/>
        </w:rPr>
        <w:t xml:space="preserve"> </w:t>
      </w:r>
      <w:proofErr w:type="spellStart"/>
      <w:r w:rsidRPr="00B22E3E">
        <w:rPr>
          <w:rFonts w:ascii="Arial" w:hAnsi="Arial" w:cs="Arial"/>
          <w:sz w:val="24"/>
          <w:szCs w:val="24"/>
        </w:rPr>
        <w:t>Científico</w:t>
      </w:r>
      <w:proofErr w:type="spellEnd"/>
      <w:r w:rsidRPr="00B22E3E">
        <w:rPr>
          <w:rFonts w:ascii="Arial" w:hAnsi="Arial" w:cs="Arial"/>
          <w:sz w:val="24"/>
          <w:szCs w:val="24"/>
        </w:rPr>
        <w:t xml:space="preserve"> e </w:t>
      </w:r>
      <w:proofErr w:type="spellStart"/>
      <w:r w:rsidRPr="00B22E3E">
        <w:rPr>
          <w:rFonts w:ascii="Arial" w:hAnsi="Arial" w:cs="Arial"/>
          <w:sz w:val="24"/>
          <w:szCs w:val="24"/>
        </w:rPr>
        <w:t>Tecnológico</w:t>
      </w:r>
      <w:proofErr w:type="spellEnd"/>
      <w:r w:rsidRPr="00B22E3E">
        <w:rPr>
          <w:rFonts w:ascii="Arial" w:hAnsi="Arial" w:cs="Arial"/>
          <w:sz w:val="24"/>
          <w:szCs w:val="24"/>
        </w:rPr>
        <w:t xml:space="preserve"> (140232/2018-4). </w:t>
      </w:r>
    </w:p>
    <w:p w14:paraId="48DCE98D" w14:textId="77777777" w:rsidR="00B22E3E" w:rsidRPr="00B22E3E" w:rsidRDefault="00B22E3E" w:rsidP="009947BF">
      <w:pPr>
        <w:suppressLineNumbers/>
        <w:spacing w:after="120" w:line="480" w:lineRule="auto"/>
        <w:rPr>
          <w:rFonts w:ascii="Arial" w:hAnsi="Arial" w:cs="Arial"/>
          <w:sz w:val="24"/>
          <w:szCs w:val="24"/>
        </w:rPr>
      </w:pPr>
    </w:p>
    <w:p w14:paraId="5DF8B50A" w14:textId="77777777" w:rsidR="00B22E3E" w:rsidRPr="00B22E3E" w:rsidRDefault="00B22E3E" w:rsidP="009947BF">
      <w:pPr>
        <w:suppressLineNumbers/>
        <w:spacing w:after="120" w:line="480" w:lineRule="auto"/>
        <w:rPr>
          <w:rFonts w:ascii="Arial" w:hAnsi="Arial" w:cs="Arial"/>
          <w:sz w:val="24"/>
          <w:szCs w:val="24"/>
        </w:rPr>
      </w:pPr>
    </w:p>
    <w:p w14:paraId="29463346" w14:textId="77777777" w:rsidR="00B22E3E" w:rsidRPr="00B22E3E" w:rsidRDefault="00B22E3E" w:rsidP="009947BF">
      <w:pPr>
        <w:suppressLineNumbers/>
        <w:spacing w:after="120" w:line="480" w:lineRule="auto"/>
        <w:rPr>
          <w:rFonts w:ascii="Arial" w:hAnsi="Arial" w:cs="Arial"/>
          <w:sz w:val="24"/>
          <w:szCs w:val="24"/>
        </w:rPr>
      </w:pPr>
    </w:p>
    <w:p w14:paraId="0529DAD3" w14:textId="77777777" w:rsidR="00B22E3E" w:rsidRPr="00B22E3E" w:rsidRDefault="00B22E3E" w:rsidP="009947BF">
      <w:pPr>
        <w:suppressLineNumbers/>
        <w:spacing w:after="120" w:line="480" w:lineRule="auto"/>
        <w:rPr>
          <w:rFonts w:ascii="Arial" w:hAnsi="Arial" w:cs="Arial"/>
          <w:sz w:val="24"/>
          <w:szCs w:val="24"/>
        </w:rPr>
      </w:pPr>
    </w:p>
    <w:p w14:paraId="79DF6142" w14:textId="77777777" w:rsidR="00B22E3E" w:rsidRPr="00AA251F" w:rsidRDefault="00B22E3E" w:rsidP="00B22E3E">
      <w:pPr>
        <w:spacing w:after="120" w:line="480" w:lineRule="auto"/>
        <w:rPr>
          <w:rFonts w:ascii="Arial" w:hAnsi="Arial" w:cs="Arial"/>
          <w:b/>
          <w:bCs/>
          <w:sz w:val="24"/>
          <w:szCs w:val="24"/>
        </w:rPr>
      </w:pPr>
      <w:r w:rsidRPr="00AA251F">
        <w:rPr>
          <w:rFonts w:ascii="Arial" w:hAnsi="Arial" w:cs="Arial"/>
          <w:b/>
          <w:bCs/>
          <w:sz w:val="24"/>
          <w:szCs w:val="24"/>
        </w:rPr>
        <w:lastRenderedPageBreak/>
        <w:t>References</w:t>
      </w:r>
    </w:p>
    <w:p w14:paraId="5A11C156" w14:textId="7A6DB2FA" w:rsidR="00B55596" w:rsidRPr="00B55596" w:rsidRDefault="00744B1D" w:rsidP="00B55596">
      <w:pPr>
        <w:widowControl w:val="0"/>
        <w:autoSpaceDE w:val="0"/>
        <w:autoSpaceDN w:val="0"/>
        <w:adjustRightInd w:val="0"/>
        <w:spacing w:after="120" w:line="480" w:lineRule="auto"/>
        <w:ind w:left="480" w:hanging="480"/>
        <w:rPr>
          <w:rFonts w:ascii="Arial" w:hAnsi="Arial" w:cs="Arial"/>
          <w:noProof/>
          <w:sz w:val="24"/>
          <w:szCs w:val="24"/>
        </w:rPr>
      </w:pPr>
      <w:r>
        <w:rPr>
          <w:rFonts w:ascii="Arial" w:hAnsi="Arial" w:cs="Arial"/>
          <w:sz w:val="24"/>
          <w:szCs w:val="24"/>
        </w:rPr>
        <w:fldChar w:fldCharType="begin" w:fldLock="1"/>
      </w:r>
      <w:r>
        <w:rPr>
          <w:rFonts w:ascii="Arial" w:hAnsi="Arial" w:cs="Arial"/>
          <w:sz w:val="24"/>
          <w:szCs w:val="24"/>
        </w:rPr>
        <w:instrText xml:space="preserve">ADDIN Mendeley Bibliography CSL_BIBLIOGRAPHY </w:instrText>
      </w:r>
      <w:r>
        <w:rPr>
          <w:rFonts w:ascii="Arial" w:hAnsi="Arial" w:cs="Arial"/>
          <w:sz w:val="24"/>
          <w:szCs w:val="24"/>
        </w:rPr>
        <w:fldChar w:fldCharType="separate"/>
      </w:r>
      <w:r w:rsidR="00B55596" w:rsidRPr="00B55596">
        <w:rPr>
          <w:rFonts w:ascii="Arial" w:hAnsi="Arial" w:cs="Arial"/>
          <w:noProof/>
          <w:sz w:val="24"/>
          <w:szCs w:val="24"/>
        </w:rPr>
        <w:t>Aday, S., Aday, M.S., 2020. Impact of COVID-19 on the food supply chain. Food Qual. Saf. 4, 167–180. https://doi.org/10.1093/fqsafe/fyaa024</w:t>
      </w:r>
    </w:p>
    <w:p w14:paraId="7632E637"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Albrecht, M., Kleijn, D., Williams, N.M., Tschumi, M., Blaauw, B.R., Bommarco, R., Campbell, A.J., Dainese, M., Drummond, F.A., Entling, M.H., Ganser, D., Arjen de Groot, G., Goulson, D., Grab, H., Hamilton, H., Herzog, F., Isaacs, R., Jacot, K., Jeanneret, P., Jonsson, M., Knop, E., Kremen, C., Landis, D.A., Loeb, G.M., Marini, L., McKerchar, M., Morandin, L., Pfister, S.C., Potts, S.G., Rundlöf, M., Sardiñas, H., Sciligo, A., Thies, C., Tscharntke, T., Venturini, E., Veromann, E., Vollhardt, I.M.G., Wäckers, F., Ward, K., Wilby, A., Woltz, M., Wratten, S., Sutter, L., 2020. The effectiveness of flower strips and hedgerows on pest control, pollination services and crop yield: a quantitative synthesis. Ecol. Lett. 23, 1488–1498. https://doi.org/10.1111/ele.13576</w:t>
      </w:r>
    </w:p>
    <w:p w14:paraId="19B6D45A"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Anderson, K., 2010. Globalization’s effects on world agricultural trade, 1960–2050. Philos. Trans. R. Soc. B Biol. Sci. 365, 3007–3021. https://doi.org/10.1098/rstb.2010.0131</w:t>
      </w:r>
    </w:p>
    <w:p w14:paraId="15FD4AA7"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Bennett, A.E., Evans, D.M., Powell, J.R., 2019. Potentials and pitfalls in the analysis of bipartite networks to understand plant–microbe interactions in changing environments. Funct. Ecol. 33, 107–117. https://doi.org/10.1111/1365-2435.13223</w:t>
      </w:r>
    </w:p>
    <w:p w14:paraId="3125A6DC"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Blanchet, F.G., Cazelles, K., Gravel, D., 2020. Co</w:t>
      </w:r>
      <w:r w:rsidRPr="00B55596">
        <w:rPr>
          <w:rFonts w:ascii="Cambria Math" w:hAnsi="Cambria Math" w:cs="Cambria Math"/>
          <w:noProof/>
          <w:sz w:val="24"/>
          <w:szCs w:val="24"/>
        </w:rPr>
        <w:t>‐</w:t>
      </w:r>
      <w:r w:rsidRPr="00B55596">
        <w:rPr>
          <w:rFonts w:ascii="Arial" w:hAnsi="Arial" w:cs="Arial"/>
          <w:noProof/>
          <w:sz w:val="24"/>
          <w:szCs w:val="24"/>
        </w:rPr>
        <w:t>occurrence is not evidence of ecological interactions. Ecol. Lett. 23, 1050–1063. https://doi.org/10.1111/ele.13525</w:t>
      </w:r>
    </w:p>
    <w:p w14:paraId="0C7F16A0"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 xml:space="preserve">Bodin, Ö., Barnes, M.L., McAllister, R.R.J., Rocha, J.C., Guerrero, A.M., 2017. </w:t>
      </w:r>
      <w:r w:rsidRPr="00B55596">
        <w:rPr>
          <w:rFonts w:ascii="Arial" w:hAnsi="Arial" w:cs="Arial"/>
          <w:noProof/>
          <w:sz w:val="24"/>
          <w:szCs w:val="24"/>
        </w:rPr>
        <w:lastRenderedPageBreak/>
        <w:t>Social–Ecological Network Approaches in Interdisciplinary Research: A Response to Bohan et al. and Dee et al. Trends Ecol. Evol. 32, 547–549. https://doi.org/10.1016/j.tree.2017.06.003</w:t>
      </w:r>
    </w:p>
    <w:p w14:paraId="02939D4B"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Bohan, D.A., Raybould, A., Mulder, C., Woodward, G., Tamaddoni-Nezhad, A., Bluthgen, N., Pocock, M.J.O., Muggleton, S., Evans, D.M., Astegiano, J., Massol, F., Loeuille, N., Petit, S., Macfadyen, S., 2013. Networking agroecology. integrating the diversity of agroecosystem interactions, in: Advances in Ecological Research. Academic Press Inc., pp. 1–67. https://doi.org/10.1016/B978-0-12-420002-9.00001-9</w:t>
      </w:r>
    </w:p>
    <w:p w14:paraId="7405FD51"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Bohan, D.A., Vacher, C., Tamaddoni-Nezhad, A., Raybould, A., Dumbrell, A.J., Woodward, G., 2017. Next-generation global biomonitoring: large-scale, automated reconstruction of ecological networks. Trends Ecol. Evol. 32, 477–487. https://doi.org/10.1016/J.TREE.2017.03.001</w:t>
      </w:r>
    </w:p>
    <w:p w14:paraId="24D3F9AD"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Bullock, J.M., Dhanjal-Adams, K.L., Milne, A., Oliver, T.H., Todman, L.C., Whitmore, A.P., Pywell, R.F., 2017. Resilience and food security: rethinking an ecological concept. J. Ecol. 105, 880–884. https://doi.org/10.1111/1365-2745.12791</w:t>
      </w:r>
    </w:p>
    <w:p w14:paraId="731E25F4"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Challinor, A., Adger, W.N., Di Mauro, M., Baylis, M., Benton, T., Conway, D., Depledge, D., Geddes, A., McCorriston, S., Stringer, L., Wellesley, L., 2016. UK Climate Change Risk Assessment Evidence Report: Chapter 7, International Dimensions. Report prepared for the Adaptation Sub-Committee of the Committee on Climate Change, London, UK.</w:t>
      </w:r>
    </w:p>
    <w:p w14:paraId="66A3061D"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Chaudhary, A., Gustafson, D., Mathys, A., 2018. Multi-indicator sustainability assessment of global food systems. Nat. Commun. 9, 1–13. https://doi.org/10.1038/s41467-018-03308-7</w:t>
      </w:r>
    </w:p>
    <w:p w14:paraId="172E65C6"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lastRenderedPageBreak/>
        <w:t>Cottrell, R.S., Nash, K.L., Halpern, B.S., Remenyi, T.A., Corney, S.P., Fleming, A., Fulton, E.A., Hornborg, S., Johne, A., Watson, R.A., Blanchard, J.L., 2019. Food production shocks across land and sea. Nat. Sustain. 2, 130–137. https://doi.org/10.1038/s41893-018-0210-1</w:t>
      </w:r>
    </w:p>
    <w:p w14:paraId="6A030B3C"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Cuff, J.P., Windsor, F.M., Tercel, M.P.T.G., Kitson, J.J.N., Evans, D.M., 2022. Overcoming the pitfalls of merging dietary metabarcoding into ecological networks. Methods Ecol. Evol. Early View, 1–15. https://doi.org/10.1111/2041-210X.13796</w:t>
      </w:r>
    </w:p>
    <w:p w14:paraId="11D2E061"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de Vries, F.T., Wallenstein, M.D., 2017. Below-ground connections underlying above-ground food production: a framework for optimising ecological connections in the rhizosphere. J. Ecol. 105, 913–920. https://doi.org/10.1111/1365-2745.12783</w:t>
      </w:r>
    </w:p>
    <w:p w14:paraId="61F6AC13"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Dee, L.E., Allesina, S., Bonn, A., Eklöf, A., Gaines, S.D., Hines, J., Jacob, U., McDonald-Madden, E., Possingham, H., Schröter, M., Thompson, R.M., 2017. Operationalizing Network Theory for Ecosystem Service Assessments. Trends Ecol. Evol. 32, 118–130. https://doi.org/10.1016/j.tree.2016.10.011</w:t>
      </w:r>
    </w:p>
    <w:p w14:paraId="4F342FA4"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Derocles, S.A.P., Kitson, J.J.N., Massol, F., Pauvert, C., Plantegenest, M., Vacher, C., Evans, D.M., 2018. Biomonitoring for the 21st Century: integrating next-generation sequencing into ecological network analysis. Adv. Ecol. Res. 58, 1–62. https://doi.org/10.1016/BS.AECR.2017.12.001</w:t>
      </w:r>
    </w:p>
    <w:p w14:paraId="20147F25"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Derocles, S.A.P., Le Ralec, A., Besson, M.M., Maret, M., Walton, A., Evans, D.M., Plantegenest, M., 2014. Molecular analysis reveals high compartmentalization in aphid-primary parasitoid networks and low parasitoid sharing between crop and noncrop habitats. Mol. Ecol. 23, 3900–3911. https://doi.org/10.1111/mec.12701</w:t>
      </w:r>
    </w:p>
    <w:p w14:paraId="4D5E7CBE"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lastRenderedPageBreak/>
        <w:t>Devoto, M., Bailey, S., Memmott, J., 2014. Ecological meta-networks integrate spatial and temporal dynamics of plant-bumble bee interactions. Oikos 123, 714–720. https://doi.org/10.1111/j.1600-0706.2013.01251.x</w:t>
      </w:r>
    </w:p>
    <w:p w14:paraId="3CE457BF"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Dupas, M.C., Halloy, J., Chatzimpiros, P., 2019. Time dynamics and invariant subnetwork structures in the world cereals trade network. PLoS One 14. https://doi.org/10.1371/journal.pone.0216318</w:t>
      </w:r>
    </w:p>
    <w:p w14:paraId="1F07023F"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Emer, C., Galetti, M., Pizo, M.A., Guimarães, P.R., Moraes, S., Piratelli, A., Jordano, P., 2018. Seed-dispersal interactions in fragmented landscapes - a metanetwork approach. Ecol. Lett. 21, 484–493. https://doi.org/10.1111/ele.12909</w:t>
      </w:r>
    </w:p>
    <w:p w14:paraId="6AEDE5C7"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Evans, D.M., Kitson, J.J.N., Lunt, D.H., Straw, N.A., Pocock, M.J.O., 2016. Merging DNA metabarcoding and ecological network analysis to understand and build resilient terrestrial ecosystems. Funct. Ecol. 30, 1904–1916. https://doi.org/10.1111/1365-2435.12659</w:t>
      </w:r>
    </w:p>
    <w:p w14:paraId="4394FAA7"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Evans, D.M., Pocock, M.J.O., Memmott, J., 2013. The robustness of a network of ecological networks to habitat loss. Ecol. Lett. 16, 844–852. https://doi.org/10.1111/ele.12117</w:t>
      </w:r>
    </w:p>
    <w:p w14:paraId="4560C025"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Felipe-Lucia, M.R., Guerrero, A.M., Alexander, S.M., Ashander, J., Baggio, J.A., Barnes, M.L., Bodin, Ö., Bonn, A., Fortin, M., Friedman, R.S., Gephart, J.A., Helmstedt, K.J., Keyes, A.A., Kroetz, K., Massol, F., Pocock, M.J.O., Sayles, J., Thompson, R.M., Wood, S.A., Dee, L.E., 2021. Conceptualizing ecosystem services using social–ecological networks. Trends Ecol. Evol. 1–12. https://doi.org/10.1016/J.TREE.2021.11.012</w:t>
      </w:r>
    </w:p>
    <w:p w14:paraId="2BB81F5D"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Food and Agriculture Organization of the United Nations, 2019. Land assessment and impacts [WWW Document]. URL http://www.fao.org/land-water/land/land-</w:t>
      </w:r>
      <w:r w:rsidRPr="00B55596">
        <w:rPr>
          <w:rFonts w:ascii="Arial" w:hAnsi="Arial" w:cs="Arial"/>
          <w:noProof/>
          <w:sz w:val="24"/>
          <w:szCs w:val="24"/>
        </w:rPr>
        <w:lastRenderedPageBreak/>
        <w:t>assessment/en/ (accessed 10.3.19).</w:t>
      </w:r>
    </w:p>
    <w:p w14:paraId="5197F70B"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Food and Agriculture Organization of the United Nations, 2018. The State of Agricultural Commodity Markets 2018. Agricultural trade, climate change and food security [WWW Document]. URL http://www.fao.org/publications/soco/2018/en/</w:t>
      </w:r>
    </w:p>
    <w:p w14:paraId="4DED4D0B"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Food and Agriculture Organization of the United Nations, 2013. World Food and Agriculture - Statistical Yearbook 2013 [WWW Document]. URL http://www.fao.org/3/i3107e/i3107e00.htm</w:t>
      </w:r>
    </w:p>
    <w:p w14:paraId="23B175FD"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Fritz, S., See, L., Bayas, J.C.L., Waldner, F., Jacques, D., Becker-Reshef, I., Whitcraft, A., Baruth, B., Bonifacio, R., Crutchfield, J., Rembold, F., Rojas, O., Schucknecht, A., Van der Velde, M., Verdin, J., Wu, B., Yan, N., You, L., Gilliams, S., Mücher, S., Tetrault, R., Moorthy, I., McCallum, I., 2019. A comparison of global agricultural monitoring systems and current gaps. Agric. Syst. 168, 258–272. https://doi.org/10.1016/j.agsy.2018.05.010</w:t>
      </w:r>
    </w:p>
    <w:p w14:paraId="6A084053"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Gaba, S., Lescourret, F., Boudsocq, S., Enjalbert, J., Hinsinger, P., Journet, E.P., Navas, M.L., Wery, J., Louarn, G., Malézieux, E., Pelzer, E., Prudent, M., Ozier-Lafontaine, H., 2015. Multiple cropping systems as drivers for providing multiple ecosystem services: from concepts to design. Agron. Sustain. Dev. 35, 607–623. https://doi.org/10.1007/s13593-014-0272-z</w:t>
      </w:r>
    </w:p>
    <w:p w14:paraId="5998B30D"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Godfray, H.C.J., Beddington, J.R., Crute, I.R., Haddad, L., Lawrence, D., Muir, J.F., Pretty, J., Robinson, S., Thomas, S.M., Toulmin, C., 2010. Food security: The challenge of feeding 9 billion people. Science (80-. ). 327, 812–818. https://doi.org/10.1126/science.1185383</w:t>
      </w:r>
    </w:p>
    <w:p w14:paraId="5219E013"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 xml:space="preserve">Hazell, P., Wood, S., 2008. Drivers of change in global agriculture. Philos. Trans. R. </w:t>
      </w:r>
      <w:r w:rsidRPr="00B55596">
        <w:rPr>
          <w:rFonts w:ascii="Arial" w:hAnsi="Arial" w:cs="Arial"/>
          <w:noProof/>
          <w:sz w:val="24"/>
          <w:szCs w:val="24"/>
        </w:rPr>
        <w:lastRenderedPageBreak/>
        <w:t>Soc. B Biol. Sci. 363, 495–515. https://doi.org/10.1098/rstb.2007.2166</w:t>
      </w:r>
    </w:p>
    <w:p w14:paraId="45B61763"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Holling, C.S., 1973. Resilience and stability of ecological systems. Annu. Rev. Ecol. Syst. 4, 1–23. https://doi.org/10.1146/annurev.es.04.110173.000245</w:t>
      </w:r>
    </w:p>
    <w:p w14:paraId="75AC0CAD"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Holyoak, M., Leibold, M.A., Holt, R.D., 2005. Metacommunities: Spatial Dynamics and Ecological Communities, Holyoak, Leibold, Holt. The University of Chicago Press, Chicago, IL, USA.</w:t>
      </w:r>
    </w:p>
    <w:p w14:paraId="646F2F46"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Hutchinson, M.C., Bramon Mora, B., Pilosof, S., Barner, A.K., Kéfi, S., Thébault, E., Jordano, P., Stouffer, D.B., 2019. Seeing the forest for the trees: Putting multilayer networks to work for community ecology. Funct. Ecol. 33, 206–217. https://doi.org/10.1111/1365-2435.13237</w:t>
      </w:r>
    </w:p>
    <w:p w14:paraId="187575F6"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Jarosz, L., 2000. Understanding agri-food networks as social relations. Agric. Human Values 17, 279–283. https://doi.org/10.1023/A:1007692303118</w:t>
      </w:r>
    </w:p>
    <w:p w14:paraId="6D3B1690"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Keyes, A.A., McLaughlin, J.P., Barner, A.K., Dee, L.E., 2021. An ecological network approach to predict ecosystem service vulnerability to species losses. Nat. Commun. 12, 1–11. https://doi.org/10.1038/s41467-021-21824-x</w:t>
      </w:r>
    </w:p>
    <w:p w14:paraId="0EDD74FF"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Kininmonth, S., Bergsten, A., Bodin, Ö., 2015. Closing the collaborative gap: Aligning social and ecological connectivity for better management of interconnected wetlands. Ambio 44, 138–148. https://doi.org/10.1007/S13280-014-0605-9/FIGURES/6</w:t>
      </w:r>
    </w:p>
    <w:p w14:paraId="60DE16A7"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Klein, A.M., Vaissière, B.E., Cane, J.H., Steffan-Dewenter, I., Cunningham, S.A., Kremen, C., Tscharntke, T., 2007. Importance of pollinators in changing landscapes for world crops. Proc. R. Soc. B Biol. Sci. 274, 303–313. https://doi.org/10.1098/rspb.2006.3721</w:t>
      </w:r>
    </w:p>
    <w:p w14:paraId="4317F177"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 xml:space="preserve">Leclère, D., Obersteiner, M., Barrett, M., Butchart, S.H.M., Chaudhary, A., De Palma, </w:t>
      </w:r>
      <w:r w:rsidRPr="00B55596">
        <w:rPr>
          <w:rFonts w:ascii="Arial" w:hAnsi="Arial" w:cs="Arial"/>
          <w:noProof/>
          <w:sz w:val="24"/>
          <w:szCs w:val="24"/>
        </w:rPr>
        <w:lastRenderedPageBreak/>
        <w:t>A., DeClerck, F.A.J., Di Marco, M., Doelman, J.C., Dürauer, M., Freeman, R., Harfoot, M., Hasegawa, T., Hellweg, S., Hilbers, J.P., Hill, S.L.L., Humpenöder, F., Jennings, N., Krisztin, T., Mace, G.M., Ohashi, H., Popp, A., Purvis, A., Schipper, A.M., Tabeau, A., Valin, H., van Meijl, H., van Zeist, W.J., Visconti, P., Alkemade, R., Almond, R., Bunting, G., Burgess, N.D., Cornell, S.E., Di Fulvio, F., Ferrier, S., Fritz, S., Fujimori, S., Grooten, M., Harwood, T., Havlík, P., Herrero, M., Hoskins, A.J., Jung, M., Kram, T., Lotze-Campen, H., Matsui, T., Meyer, C., Nel, D., Newbold, T., Schmidt-Traub, G., Stehfest, E., Strassburg, B.B.N., van Vuuren, D.P., Ware, C., Watson, J.E.M., Wu, W., Young, L., 2020. Bending the curve of terrestrial biodiversity needs an integrated strategy. Nat. 2020 5857826 585, 551–556. https://doi.org/10.1038/s41586-020-2705-y</w:t>
      </w:r>
    </w:p>
    <w:p w14:paraId="0897322F"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Lescourret, F., Magda, D., Richard, G., Adam-Blondon, A.F., Bardy, M., Baudry, J., Doussan, I., Dumont, B., Lefèvre, F., Litrico, I., Martin-Clouaire, R., Montuelle, B., Pellerin, S., Plantegenest, M., Tancoigne, E., Thomas, A., Guyomard, H., Soussana, J.F., 2015. A social-ecological approach to managing multiple agro-ecosystem services. Curr. Opin. Environ. Sustain. 14, 68–75. https://doi.org/10.1016/j.cosust.2015.04.001</w:t>
      </w:r>
    </w:p>
    <w:p w14:paraId="2B6CE149"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Loeuille, N., Barot, S., Georgelin, E., Kylafis, G., Lavigne, C., 2013. Eco-evolutionary dynamics of agricultural networks: Implications for sustainable management, in: Advances in Ecological Research. Academic Press Inc., pp. 339–435. https://doi.org/10.1016/B978-0-12-420002-9.00006-8</w:t>
      </w:r>
    </w:p>
    <w:p w14:paraId="0B0B6771"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Ma, A., Lu, X., Gray, C., Raybould, A., Tamaddoni-Nezhad, A., Woodward, G., Bohan, D.A., 2019. Ecological networks reveal resilience of agro-ecosystems to changes in farming management. Nat. Ecol. Evol. 3, 260–264. https://doi.org/10.1038/s41559-018-0757-2</w:t>
      </w:r>
    </w:p>
    <w:p w14:paraId="4F8C1D30"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lastRenderedPageBreak/>
        <w:t>Manson, S.M., Jordan, N.R., Nelson, K.C., Brummel, R.F., 2016. Modeling the effect of social networks on adoption of multifunctional agriculture. Environ. Model. Softw. 75, 388–401. https://doi.org/10.1016/j.envsoft.2014.09.015</w:t>
      </w:r>
    </w:p>
    <w:p w14:paraId="4D488AAF"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Massol, F., Petit, S., 2013. Interaction networks in agricultural landscape mosaics, in: Advances in Ecological Research. Academic Press Inc., pp. 291–338. https://doi.org/10.1016/B978-0-12-420002-9.00005-6</w:t>
      </w:r>
    </w:p>
    <w:p w14:paraId="72FD4A04"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May, R.M., Arinaminpathy, N., 2010. Systemic risk: the dynamics of model banking systems. J. R. Soc. Interface 7, 823–838. https://doi.org/10.1098/rsif.2009.0359</w:t>
      </w:r>
    </w:p>
    <w:p w14:paraId="7A0D719D"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McGowan, P.J.K., Stewart, G.B., Long, G., Grainger, M.J., 2019. An imperfect vision of indivisibility in the Sustainable Development Goals. Nat. Sustain. 2, 43–45. https://doi.org/10.1038/s41893-018-0190-1</w:t>
      </w:r>
    </w:p>
    <w:p w14:paraId="70CC7F1B"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Montoya, J.M., Pimm, S.L., Solé, R. V., 2006. Ecological networks and their fragility. Nature 442, 259–264. https://doi.org/10.1038/nature04927</w:t>
      </w:r>
    </w:p>
    <w:p w14:paraId="70351E60"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Mulazzani, L., Manrique, R., Malorgio, G., 2017. The role of strategic behaviour in ecosystem service modelling: integrating Bayesian networks with game theory. Ecol. Econ. 141, 234–244. https://doi.org/10.1016/J.ECOLECON.2017.04.022</w:t>
      </w:r>
    </w:p>
    <w:p w14:paraId="40DB348C"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Nelson, E., Mendoza, G., Regetz, J., Polasky, S., Tallis, H., Cameron, D.R., Chan, K.M.A., Daily, G.C., Goldstein, J., Kareiva, P.M., Lonsdorf, E., Naidoo, R., Ricketts, T.H., Shaw, M.R., 2009. Modeling multiple ecosystem services, biodiversity conservation, commodity production, and tradeoffs at landscape scales. Front. Ecol. Environ. 7, 4–11. https://doi.org/10.1890/080023</w:t>
      </w:r>
    </w:p>
    <w:p w14:paraId="347BB973"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Pastor-Satorras, R., Castellano, C., Van Mieghem, P., Vespignani, A., 2015. Epidemic processes in complex networks. Rev. Mod. Phys. 87, 925. https://doi.org/10.1103/RevModPhys.87.925</w:t>
      </w:r>
    </w:p>
    <w:p w14:paraId="09863B69"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lastRenderedPageBreak/>
        <w:t>Petsopoulos, D., Lunt, D.H., Bell, J.R., Kitson, J., Collins, L., Boonham, N., Morales-Hojas, R., Evans, D.., 2021. Using network ecology to understand and mitigate long-term insect declines. Ecol. Entomol. 46, 693–698. https://doi.org/https://doi.org/10.1111/een.13035</w:t>
      </w:r>
    </w:p>
    <w:p w14:paraId="7DA1DB52"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Pilosof, S., Porter, M.A., Pascual, M., Kéfi, S., 2017. The multilayer nature of ecological networks. Nat. Ecol. Evol. 1. https://doi.org/10.1038/s41559-017-0101</w:t>
      </w:r>
    </w:p>
    <w:p w14:paraId="4567D120"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Pocock, M.J.O., Evans, D.M., Memmott, J., 2012. The robustness and restoration of a network of ecological networks. Science (80-. ). 335, 973–977. https://doi.org/10.1126/science.1214915</w:t>
      </w:r>
    </w:p>
    <w:p w14:paraId="3ACE87AD"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Pocock, M.J.O., Schmucki, R., Bohan, D.A., 2020. Inferring species interactions from ecological survey data: a mechanistic approach to predict quantitative food webs of seed-feeding by carabid beetles. bioRxiv 2020.11.09.375402. https://doi.org/10.1101/2020.11.09.375402</w:t>
      </w:r>
    </w:p>
    <w:p w14:paraId="2037C387"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Poisot, T., Stouffer, D.B., Gravel, D., 2015. Beyond species: why ecological interaction networks vary through space and time. Oikos 124, 243–251. https://doi.org/10.1111/oik.01719</w:t>
      </w:r>
    </w:p>
    <w:p w14:paraId="1654D70E"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Puma, M.J., Bose, S., Chon, S.Y., Cook, B.I., 2015. Assessing the evolving fragility of the global food system. Environ. Res. Lett. 10, 024007. https://doi.org/10.1088/1748-9326/10/2/024007</w:t>
      </w:r>
    </w:p>
    <w:p w14:paraId="4FCAF2BA"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Raimundo, R.L.G., Guimarães, P.R., Evans, D.M., 2018. Adaptive Networks for Restoration Ecology. Trends Ecol. Evol. 33, 664–675. https://doi.org/10.1016/j.tree.2018.06.002</w:t>
      </w:r>
    </w:p>
    <w:p w14:paraId="37CE9DB7"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 xml:space="preserve">Redhead, J.W., Woodcock, B.A., Pocock, M.J.O., Pywell, R.F., Vanbergen, A.J., Oliver, T.H., 2018. Potential landscape-scale pollinator networks across Great </w:t>
      </w:r>
      <w:r w:rsidRPr="00B55596">
        <w:rPr>
          <w:rFonts w:ascii="Arial" w:hAnsi="Arial" w:cs="Arial"/>
          <w:noProof/>
          <w:sz w:val="24"/>
          <w:szCs w:val="24"/>
        </w:rPr>
        <w:lastRenderedPageBreak/>
        <w:t>Britain: structure, stability and influence of agricultural land cover. Ecol. Lett. 21, 1821–1832. https://doi.org/10.1111/ele.13157</w:t>
      </w:r>
    </w:p>
    <w:p w14:paraId="0C854EA6"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Sayles, J.S., Baggio, J.A., 2017. Social-ecological network analysis of scale mismatches in estuary watershed restoration. Proc. Natl. Acad. Sci. U. S. A. 114, E1776–E1785. https://doi.org/10.1073/PNAS.1604405114/-/DCSUPPLEMENTAL</w:t>
      </w:r>
    </w:p>
    <w:p w14:paraId="7126EF9F"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Sayles, J.S., Mancilla Garcia, M., Hamilton, M., Alexander, S.M., Baggio, J.A., Fischer, A.P., Ingold, K., Meredith, G.R., Pittman, J., 2019. Social-ecological network analysis for sustainability sciences: a systematic review and innovative research agenda for the future. Environ. Res. Lett. 14, 093003. https://doi.org/10.1088/1748-9326/AB2619</w:t>
      </w:r>
    </w:p>
    <w:p w14:paraId="7DC3A53D"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Scherber, C., Eisenhauer, N., Weisser, W.W., Schmid, B., Voigt, W., Fischer, M., Schulze, E.D., Roscher, C., Weigelt, A., Allan, E., Beler, H., Bonkowski, M., Buchmann, N., Buscot, F., Clement, L.W., Ebeling, A., Engels, C., Halle, S., Kertscher, I., Klein, A.M., Koller, R., König, S., Kowalski, E., Kummer, V., Kuu, A., Lange, M., Lauterbach, D., Middelhoff, C., Migunova, V.D., Milcu, A., Müller, R., Partsch, S., Petermann, J.S., Renker, C., Rottstock, T., Sabais, A., Scheu, S., Schumacher, J., Temperton, V.M., Tscharntke, T., 2010. Bottom-up effects of plant diversity on multitrophic interactions in a biodiversity experiment. Nature 468, 553–556. https://doi.org/10.1038/nature09492</w:t>
      </w:r>
    </w:p>
    <w:p w14:paraId="55A70660"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Shave, M.E., Shwiff, S.A., Elser, J.L., Lindell, C.A., 2018. Falcons using orchard nest boxes reduce fruit-eating bird abundances and provide economic benefits for a fruit-growing region. J. Appl. Ecol. 55, 2451–2460. https://doi.org/10.1111/1365-2664.13172</w:t>
      </w:r>
    </w:p>
    <w:p w14:paraId="03AC7C67"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lastRenderedPageBreak/>
        <w:t>Shutters, S.T., Muneepeerakul, R., 2012. Agricultural trade networks and patterns of economic development. PLoS One 7. https://doi.org/10.1371/journal.pone.0039756</w:t>
      </w:r>
    </w:p>
    <w:p w14:paraId="0B2D21A3"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Silva, F.D.S., Carvalheiro, L.G., Aguirre-Gutiérrez, J., Lucotte, M., Guidoni-Martins, K., Mertens, F., 2021. Virtual pollination trade uncovers global dependence on biodiversity of developing countries. Sci. Adv. 7, 6636–6646. https://doi.org/10.1126/sciadv.abe6636</w:t>
      </w:r>
    </w:p>
    <w:p w14:paraId="5D700FC1"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Srivathsan, A., Lee, L., Katoh, K., Hartop, E., Kutty, S.N., Wong, J., Yeo, D., Meier, R., 2021. ONTbarcoder and MinION barcodes aid biodiversity discovery and identification by everyone, for everyone. BMC Biol. 19, 1–21. https://doi.org/10.1186/S12915-021-01141-X/TABLES/6</w:t>
      </w:r>
    </w:p>
    <w:p w14:paraId="2F193907"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Staudacher, K., Rennstam Rubbmark, O., Birkhofer, K., Malsher, G., Sint, D., Jonsson, M., Traugott, M., 2018. Habitat heterogeneity induces rapid changes in the feeding behaviour of generalist arthropod predators. Funct. Ecol. 32, 809–819. https://doi.org/10.1111/1365-2435.13028</w:t>
      </w:r>
    </w:p>
    <w:p w14:paraId="75AD9A2E"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Toju, H., Baba, Y.G., 2018. DNA metabarcoding of spiders, insects, and springtails for exploring potential linkage between above- and below-ground food webs. Zool. Lett. 4, 1–12. https://doi.org/10.1186/s40851-018-0088-9</w:t>
      </w:r>
    </w:p>
    <w:p w14:paraId="2000D258"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United Nations, 2020. The Sustainable Development Goals Report 2020 [WWW Document]. URL https://unstats.un.org/sdgs/report/2020/</w:t>
      </w:r>
    </w:p>
    <w:p w14:paraId="5A9248B8"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 xml:space="preserve">Vacher, C., Tamaddoni-Nezhad, A., Kamenova, S., Peyrard, N., Moalic, Y., Sabbadin, R., Schwaller, L., Chiquet, J., Smith, M.A., Vallance, J., Fievet, V., Jakuschkin, B., Bohan, D.A., 2016. Learning Ecological Networks from Next-Generation Sequencing Data, in: Advances in Ecological Research. Academic </w:t>
      </w:r>
      <w:r w:rsidRPr="00B55596">
        <w:rPr>
          <w:rFonts w:ascii="Arial" w:hAnsi="Arial" w:cs="Arial"/>
          <w:noProof/>
          <w:sz w:val="24"/>
          <w:szCs w:val="24"/>
        </w:rPr>
        <w:lastRenderedPageBreak/>
        <w:t>Press Inc., pp. 1–39. https://doi.org/10.1016/bs.aecr.2015.10.004</w:t>
      </w:r>
    </w:p>
    <w:p w14:paraId="38FC9103"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szCs w:val="24"/>
        </w:rPr>
      </w:pPr>
      <w:r w:rsidRPr="00B55596">
        <w:rPr>
          <w:rFonts w:ascii="Arial" w:hAnsi="Arial" w:cs="Arial"/>
          <w:noProof/>
          <w:sz w:val="24"/>
          <w:szCs w:val="24"/>
        </w:rPr>
        <w:t>Watts, D.J., Strogatz, S.H., 1998. Collective dynamics of “small-world” networks. Nature 393, 440–442. https://doi.org/10.1038/30918</w:t>
      </w:r>
    </w:p>
    <w:p w14:paraId="4C53F595" w14:textId="4E81048F" w:rsidR="00B55596" w:rsidRDefault="00B55596" w:rsidP="00B55596">
      <w:pPr>
        <w:widowControl w:val="0"/>
        <w:autoSpaceDE w:val="0"/>
        <w:autoSpaceDN w:val="0"/>
        <w:adjustRightInd w:val="0"/>
        <w:spacing w:after="120" w:line="480" w:lineRule="auto"/>
        <w:ind w:left="480" w:hanging="480"/>
        <w:rPr>
          <w:ins w:id="204" w:author="Fredric Windsor" w:date="2022-02-01T10:54:00Z"/>
          <w:rFonts w:ascii="Arial" w:hAnsi="Arial" w:cs="Arial"/>
          <w:noProof/>
          <w:sz w:val="24"/>
          <w:szCs w:val="24"/>
        </w:rPr>
      </w:pPr>
      <w:r w:rsidRPr="00B55596">
        <w:rPr>
          <w:rFonts w:ascii="Arial" w:hAnsi="Arial" w:cs="Arial"/>
          <w:noProof/>
          <w:sz w:val="24"/>
          <w:szCs w:val="24"/>
        </w:rPr>
        <w:t>Windsor, F.M., Tavella, J., Rother, D.C., Raimundo, R.L.G., Devoto, M., Guimarães, P.R., Evans, D.M., 2021. Identifying plant mixes for multiple ecosystem service provision in agricultural systems using ecological networks. J. Appl. Ecol. 00, 1–13. https://doi.org/10.1111/1365-2664.14007</w:t>
      </w:r>
    </w:p>
    <w:p w14:paraId="4698BD83" w14:textId="43BBFEC6" w:rsidR="00934BF4" w:rsidRPr="00B55596" w:rsidRDefault="00934BF4" w:rsidP="00B55596">
      <w:pPr>
        <w:widowControl w:val="0"/>
        <w:autoSpaceDE w:val="0"/>
        <w:autoSpaceDN w:val="0"/>
        <w:adjustRightInd w:val="0"/>
        <w:spacing w:after="120" w:line="480" w:lineRule="auto"/>
        <w:ind w:left="480" w:hanging="480"/>
        <w:rPr>
          <w:rFonts w:ascii="Arial" w:hAnsi="Arial" w:cs="Arial"/>
          <w:noProof/>
          <w:sz w:val="24"/>
          <w:szCs w:val="24"/>
        </w:rPr>
      </w:pPr>
      <w:ins w:id="205" w:author="Fredric Windsor" w:date="2022-02-01T10:55:00Z">
        <w:r>
          <w:rPr>
            <w:rFonts w:ascii="Arial" w:hAnsi="Arial" w:cs="Arial"/>
            <w:noProof/>
            <w:sz w:val="24"/>
            <w:szCs w:val="24"/>
          </w:rPr>
          <w:t xml:space="preserve">Windsor, F.M., </w:t>
        </w:r>
        <w:r w:rsidR="004B536F">
          <w:rPr>
            <w:rFonts w:ascii="Arial" w:hAnsi="Arial" w:cs="Arial"/>
            <w:noProof/>
            <w:sz w:val="24"/>
            <w:szCs w:val="24"/>
          </w:rPr>
          <w:t xml:space="preserve">van den Hoogen, J., Crowther, T.W., Evans, D.M., In Revision. </w:t>
        </w:r>
        <w:r w:rsidR="00CE74E7" w:rsidRPr="00CE74E7">
          <w:rPr>
            <w:rFonts w:ascii="Arial" w:hAnsi="Arial" w:cs="Arial"/>
            <w:noProof/>
            <w:sz w:val="24"/>
            <w:szCs w:val="24"/>
          </w:rPr>
          <w:t>Using ecological networks to answer questions in global biogeography and ecology</w:t>
        </w:r>
        <w:r w:rsidR="00CE74E7">
          <w:rPr>
            <w:rFonts w:ascii="Arial" w:hAnsi="Arial" w:cs="Arial"/>
            <w:noProof/>
            <w:sz w:val="24"/>
            <w:szCs w:val="24"/>
          </w:rPr>
          <w:t>. J</w:t>
        </w:r>
      </w:ins>
      <w:ins w:id="206" w:author="Fredric Windsor" w:date="2022-02-01T10:56:00Z">
        <w:r w:rsidR="00CE74E7">
          <w:rPr>
            <w:rFonts w:ascii="Arial" w:hAnsi="Arial" w:cs="Arial"/>
            <w:noProof/>
            <w:sz w:val="24"/>
            <w:szCs w:val="24"/>
          </w:rPr>
          <w:t xml:space="preserve">. Biogeogr. 1-15. </w:t>
        </w:r>
      </w:ins>
    </w:p>
    <w:p w14:paraId="4C0138A2" w14:textId="77777777" w:rsidR="00B55596" w:rsidRPr="00B55596" w:rsidRDefault="00B55596" w:rsidP="00B55596">
      <w:pPr>
        <w:widowControl w:val="0"/>
        <w:autoSpaceDE w:val="0"/>
        <w:autoSpaceDN w:val="0"/>
        <w:adjustRightInd w:val="0"/>
        <w:spacing w:after="120" w:line="480" w:lineRule="auto"/>
        <w:ind w:left="480" w:hanging="480"/>
        <w:rPr>
          <w:rFonts w:ascii="Arial" w:hAnsi="Arial" w:cs="Arial"/>
          <w:noProof/>
          <w:sz w:val="24"/>
        </w:rPr>
      </w:pPr>
      <w:r w:rsidRPr="00B55596">
        <w:rPr>
          <w:rFonts w:ascii="Arial" w:hAnsi="Arial" w:cs="Arial"/>
          <w:noProof/>
          <w:sz w:val="24"/>
          <w:szCs w:val="24"/>
        </w:rPr>
        <w:t>World Wide Fund for Nature, 2020. Living Planet Report 2020 - Bending the curve of biodiversity loss [WWW Document]. URL https://livingplanet.panda.org/en-gb/</w:t>
      </w:r>
    </w:p>
    <w:p w14:paraId="37207FD2" w14:textId="6ED304B6" w:rsidR="00DD3A91" w:rsidRPr="00B22E3E" w:rsidRDefault="00744B1D" w:rsidP="00B22E3E">
      <w:pPr>
        <w:spacing w:after="120" w:line="480" w:lineRule="auto"/>
        <w:rPr>
          <w:rFonts w:ascii="Arial" w:hAnsi="Arial" w:cs="Arial"/>
          <w:sz w:val="24"/>
          <w:szCs w:val="24"/>
        </w:rPr>
      </w:pPr>
      <w:r>
        <w:rPr>
          <w:rFonts w:ascii="Arial" w:hAnsi="Arial" w:cs="Arial"/>
          <w:sz w:val="24"/>
          <w:szCs w:val="24"/>
        </w:rPr>
        <w:fldChar w:fldCharType="end"/>
      </w:r>
    </w:p>
    <w:sectPr w:rsidR="00DD3A91" w:rsidRPr="00B22E3E" w:rsidSect="00F3065B">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21CD4" w14:textId="77777777" w:rsidR="004F7CB3" w:rsidRDefault="004F7CB3" w:rsidP="0088773F">
      <w:pPr>
        <w:spacing w:after="0" w:line="240" w:lineRule="auto"/>
      </w:pPr>
      <w:r>
        <w:separator/>
      </w:r>
    </w:p>
  </w:endnote>
  <w:endnote w:type="continuationSeparator" w:id="0">
    <w:p w14:paraId="15AA8B0D" w14:textId="77777777" w:rsidR="004F7CB3" w:rsidRDefault="004F7CB3" w:rsidP="00887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4"/>
        <w:szCs w:val="24"/>
      </w:rPr>
      <w:id w:val="1964003046"/>
      <w:docPartObj>
        <w:docPartGallery w:val="Page Numbers (Bottom of Page)"/>
        <w:docPartUnique/>
      </w:docPartObj>
    </w:sdtPr>
    <w:sdtEndPr>
      <w:rPr>
        <w:noProof/>
      </w:rPr>
    </w:sdtEndPr>
    <w:sdtContent>
      <w:p w14:paraId="38BCACA6" w14:textId="3A4314FB" w:rsidR="008C67D8" w:rsidRPr="0088773F" w:rsidRDefault="008C67D8">
        <w:pPr>
          <w:pStyle w:val="Footer"/>
          <w:jc w:val="right"/>
          <w:rPr>
            <w:rFonts w:ascii="Arial" w:hAnsi="Arial" w:cs="Arial"/>
            <w:sz w:val="24"/>
            <w:szCs w:val="24"/>
          </w:rPr>
        </w:pPr>
        <w:r w:rsidRPr="0088773F">
          <w:rPr>
            <w:rFonts w:ascii="Arial" w:hAnsi="Arial" w:cs="Arial"/>
            <w:sz w:val="24"/>
            <w:szCs w:val="24"/>
          </w:rPr>
          <w:fldChar w:fldCharType="begin"/>
        </w:r>
        <w:r w:rsidRPr="0088773F">
          <w:rPr>
            <w:rFonts w:ascii="Arial" w:hAnsi="Arial" w:cs="Arial"/>
            <w:sz w:val="24"/>
            <w:szCs w:val="24"/>
          </w:rPr>
          <w:instrText xml:space="preserve"> PAGE   \* MERGEFORMAT </w:instrText>
        </w:r>
        <w:r w:rsidRPr="0088773F">
          <w:rPr>
            <w:rFonts w:ascii="Arial" w:hAnsi="Arial" w:cs="Arial"/>
            <w:sz w:val="24"/>
            <w:szCs w:val="24"/>
          </w:rPr>
          <w:fldChar w:fldCharType="separate"/>
        </w:r>
        <w:r w:rsidRPr="0088773F">
          <w:rPr>
            <w:rFonts w:ascii="Arial" w:hAnsi="Arial" w:cs="Arial"/>
            <w:noProof/>
            <w:sz w:val="24"/>
            <w:szCs w:val="24"/>
          </w:rPr>
          <w:t>2</w:t>
        </w:r>
        <w:r w:rsidRPr="0088773F">
          <w:rPr>
            <w:rFonts w:ascii="Arial" w:hAnsi="Arial" w:cs="Arial"/>
            <w:noProof/>
            <w:sz w:val="24"/>
            <w:szCs w:val="24"/>
          </w:rPr>
          <w:fldChar w:fldCharType="end"/>
        </w:r>
      </w:p>
    </w:sdtContent>
  </w:sdt>
  <w:p w14:paraId="36945B09" w14:textId="77777777" w:rsidR="008C67D8" w:rsidRDefault="008C67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F24D3" w14:textId="77777777" w:rsidR="004F7CB3" w:rsidRDefault="004F7CB3" w:rsidP="0088773F">
      <w:pPr>
        <w:spacing w:after="0" w:line="240" w:lineRule="auto"/>
      </w:pPr>
      <w:r>
        <w:separator/>
      </w:r>
    </w:p>
  </w:footnote>
  <w:footnote w:type="continuationSeparator" w:id="0">
    <w:p w14:paraId="491697B9" w14:textId="77777777" w:rsidR="004F7CB3" w:rsidRDefault="004F7CB3" w:rsidP="00887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F7AE0"/>
    <w:multiLevelType w:val="hybridMultilevel"/>
    <w:tmpl w:val="5C86FB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3BB22BC"/>
    <w:multiLevelType w:val="multilevel"/>
    <w:tmpl w:val="ED1A7DA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dric Windsor">
    <w15:presenceInfo w15:providerId="AD" w15:userId="S::nfw24@newcastle.ac.uk::1723fbf0-2a29-4cd7-bb1f-a61e79d48d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E3E"/>
    <w:rsid w:val="00005DBF"/>
    <w:rsid w:val="0001048A"/>
    <w:rsid w:val="000117E5"/>
    <w:rsid w:val="00020799"/>
    <w:rsid w:val="00027323"/>
    <w:rsid w:val="000309A6"/>
    <w:rsid w:val="0003234E"/>
    <w:rsid w:val="00032C75"/>
    <w:rsid w:val="000369D1"/>
    <w:rsid w:val="0004038C"/>
    <w:rsid w:val="00043DAA"/>
    <w:rsid w:val="00044AF5"/>
    <w:rsid w:val="000452DC"/>
    <w:rsid w:val="00045A9A"/>
    <w:rsid w:val="0004727A"/>
    <w:rsid w:val="00053253"/>
    <w:rsid w:val="0006346A"/>
    <w:rsid w:val="000738E8"/>
    <w:rsid w:val="00076C49"/>
    <w:rsid w:val="00076F33"/>
    <w:rsid w:val="0007740E"/>
    <w:rsid w:val="00083CFA"/>
    <w:rsid w:val="00086761"/>
    <w:rsid w:val="0009067E"/>
    <w:rsid w:val="000A3B5D"/>
    <w:rsid w:val="000A7686"/>
    <w:rsid w:val="000B0195"/>
    <w:rsid w:val="000B4905"/>
    <w:rsid w:val="000B5883"/>
    <w:rsid w:val="000B6FB2"/>
    <w:rsid w:val="000B7876"/>
    <w:rsid w:val="000B7D78"/>
    <w:rsid w:val="000C0267"/>
    <w:rsid w:val="000C0572"/>
    <w:rsid w:val="000D02E0"/>
    <w:rsid w:val="000D2A88"/>
    <w:rsid w:val="000E062E"/>
    <w:rsid w:val="000E5F4F"/>
    <w:rsid w:val="000F0506"/>
    <w:rsid w:val="00103BC4"/>
    <w:rsid w:val="00105BED"/>
    <w:rsid w:val="00110CA2"/>
    <w:rsid w:val="00115457"/>
    <w:rsid w:val="001170C1"/>
    <w:rsid w:val="00123610"/>
    <w:rsid w:val="00131D13"/>
    <w:rsid w:val="00133117"/>
    <w:rsid w:val="0014326F"/>
    <w:rsid w:val="00145D66"/>
    <w:rsid w:val="00153C47"/>
    <w:rsid w:val="0015706A"/>
    <w:rsid w:val="001609D5"/>
    <w:rsid w:val="00165236"/>
    <w:rsid w:val="00171977"/>
    <w:rsid w:val="00172FC7"/>
    <w:rsid w:val="00172FFA"/>
    <w:rsid w:val="00175772"/>
    <w:rsid w:val="00181D65"/>
    <w:rsid w:val="00182795"/>
    <w:rsid w:val="00185FBC"/>
    <w:rsid w:val="00187148"/>
    <w:rsid w:val="0019469A"/>
    <w:rsid w:val="00197CE5"/>
    <w:rsid w:val="001A0E1F"/>
    <w:rsid w:val="001A3834"/>
    <w:rsid w:val="001A4224"/>
    <w:rsid w:val="001A5621"/>
    <w:rsid w:val="001B4888"/>
    <w:rsid w:val="001C110B"/>
    <w:rsid w:val="001D0874"/>
    <w:rsid w:val="001D206A"/>
    <w:rsid w:val="001D417B"/>
    <w:rsid w:val="001D426C"/>
    <w:rsid w:val="001D5261"/>
    <w:rsid w:val="001E0793"/>
    <w:rsid w:val="001E1A48"/>
    <w:rsid w:val="001E37BC"/>
    <w:rsid w:val="001F0E7D"/>
    <w:rsid w:val="001F1004"/>
    <w:rsid w:val="001F1587"/>
    <w:rsid w:val="00201F2C"/>
    <w:rsid w:val="002105FF"/>
    <w:rsid w:val="00213988"/>
    <w:rsid w:val="002166DA"/>
    <w:rsid w:val="00222B9F"/>
    <w:rsid w:val="00230891"/>
    <w:rsid w:val="0023131D"/>
    <w:rsid w:val="00242DA8"/>
    <w:rsid w:val="00250131"/>
    <w:rsid w:val="00252F83"/>
    <w:rsid w:val="0025342A"/>
    <w:rsid w:val="00253B9D"/>
    <w:rsid w:val="00257172"/>
    <w:rsid w:val="00260E7F"/>
    <w:rsid w:val="002614DE"/>
    <w:rsid w:val="00262ABD"/>
    <w:rsid w:val="0027034C"/>
    <w:rsid w:val="0028282D"/>
    <w:rsid w:val="0029429D"/>
    <w:rsid w:val="00294E56"/>
    <w:rsid w:val="00296743"/>
    <w:rsid w:val="00296864"/>
    <w:rsid w:val="002A0862"/>
    <w:rsid w:val="002B02C2"/>
    <w:rsid w:val="002B3943"/>
    <w:rsid w:val="002C287E"/>
    <w:rsid w:val="002C3B1E"/>
    <w:rsid w:val="002C432A"/>
    <w:rsid w:val="002C572A"/>
    <w:rsid w:val="002C5F2F"/>
    <w:rsid w:val="002C7059"/>
    <w:rsid w:val="002C7DD7"/>
    <w:rsid w:val="002D4779"/>
    <w:rsid w:val="002D60D3"/>
    <w:rsid w:val="002D6EF4"/>
    <w:rsid w:val="002E3079"/>
    <w:rsid w:val="002F4C27"/>
    <w:rsid w:val="0030022B"/>
    <w:rsid w:val="00304073"/>
    <w:rsid w:val="00310B50"/>
    <w:rsid w:val="00321CC7"/>
    <w:rsid w:val="00322242"/>
    <w:rsid w:val="00323AFC"/>
    <w:rsid w:val="00323F21"/>
    <w:rsid w:val="003252B1"/>
    <w:rsid w:val="0032543B"/>
    <w:rsid w:val="003330FD"/>
    <w:rsid w:val="003348B6"/>
    <w:rsid w:val="0033589F"/>
    <w:rsid w:val="00336E3E"/>
    <w:rsid w:val="00336F71"/>
    <w:rsid w:val="00340AC3"/>
    <w:rsid w:val="0034459D"/>
    <w:rsid w:val="00346846"/>
    <w:rsid w:val="00351245"/>
    <w:rsid w:val="0036177A"/>
    <w:rsid w:val="00366F45"/>
    <w:rsid w:val="003739E8"/>
    <w:rsid w:val="00383E95"/>
    <w:rsid w:val="003871FB"/>
    <w:rsid w:val="00392026"/>
    <w:rsid w:val="00393D3C"/>
    <w:rsid w:val="003A26A8"/>
    <w:rsid w:val="003B3214"/>
    <w:rsid w:val="003B3A15"/>
    <w:rsid w:val="003B6A3B"/>
    <w:rsid w:val="003C0B46"/>
    <w:rsid w:val="003C78D5"/>
    <w:rsid w:val="003D504A"/>
    <w:rsid w:val="003E5E3F"/>
    <w:rsid w:val="003F0C7B"/>
    <w:rsid w:val="003F1501"/>
    <w:rsid w:val="003F399D"/>
    <w:rsid w:val="003F3FEF"/>
    <w:rsid w:val="003F4CAF"/>
    <w:rsid w:val="004029C9"/>
    <w:rsid w:val="004113F9"/>
    <w:rsid w:val="004137DD"/>
    <w:rsid w:val="004156D2"/>
    <w:rsid w:val="004209E4"/>
    <w:rsid w:val="0042128E"/>
    <w:rsid w:val="00424DFF"/>
    <w:rsid w:val="004257B1"/>
    <w:rsid w:val="004260DE"/>
    <w:rsid w:val="004261F3"/>
    <w:rsid w:val="00432212"/>
    <w:rsid w:val="004327D1"/>
    <w:rsid w:val="00442DE5"/>
    <w:rsid w:val="0044421A"/>
    <w:rsid w:val="004446AD"/>
    <w:rsid w:val="00447FC1"/>
    <w:rsid w:val="00454776"/>
    <w:rsid w:val="004656D9"/>
    <w:rsid w:val="00466B25"/>
    <w:rsid w:val="00472B00"/>
    <w:rsid w:val="00475FA5"/>
    <w:rsid w:val="00481E17"/>
    <w:rsid w:val="00482E35"/>
    <w:rsid w:val="00482E80"/>
    <w:rsid w:val="00483FCE"/>
    <w:rsid w:val="00484483"/>
    <w:rsid w:val="004878BD"/>
    <w:rsid w:val="004908F4"/>
    <w:rsid w:val="004918EA"/>
    <w:rsid w:val="00492B79"/>
    <w:rsid w:val="0049472C"/>
    <w:rsid w:val="004A0D04"/>
    <w:rsid w:val="004A0EBE"/>
    <w:rsid w:val="004A6B16"/>
    <w:rsid w:val="004A78FC"/>
    <w:rsid w:val="004B18C9"/>
    <w:rsid w:val="004B2519"/>
    <w:rsid w:val="004B536F"/>
    <w:rsid w:val="004C022B"/>
    <w:rsid w:val="004C3B5C"/>
    <w:rsid w:val="004C487E"/>
    <w:rsid w:val="004D193C"/>
    <w:rsid w:val="004D27C1"/>
    <w:rsid w:val="004D5CA3"/>
    <w:rsid w:val="004D7313"/>
    <w:rsid w:val="004E53C5"/>
    <w:rsid w:val="004F296F"/>
    <w:rsid w:val="004F2CC9"/>
    <w:rsid w:val="004F37F1"/>
    <w:rsid w:val="004F4DFB"/>
    <w:rsid w:val="004F7841"/>
    <w:rsid w:val="004F7C9C"/>
    <w:rsid w:val="004F7CB3"/>
    <w:rsid w:val="00510AEB"/>
    <w:rsid w:val="00511906"/>
    <w:rsid w:val="00516BE2"/>
    <w:rsid w:val="00530788"/>
    <w:rsid w:val="005360F1"/>
    <w:rsid w:val="005367AB"/>
    <w:rsid w:val="00547C87"/>
    <w:rsid w:val="00553A9E"/>
    <w:rsid w:val="00554414"/>
    <w:rsid w:val="00556110"/>
    <w:rsid w:val="00560870"/>
    <w:rsid w:val="00560D66"/>
    <w:rsid w:val="00562072"/>
    <w:rsid w:val="00565845"/>
    <w:rsid w:val="005677D2"/>
    <w:rsid w:val="00567D2E"/>
    <w:rsid w:val="00570C40"/>
    <w:rsid w:val="00572594"/>
    <w:rsid w:val="00572E13"/>
    <w:rsid w:val="0058243D"/>
    <w:rsid w:val="005836F2"/>
    <w:rsid w:val="00584DBF"/>
    <w:rsid w:val="005905BC"/>
    <w:rsid w:val="00594B54"/>
    <w:rsid w:val="0059602D"/>
    <w:rsid w:val="005A2E41"/>
    <w:rsid w:val="005A4069"/>
    <w:rsid w:val="005B64A3"/>
    <w:rsid w:val="005B7CE9"/>
    <w:rsid w:val="005C047E"/>
    <w:rsid w:val="005C1FC8"/>
    <w:rsid w:val="005C2D02"/>
    <w:rsid w:val="005C671A"/>
    <w:rsid w:val="005C7994"/>
    <w:rsid w:val="005C79C3"/>
    <w:rsid w:val="005D3908"/>
    <w:rsid w:val="005E40E0"/>
    <w:rsid w:val="005E5358"/>
    <w:rsid w:val="005E5D69"/>
    <w:rsid w:val="005F1988"/>
    <w:rsid w:val="005F4300"/>
    <w:rsid w:val="00602DD9"/>
    <w:rsid w:val="006033DD"/>
    <w:rsid w:val="0060608F"/>
    <w:rsid w:val="00611AAA"/>
    <w:rsid w:val="00612E8D"/>
    <w:rsid w:val="00621CF5"/>
    <w:rsid w:val="00621DFF"/>
    <w:rsid w:val="00624367"/>
    <w:rsid w:val="006260EF"/>
    <w:rsid w:val="0063427F"/>
    <w:rsid w:val="00634510"/>
    <w:rsid w:val="0063799A"/>
    <w:rsid w:val="006456EC"/>
    <w:rsid w:val="00655AE6"/>
    <w:rsid w:val="00656582"/>
    <w:rsid w:val="0066033A"/>
    <w:rsid w:val="00660D2B"/>
    <w:rsid w:val="00663BDB"/>
    <w:rsid w:val="006702AD"/>
    <w:rsid w:val="00674D04"/>
    <w:rsid w:val="00677153"/>
    <w:rsid w:val="00681195"/>
    <w:rsid w:val="006932BE"/>
    <w:rsid w:val="0069447A"/>
    <w:rsid w:val="006A0E2A"/>
    <w:rsid w:val="006A159D"/>
    <w:rsid w:val="006A6107"/>
    <w:rsid w:val="006A6731"/>
    <w:rsid w:val="006B5A96"/>
    <w:rsid w:val="006B5F65"/>
    <w:rsid w:val="006B67AC"/>
    <w:rsid w:val="006C03B6"/>
    <w:rsid w:val="006C147C"/>
    <w:rsid w:val="006C69AD"/>
    <w:rsid w:val="006D27A0"/>
    <w:rsid w:val="006D3561"/>
    <w:rsid w:val="006D4A02"/>
    <w:rsid w:val="006D617D"/>
    <w:rsid w:val="006E19F5"/>
    <w:rsid w:val="006E3A1C"/>
    <w:rsid w:val="006E504C"/>
    <w:rsid w:val="006E6C39"/>
    <w:rsid w:val="006F0677"/>
    <w:rsid w:val="006F2158"/>
    <w:rsid w:val="006F47CC"/>
    <w:rsid w:val="006F4908"/>
    <w:rsid w:val="006F4F7C"/>
    <w:rsid w:val="006F7067"/>
    <w:rsid w:val="00702318"/>
    <w:rsid w:val="007055BB"/>
    <w:rsid w:val="007059DA"/>
    <w:rsid w:val="007075A9"/>
    <w:rsid w:val="00707B50"/>
    <w:rsid w:val="00717706"/>
    <w:rsid w:val="00721950"/>
    <w:rsid w:val="00725184"/>
    <w:rsid w:val="00744B1D"/>
    <w:rsid w:val="0075181A"/>
    <w:rsid w:val="007521FC"/>
    <w:rsid w:val="0075538D"/>
    <w:rsid w:val="00760943"/>
    <w:rsid w:val="00766400"/>
    <w:rsid w:val="007668AF"/>
    <w:rsid w:val="00771049"/>
    <w:rsid w:val="00772BCA"/>
    <w:rsid w:val="00774426"/>
    <w:rsid w:val="00775680"/>
    <w:rsid w:val="00775ECC"/>
    <w:rsid w:val="00782663"/>
    <w:rsid w:val="00790025"/>
    <w:rsid w:val="00791040"/>
    <w:rsid w:val="00793F91"/>
    <w:rsid w:val="00797984"/>
    <w:rsid w:val="00797F3D"/>
    <w:rsid w:val="007A5225"/>
    <w:rsid w:val="007A7292"/>
    <w:rsid w:val="007B02D7"/>
    <w:rsid w:val="007B4BB8"/>
    <w:rsid w:val="007B5D87"/>
    <w:rsid w:val="007B7D70"/>
    <w:rsid w:val="007C17D4"/>
    <w:rsid w:val="007D1753"/>
    <w:rsid w:val="007D6352"/>
    <w:rsid w:val="007D7B3B"/>
    <w:rsid w:val="007E3098"/>
    <w:rsid w:val="007F4ACF"/>
    <w:rsid w:val="007F779E"/>
    <w:rsid w:val="008004AC"/>
    <w:rsid w:val="00804CE2"/>
    <w:rsid w:val="00806901"/>
    <w:rsid w:val="00806B3E"/>
    <w:rsid w:val="008105F3"/>
    <w:rsid w:val="008134D7"/>
    <w:rsid w:val="00814AE9"/>
    <w:rsid w:val="008170AF"/>
    <w:rsid w:val="00832449"/>
    <w:rsid w:val="00835823"/>
    <w:rsid w:val="00836236"/>
    <w:rsid w:val="0084038D"/>
    <w:rsid w:val="00847FD9"/>
    <w:rsid w:val="00851031"/>
    <w:rsid w:val="00851BB5"/>
    <w:rsid w:val="0085364D"/>
    <w:rsid w:val="008545C7"/>
    <w:rsid w:val="00862F84"/>
    <w:rsid w:val="00872798"/>
    <w:rsid w:val="0087775F"/>
    <w:rsid w:val="00880522"/>
    <w:rsid w:val="00883032"/>
    <w:rsid w:val="0088773F"/>
    <w:rsid w:val="008A4BA1"/>
    <w:rsid w:val="008B05A4"/>
    <w:rsid w:val="008C14F1"/>
    <w:rsid w:val="008C405D"/>
    <w:rsid w:val="008C67D8"/>
    <w:rsid w:val="008C7764"/>
    <w:rsid w:val="008D04E1"/>
    <w:rsid w:val="008D0D43"/>
    <w:rsid w:val="008D6CF3"/>
    <w:rsid w:val="008D7ADF"/>
    <w:rsid w:val="008D7F37"/>
    <w:rsid w:val="008E1290"/>
    <w:rsid w:val="008E494E"/>
    <w:rsid w:val="008F122E"/>
    <w:rsid w:val="008F2DDE"/>
    <w:rsid w:val="008F36E0"/>
    <w:rsid w:val="0090123B"/>
    <w:rsid w:val="00901997"/>
    <w:rsid w:val="009102E7"/>
    <w:rsid w:val="009114AF"/>
    <w:rsid w:val="00912299"/>
    <w:rsid w:val="009157B1"/>
    <w:rsid w:val="00920953"/>
    <w:rsid w:val="00931F2B"/>
    <w:rsid w:val="00933409"/>
    <w:rsid w:val="00934965"/>
    <w:rsid w:val="00934BF4"/>
    <w:rsid w:val="009352A6"/>
    <w:rsid w:val="009360CE"/>
    <w:rsid w:val="0094091C"/>
    <w:rsid w:val="00944CC0"/>
    <w:rsid w:val="00945EE3"/>
    <w:rsid w:val="00951D44"/>
    <w:rsid w:val="0095777F"/>
    <w:rsid w:val="00960DC8"/>
    <w:rsid w:val="00960E29"/>
    <w:rsid w:val="009661C1"/>
    <w:rsid w:val="009723F8"/>
    <w:rsid w:val="00974387"/>
    <w:rsid w:val="00975D54"/>
    <w:rsid w:val="0098034A"/>
    <w:rsid w:val="00981F3A"/>
    <w:rsid w:val="00986217"/>
    <w:rsid w:val="0099093C"/>
    <w:rsid w:val="00992B7A"/>
    <w:rsid w:val="009947BF"/>
    <w:rsid w:val="009A1353"/>
    <w:rsid w:val="009A2053"/>
    <w:rsid w:val="009A644E"/>
    <w:rsid w:val="009A7876"/>
    <w:rsid w:val="009B15E4"/>
    <w:rsid w:val="009B24F7"/>
    <w:rsid w:val="009B6C98"/>
    <w:rsid w:val="009C0FBC"/>
    <w:rsid w:val="009C2BC8"/>
    <w:rsid w:val="009C75E2"/>
    <w:rsid w:val="009E394C"/>
    <w:rsid w:val="009E4AC6"/>
    <w:rsid w:val="009E6307"/>
    <w:rsid w:val="009F1BBA"/>
    <w:rsid w:val="009F552E"/>
    <w:rsid w:val="00A0008C"/>
    <w:rsid w:val="00A02598"/>
    <w:rsid w:val="00A11BCA"/>
    <w:rsid w:val="00A13021"/>
    <w:rsid w:val="00A147D4"/>
    <w:rsid w:val="00A2465B"/>
    <w:rsid w:val="00A36DBA"/>
    <w:rsid w:val="00A402A1"/>
    <w:rsid w:val="00A47828"/>
    <w:rsid w:val="00A500ED"/>
    <w:rsid w:val="00A56AD7"/>
    <w:rsid w:val="00A57C4F"/>
    <w:rsid w:val="00A63D0B"/>
    <w:rsid w:val="00A709DB"/>
    <w:rsid w:val="00A738A1"/>
    <w:rsid w:val="00A74082"/>
    <w:rsid w:val="00A84ADD"/>
    <w:rsid w:val="00A92360"/>
    <w:rsid w:val="00A92E65"/>
    <w:rsid w:val="00A95373"/>
    <w:rsid w:val="00AA2499"/>
    <w:rsid w:val="00AA251F"/>
    <w:rsid w:val="00AA5274"/>
    <w:rsid w:val="00AA5A4F"/>
    <w:rsid w:val="00AB1F0F"/>
    <w:rsid w:val="00AB69B7"/>
    <w:rsid w:val="00AC0CE3"/>
    <w:rsid w:val="00AC1136"/>
    <w:rsid w:val="00AC6377"/>
    <w:rsid w:val="00AC794E"/>
    <w:rsid w:val="00AE411B"/>
    <w:rsid w:val="00AE47DF"/>
    <w:rsid w:val="00AF35B9"/>
    <w:rsid w:val="00AF66A5"/>
    <w:rsid w:val="00B00A9C"/>
    <w:rsid w:val="00B032F5"/>
    <w:rsid w:val="00B05D29"/>
    <w:rsid w:val="00B07DCD"/>
    <w:rsid w:val="00B120AB"/>
    <w:rsid w:val="00B22E3E"/>
    <w:rsid w:val="00B25E5C"/>
    <w:rsid w:val="00B26084"/>
    <w:rsid w:val="00B30263"/>
    <w:rsid w:val="00B3338E"/>
    <w:rsid w:val="00B3352F"/>
    <w:rsid w:val="00B3417B"/>
    <w:rsid w:val="00B37FF8"/>
    <w:rsid w:val="00B46969"/>
    <w:rsid w:val="00B47841"/>
    <w:rsid w:val="00B50BB7"/>
    <w:rsid w:val="00B52A1C"/>
    <w:rsid w:val="00B53FB0"/>
    <w:rsid w:val="00B54131"/>
    <w:rsid w:val="00B55451"/>
    <w:rsid w:val="00B55596"/>
    <w:rsid w:val="00B56CBB"/>
    <w:rsid w:val="00B63224"/>
    <w:rsid w:val="00B6567C"/>
    <w:rsid w:val="00B7009D"/>
    <w:rsid w:val="00B75247"/>
    <w:rsid w:val="00B76645"/>
    <w:rsid w:val="00B825D4"/>
    <w:rsid w:val="00B8334A"/>
    <w:rsid w:val="00B86187"/>
    <w:rsid w:val="00B8635A"/>
    <w:rsid w:val="00B91B8B"/>
    <w:rsid w:val="00B93A30"/>
    <w:rsid w:val="00B97859"/>
    <w:rsid w:val="00BA0A9E"/>
    <w:rsid w:val="00BA2CFB"/>
    <w:rsid w:val="00BB23BD"/>
    <w:rsid w:val="00BB5D8A"/>
    <w:rsid w:val="00BB796B"/>
    <w:rsid w:val="00BC1768"/>
    <w:rsid w:val="00BC1873"/>
    <w:rsid w:val="00BC3E89"/>
    <w:rsid w:val="00BD0F9A"/>
    <w:rsid w:val="00BD2039"/>
    <w:rsid w:val="00BD2422"/>
    <w:rsid w:val="00BD5A4A"/>
    <w:rsid w:val="00BE5DD7"/>
    <w:rsid w:val="00BF521B"/>
    <w:rsid w:val="00C02978"/>
    <w:rsid w:val="00C06F5C"/>
    <w:rsid w:val="00C2132E"/>
    <w:rsid w:val="00C26DBB"/>
    <w:rsid w:val="00C27825"/>
    <w:rsid w:val="00C35B92"/>
    <w:rsid w:val="00C37073"/>
    <w:rsid w:val="00C4160B"/>
    <w:rsid w:val="00C41F39"/>
    <w:rsid w:val="00C454E3"/>
    <w:rsid w:val="00C51962"/>
    <w:rsid w:val="00C51AC8"/>
    <w:rsid w:val="00C52AC4"/>
    <w:rsid w:val="00C56A2D"/>
    <w:rsid w:val="00C57749"/>
    <w:rsid w:val="00C65754"/>
    <w:rsid w:val="00C65C6C"/>
    <w:rsid w:val="00C65F48"/>
    <w:rsid w:val="00C72F36"/>
    <w:rsid w:val="00C76091"/>
    <w:rsid w:val="00C761C0"/>
    <w:rsid w:val="00C7685B"/>
    <w:rsid w:val="00C83A50"/>
    <w:rsid w:val="00C83A78"/>
    <w:rsid w:val="00C84CB4"/>
    <w:rsid w:val="00C87710"/>
    <w:rsid w:val="00C87E21"/>
    <w:rsid w:val="00C906DC"/>
    <w:rsid w:val="00C915A5"/>
    <w:rsid w:val="00C91712"/>
    <w:rsid w:val="00C96198"/>
    <w:rsid w:val="00C97679"/>
    <w:rsid w:val="00CA08AF"/>
    <w:rsid w:val="00CA095C"/>
    <w:rsid w:val="00CA0A54"/>
    <w:rsid w:val="00CA5CAF"/>
    <w:rsid w:val="00CA78D5"/>
    <w:rsid w:val="00CA7F23"/>
    <w:rsid w:val="00CB647E"/>
    <w:rsid w:val="00CC1EA4"/>
    <w:rsid w:val="00CD1E1F"/>
    <w:rsid w:val="00CD3BBD"/>
    <w:rsid w:val="00CE74E7"/>
    <w:rsid w:val="00D0465F"/>
    <w:rsid w:val="00D05CBC"/>
    <w:rsid w:val="00D12046"/>
    <w:rsid w:val="00D1274F"/>
    <w:rsid w:val="00D12AA3"/>
    <w:rsid w:val="00D16E39"/>
    <w:rsid w:val="00D21692"/>
    <w:rsid w:val="00D25DA7"/>
    <w:rsid w:val="00D3128C"/>
    <w:rsid w:val="00D33BF1"/>
    <w:rsid w:val="00D36D74"/>
    <w:rsid w:val="00D4661B"/>
    <w:rsid w:val="00D50B9E"/>
    <w:rsid w:val="00D52D39"/>
    <w:rsid w:val="00D546D9"/>
    <w:rsid w:val="00D61465"/>
    <w:rsid w:val="00D67CB6"/>
    <w:rsid w:val="00D73722"/>
    <w:rsid w:val="00D74D51"/>
    <w:rsid w:val="00D75A1A"/>
    <w:rsid w:val="00D770AD"/>
    <w:rsid w:val="00D812B2"/>
    <w:rsid w:val="00D82C69"/>
    <w:rsid w:val="00D84E3B"/>
    <w:rsid w:val="00D85772"/>
    <w:rsid w:val="00D94415"/>
    <w:rsid w:val="00D96260"/>
    <w:rsid w:val="00D96AF7"/>
    <w:rsid w:val="00D973B5"/>
    <w:rsid w:val="00DB1416"/>
    <w:rsid w:val="00DB77AD"/>
    <w:rsid w:val="00DC524D"/>
    <w:rsid w:val="00DC6486"/>
    <w:rsid w:val="00DD1318"/>
    <w:rsid w:val="00DD1E4C"/>
    <w:rsid w:val="00DD3A91"/>
    <w:rsid w:val="00DD55F7"/>
    <w:rsid w:val="00DE2D88"/>
    <w:rsid w:val="00DE385B"/>
    <w:rsid w:val="00DE6B09"/>
    <w:rsid w:val="00E0598A"/>
    <w:rsid w:val="00E14DF3"/>
    <w:rsid w:val="00E14E99"/>
    <w:rsid w:val="00E1640A"/>
    <w:rsid w:val="00E17FDD"/>
    <w:rsid w:val="00E20296"/>
    <w:rsid w:val="00E20DCE"/>
    <w:rsid w:val="00E2378B"/>
    <w:rsid w:val="00E237C7"/>
    <w:rsid w:val="00E2433C"/>
    <w:rsid w:val="00E3322E"/>
    <w:rsid w:val="00E343B5"/>
    <w:rsid w:val="00E35F31"/>
    <w:rsid w:val="00E3795B"/>
    <w:rsid w:val="00E40EC4"/>
    <w:rsid w:val="00E43978"/>
    <w:rsid w:val="00E44C97"/>
    <w:rsid w:val="00E45071"/>
    <w:rsid w:val="00E46114"/>
    <w:rsid w:val="00E47F6A"/>
    <w:rsid w:val="00E54963"/>
    <w:rsid w:val="00E57F2B"/>
    <w:rsid w:val="00E75E01"/>
    <w:rsid w:val="00E82847"/>
    <w:rsid w:val="00E85629"/>
    <w:rsid w:val="00E87541"/>
    <w:rsid w:val="00E917E2"/>
    <w:rsid w:val="00E91DC8"/>
    <w:rsid w:val="00E96379"/>
    <w:rsid w:val="00EA5792"/>
    <w:rsid w:val="00EB7FA9"/>
    <w:rsid w:val="00EC4BA6"/>
    <w:rsid w:val="00EC6FFC"/>
    <w:rsid w:val="00ED263A"/>
    <w:rsid w:val="00ED4A43"/>
    <w:rsid w:val="00EE6C6B"/>
    <w:rsid w:val="00EF72F0"/>
    <w:rsid w:val="00F103A4"/>
    <w:rsid w:val="00F112D7"/>
    <w:rsid w:val="00F20B83"/>
    <w:rsid w:val="00F21E85"/>
    <w:rsid w:val="00F3065B"/>
    <w:rsid w:val="00F32477"/>
    <w:rsid w:val="00F3464E"/>
    <w:rsid w:val="00F36619"/>
    <w:rsid w:val="00F4597A"/>
    <w:rsid w:val="00F4735A"/>
    <w:rsid w:val="00F47EBF"/>
    <w:rsid w:val="00F504E2"/>
    <w:rsid w:val="00F509BE"/>
    <w:rsid w:val="00F52B5D"/>
    <w:rsid w:val="00F53530"/>
    <w:rsid w:val="00F6166B"/>
    <w:rsid w:val="00F64082"/>
    <w:rsid w:val="00F71F9D"/>
    <w:rsid w:val="00F724DE"/>
    <w:rsid w:val="00F745DC"/>
    <w:rsid w:val="00F771A5"/>
    <w:rsid w:val="00F81693"/>
    <w:rsid w:val="00F841FB"/>
    <w:rsid w:val="00F84BDD"/>
    <w:rsid w:val="00F8742B"/>
    <w:rsid w:val="00F87F4B"/>
    <w:rsid w:val="00F902E7"/>
    <w:rsid w:val="00F92CC3"/>
    <w:rsid w:val="00F97753"/>
    <w:rsid w:val="00FA1137"/>
    <w:rsid w:val="00FA3083"/>
    <w:rsid w:val="00FA3238"/>
    <w:rsid w:val="00FA3647"/>
    <w:rsid w:val="00FA4518"/>
    <w:rsid w:val="00FB3C1A"/>
    <w:rsid w:val="00FB66BA"/>
    <w:rsid w:val="00FC1021"/>
    <w:rsid w:val="00FC79C9"/>
    <w:rsid w:val="00FD0212"/>
    <w:rsid w:val="00FD238D"/>
    <w:rsid w:val="00FD65E4"/>
    <w:rsid w:val="00FE66FF"/>
    <w:rsid w:val="00FF1C24"/>
    <w:rsid w:val="00FF635C"/>
    <w:rsid w:val="00FF72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7D2A1"/>
  <w15:chartTrackingRefBased/>
  <w15:docId w15:val="{2A9CB887-5E35-46D0-BC2E-F516BC506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53C5"/>
    <w:pPr>
      <w:suppressAutoHyphens/>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2F84"/>
    <w:pPr>
      <w:ind w:left="720"/>
      <w:contextualSpacing/>
    </w:pPr>
  </w:style>
  <w:style w:type="character" w:styleId="LineNumber">
    <w:name w:val="line number"/>
    <w:basedOn w:val="DefaultParagraphFont"/>
    <w:uiPriority w:val="99"/>
    <w:semiHidden/>
    <w:unhideWhenUsed/>
    <w:rsid w:val="00F3065B"/>
  </w:style>
  <w:style w:type="paragraph" w:styleId="NormalWeb">
    <w:name w:val="Normal (Web)"/>
    <w:basedOn w:val="Normal"/>
    <w:uiPriority w:val="99"/>
    <w:semiHidden/>
    <w:unhideWhenUsed/>
    <w:rsid w:val="00931F2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44B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4B1D"/>
    <w:rPr>
      <w:rFonts w:ascii="Segoe UI" w:hAnsi="Segoe UI" w:cs="Segoe UI"/>
      <w:sz w:val="18"/>
      <w:szCs w:val="18"/>
    </w:rPr>
  </w:style>
  <w:style w:type="paragraph" w:styleId="Header">
    <w:name w:val="header"/>
    <w:basedOn w:val="Normal"/>
    <w:link w:val="HeaderChar"/>
    <w:uiPriority w:val="99"/>
    <w:unhideWhenUsed/>
    <w:rsid w:val="008877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773F"/>
  </w:style>
  <w:style w:type="paragraph" w:styleId="Footer">
    <w:name w:val="footer"/>
    <w:basedOn w:val="Normal"/>
    <w:link w:val="FooterChar"/>
    <w:uiPriority w:val="99"/>
    <w:unhideWhenUsed/>
    <w:rsid w:val="008877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773F"/>
  </w:style>
  <w:style w:type="character" w:styleId="Hyperlink">
    <w:name w:val="Hyperlink"/>
    <w:basedOn w:val="DefaultParagraphFont"/>
    <w:uiPriority w:val="99"/>
    <w:unhideWhenUsed/>
    <w:rsid w:val="002B02C2"/>
    <w:rPr>
      <w:color w:val="0563C1" w:themeColor="hyperlink"/>
      <w:u w:val="single"/>
    </w:rPr>
  </w:style>
  <w:style w:type="character" w:styleId="UnresolvedMention">
    <w:name w:val="Unresolved Mention"/>
    <w:basedOn w:val="DefaultParagraphFont"/>
    <w:uiPriority w:val="99"/>
    <w:semiHidden/>
    <w:unhideWhenUsed/>
    <w:rsid w:val="002B02C2"/>
    <w:rPr>
      <w:color w:val="605E5C"/>
      <w:shd w:val="clear" w:color="auto" w:fill="E1DFDD"/>
    </w:rPr>
  </w:style>
  <w:style w:type="character" w:styleId="CommentReference">
    <w:name w:val="annotation reference"/>
    <w:basedOn w:val="DefaultParagraphFont"/>
    <w:uiPriority w:val="99"/>
    <w:semiHidden/>
    <w:unhideWhenUsed/>
    <w:rsid w:val="00182795"/>
    <w:rPr>
      <w:sz w:val="16"/>
      <w:szCs w:val="16"/>
    </w:rPr>
  </w:style>
  <w:style w:type="paragraph" w:styleId="CommentText">
    <w:name w:val="annotation text"/>
    <w:basedOn w:val="Normal"/>
    <w:link w:val="CommentTextChar"/>
    <w:uiPriority w:val="99"/>
    <w:semiHidden/>
    <w:unhideWhenUsed/>
    <w:rsid w:val="00182795"/>
    <w:pPr>
      <w:spacing w:line="240" w:lineRule="auto"/>
    </w:pPr>
    <w:rPr>
      <w:sz w:val="20"/>
      <w:szCs w:val="20"/>
    </w:rPr>
  </w:style>
  <w:style w:type="character" w:customStyle="1" w:styleId="CommentTextChar">
    <w:name w:val="Comment Text Char"/>
    <w:basedOn w:val="DefaultParagraphFont"/>
    <w:link w:val="CommentText"/>
    <w:uiPriority w:val="99"/>
    <w:semiHidden/>
    <w:rsid w:val="00182795"/>
    <w:rPr>
      <w:sz w:val="20"/>
      <w:szCs w:val="20"/>
    </w:rPr>
  </w:style>
  <w:style w:type="paragraph" w:styleId="CommentSubject">
    <w:name w:val="annotation subject"/>
    <w:basedOn w:val="CommentText"/>
    <w:next w:val="CommentText"/>
    <w:link w:val="CommentSubjectChar"/>
    <w:uiPriority w:val="99"/>
    <w:semiHidden/>
    <w:unhideWhenUsed/>
    <w:rsid w:val="00182795"/>
    <w:rPr>
      <w:b/>
      <w:bCs/>
    </w:rPr>
  </w:style>
  <w:style w:type="character" w:customStyle="1" w:styleId="CommentSubjectChar">
    <w:name w:val="Comment Subject Char"/>
    <w:basedOn w:val="CommentTextChar"/>
    <w:link w:val="CommentSubject"/>
    <w:uiPriority w:val="99"/>
    <w:semiHidden/>
    <w:rsid w:val="00182795"/>
    <w:rPr>
      <w:b/>
      <w:bCs/>
      <w:sz w:val="20"/>
      <w:szCs w:val="20"/>
    </w:rPr>
  </w:style>
  <w:style w:type="paragraph" w:styleId="Revision">
    <w:name w:val="Revision"/>
    <w:hidden/>
    <w:uiPriority w:val="99"/>
    <w:semiHidden/>
    <w:rsid w:val="003739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188579">
      <w:bodyDiv w:val="1"/>
      <w:marLeft w:val="0"/>
      <w:marRight w:val="0"/>
      <w:marTop w:val="0"/>
      <w:marBottom w:val="0"/>
      <w:divBdr>
        <w:top w:val="none" w:sz="0" w:space="0" w:color="auto"/>
        <w:left w:val="none" w:sz="0" w:space="0" w:color="auto"/>
        <w:bottom w:val="none" w:sz="0" w:space="0" w:color="auto"/>
        <w:right w:val="none" w:sz="0" w:space="0" w:color="auto"/>
      </w:divBdr>
    </w:div>
    <w:div w:id="146357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redric.windsor@ncl.ac.uk"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darren.evans@ncl.ac.uk"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95C49-B3A0-4E9C-883E-A94D15DD1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46</Pages>
  <Words>52826</Words>
  <Characters>301112</Characters>
  <Application>Microsoft Office Word</Application>
  <DocSecurity>0</DocSecurity>
  <Lines>2509</Lines>
  <Paragraphs>706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 Windsor</dc:creator>
  <cp:keywords/>
  <dc:description/>
  <cp:lastModifiedBy>Fredric Windsor</cp:lastModifiedBy>
  <cp:revision>123</cp:revision>
  <dcterms:created xsi:type="dcterms:W3CDTF">2021-11-22T14:44:00Z</dcterms:created>
  <dcterms:modified xsi:type="dcterms:W3CDTF">2022-02-01T11:57:00Z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http://www.zotero.org/styles/ecology-letters</vt:lpwstr>
  </property>
  <property fmtid="{D5CDD505-2E9C-101B-9397-08002B2CF9AE}" pid="7" name="Mendeley Recent Style Name 2_1">
    <vt:lpwstr>Ecology Letters</vt:lpwstr>
  </property>
  <property fmtid="{D5CDD505-2E9C-101B-9397-08002B2CF9AE}" pid="8" name="Mendeley Recent Style Id 3_1">
    <vt:lpwstr>http://www.zotero.org/styles/freshwater-biology</vt:lpwstr>
  </property>
  <property fmtid="{D5CDD505-2E9C-101B-9397-08002B2CF9AE}" pid="9" name="Mendeley Recent Style Name 3_1">
    <vt:lpwstr>Freshwater Biology</vt:lpwstr>
  </property>
  <property fmtid="{D5CDD505-2E9C-101B-9397-08002B2CF9AE}" pid="10" name="Mendeley Recent Style Id 4_1">
    <vt:lpwstr>http://www.zotero.org/styles/hydrobiologia</vt:lpwstr>
  </property>
  <property fmtid="{D5CDD505-2E9C-101B-9397-08002B2CF9AE}" pid="11" name="Mendeley Recent Style Name 4_1">
    <vt:lpwstr>Hydrobiologia</vt:lpwstr>
  </property>
  <property fmtid="{D5CDD505-2E9C-101B-9397-08002B2CF9AE}" pid="12" name="Mendeley Recent Style Id 5_1">
    <vt:lpwstr>http://www.zotero.org/styles/journal-of-biogeography</vt:lpwstr>
  </property>
  <property fmtid="{D5CDD505-2E9C-101B-9397-08002B2CF9AE}" pid="13" name="Mendeley Recent Style Name 5_1">
    <vt:lpwstr>Journal of Biogeography</vt:lpwstr>
  </property>
  <property fmtid="{D5CDD505-2E9C-101B-9397-08002B2CF9AE}" pid="14" name="Mendeley Recent Style Id 6_1">
    <vt:lpwstr>http://csl.mendeley.com/styles/20448741/minimal-grant-proposals</vt:lpwstr>
  </property>
  <property fmtid="{D5CDD505-2E9C-101B-9397-08002B2CF9AE}" pid="15" name="Mendeley Recent Style Name 6_1">
    <vt:lpwstr>Minimal style for grant proposals</vt:lpwstr>
  </property>
  <property fmtid="{D5CDD505-2E9C-101B-9397-08002B2CF9AE}" pid="16" name="Mendeley Recent Style Id 7_1">
    <vt:lpwstr>http://www.zotero.org/styles/perspectives-in-ecology-and-conservation</vt:lpwstr>
  </property>
  <property fmtid="{D5CDD505-2E9C-101B-9397-08002B2CF9AE}" pid="17" name="Mendeley Recent Style Name 7_1">
    <vt:lpwstr>Perspectives in Ecology and Conservation</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http://www.zotero.org/styles/science-of-the-total-environment</vt:lpwstr>
  </property>
  <property fmtid="{D5CDD505-2E9C-101B-9397-08002B2CF9AE}" pid="21" name="Mendeley Recent Style Name 9_1">
    <vt:lpwstr>Science of the Total Environment</vt:lpwstr>
  </property>
  <property fmtid="{D5CDD505-2E9C-101B-9397-08002B2CF9AE}" pid="22" name="Mendeley Document_1">
    <vt:lpwstr>True</vt:lpwstr>
  </property>
  <property fmtid="{D5CDD505-2E9C-101B-9397-08002B2CF9AE}" pid="23" name="Mendeley Unique User Id_1">
    <vt:lpwstr>077fe8d7-db2b-3d32-9ae2-3c797eb3feaf</vt:lpwstr>
  </property>
  <property fmtid="{D5CDD505-2E9C-101B-9397-08002B2CF9AE}" pid="24" name="Mendeley Citation Style_1">
    <vt:lpwstr>http://www.zotero.org/styles/perspectives-in-ecology-and-conservation</vt:lpwstr>
  </property>
</Properties>
</file>