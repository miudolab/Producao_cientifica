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5730ED4E" w:rsidR="002868E2" w:rsidRPr="00225243" w:rsidRDefault="00AE5BC4" w:rsidP="00376CC5">
      <w:pPr>
        <w:pStyle w:val="Title"/>
      </w:pPr>
      <w:r w:rsidRPr="00225243">
        <w:t xml:space="preserve">Frugivore population biomass, </w:t>
      </w:r>
      <w:r w:rsidRPr="00225243">
        <w:rPr>
          <w:color w:val="000000" w:themeColor="text1"/>
        </w:rPr>
        <w:t xml:space="preserve">but not density, </w:t>
      </w:r>
      <w:r w:rsidRPr="00225243">
        <w:t xml:space="preserve">affect seed dispersal interactions in a </w:t>
      </w:r>
      <w:r w:rsidR="00BC6C28">
        <w:t xml:space="preserve">hyper-diverse </w:t>
      </w:r>
      <w:r w:rsidR="00357476">
        <w:t>frugivory network</w:t>
      </w:r>
    </w:p>
    <w:p w14:paraId="337586F1" w14:textId="7D236910" w:rsidR="002868E2" w:rsidRPr="001A2848" w:rsidRDefault="00AE5BC4" w:rsidP="00321C2A">
      <w:pPr>
        <w:pStyle w:val="AuthorList"/>
        <w:spacing w:line="276" w:lineRule="auto"/>
        <w:rPr>
          <w:vertAlign w:val="superscript"/>
          <w:lang w:val="pt-BR"/>
        </w:rPr>
      </w:pPr>
      <w:r w:rsidRPr="001A2848">
        <w:rPr>
          <w:lang w:val="pt-BR"/>
        </w:rPr>
        <w:t>Luísa Genes</w:t>
      </w:r>
      <w:r w:rsidRPr="001A2848">
        <w:rPr>
          <w:vertAlign w:val="superscript"/>
          <w:lang w:val="pt-BR"/>
        </w:rPr>
        <w:t>1*</w:t>
      </w:r>
      <w:r w:rsidR="002868E2" w:rsidRPr="001A2848">
        <w:rPr>
          <w:lang w:val="pt-BR"/>
        </w:rPr>
        <w:t xml:space="preserve">, </w:t>
      </w:r>
      <w:proofErr w:type="spellStart"/>
      <w:r w:rsidRPr="001A2848">
        <w:rPr>
          <w:lang w:val="pt-BR"/>
        </w:rPr>
        <w:t>Gianalberto</w:t>
      </w:r>
      <w:proofErr w:type="spellEnd"/>
      <w:r w:rsidRPr="001A2848">
        <w:rPr>
          <w:lang w:val="pt-BR"/>
        </w:rPr>
        <w:t xml:space="preserve"> Losapio</w:t>
      </w:r>
      <w:r w:rsidR="00126917" w:rsidRPr="001A2848">
        <w:rPr>
          <w:vertAlign w:val="superscript"/>
          <w:lang w:val="pt-BR"/>
        </w:rPr>
        <w:t>2,3</w:t>
      </w:r>
      <w:r w:rsidR="002868E2" w:rsidRPr="001A2848">
        <w:rPr>
          <w:lang w:val="pt-BR"/>
        </w:rPr>
        <w:t xml:space="preserve">, </w:t>
      </w:r>
      <w:r w:rsidRPr="001A2848">
        <w:rPr>
          <w:lang w:val="pt-BR"/>
        </w:rPr>
        <w:t>Camila I. Donatti</w:t>
      </w:r>
      <w:r w:rsidR="00126917" w:rsidRPr="001A2848">
        <w:rPr>
          <w:vertAlign w:val="superscript"/>
          <w:lang w:val="pt-BR"/>
        </w:rPr>
        <w:t>4</w:t>
      </w:r>
      <w:r w:rsidR="00E25A0D" w:rsidRPr="001A2848">
        <w:rPr>
          <w:vertAlign w:val="superscript"/>
          <w:lang w:val="pt-BR"/>
        </w:rPr>
        <w:t>,5</w:t>
      </w:r>
      <w:r w:rsidRPr="001A2848">
        <w:rPr>
          <w:lang w:val="pt-BR"/>
        </w:rPr>
        <w:t>, Paulo R. Guimarães Jr.</w:t>
      </w:r>
      <w:r w:rsidR="00E25A0D" w:rsidRPr="001A2848">
        <w:rPr>
          <w:vertAlign w:val="superscript"/>
          <w:lang w:val="pt-BR"/>
        </w:rPr>
        <w:t>6</w:t>
      </w:r>
      <w:r w:rsidR="008D25E1" w:rsidRPr="001A2848">
        <w:rPr>
          <w:lang w:val="pt-BR"/>
        </w:rPr>
        <w:t>,</w:t>
      </w:r>
      <w:r w:rsidRPr="001A2848">
        <w:rPr>
          <w:lang w:val="pt-BR"/>
        </w:rPr>
        <w:t xml:space="preserve"> Rodolfo Dirzo</w:t>
      </w:r>
      <w:r w:rsidRPr="001A2848">
        <w:rPr>
          <w:vertAlign w:val="superscript"/>
          <w:lang w:val="pt-BR"/>
        </w:rPr>
        <w:t>1</w:t>
      </w:r>
      <w:r w:rsidR="002817D2" w:rsidRPr="001A2848">
        <w:rPr>
          <w:vertAlign w:val="superscript"/>
          <w:lang w:val="pt-BR"/>
        </w:rPr>
        <w:t>,</w:t>
      </w:r>
      <w:r w:rsidR="00E25A0D" w:rsidRPr="001A2848">
        <w:rPr>
          <w:vertAlign w:val="superscript"/>
          <w:lang w:val="pt-BR"/>
        </w:rPr>
        <w:t>7</w:t>
      </w:r>
    </w:p>
    <w:p w14:paraId="3EC68EFD" w14:textId="2F96D4F2" w:rsidR="002868E2" w:rsidRDefault="002868E2" w:rsidP="00321C2A">
      <w:pPr>
        <w:spacing w:before="240" w:line="276" w:lineRule="auto"/>
      </w:pPr>
      <w:r w:rsidRPr="00225243">
        <w:rPr>
          <w:vertAlign w:val="superscript"/>
        </w:rPr>
        <w:t>1</w:t>
      </w:r>
      <w:r w:rsidR="002817D2" w:rsidRPr="00225243">
        <w:t>Department of Biology, Stanford University, Stanford, CA, U</w:t>
      </w:r>
      <w:r w:rsidR="00E25A0D">
        <w:t>SA</w:t>
      </w:r>
    </w:p>
    <w:p w14:paraId="47897349" w14:textId="655A7CC1" w:rsidR="00126917" w:rsidRDefault="00126917" w:rsidP="00126917">
      <w:pPr>
        <w:spacing w:line="276" w:lineRule="auto"/>
      </w:pPr>
      <w:r>
        <w:rPr>
          <w:vertAlign w:val="superscript"/>
        </w:rPr>
        <w:t>2</w:t>
      </w:r>
      <w:r>
        <w:t>Institute of Earth Surface Dynamics, University of Lausanne, Lausanne, Switzerland</w:t>
      </w:r>
    </w:p>
    <w:p w14:paraId="0342662B" w14:textId="1F850129" w:rsidR="00126917" w:rsidRDefault="00126917" w:rsidP="00126917">
      <w:pPr>
        <w:spacing w:line="276" w:lineRule="auto"/>
      </w:pPr>
      <w:r>
        <w:rPr>
          <w:vertAlign w:val="superscript"/>
        </w:rPr>
        <w:t>3</w:t>
      </w:r>
      <w:r>
        <w:t>Department of Biosciences, University of Milan, Milan, Italy</w:t>
      </w:r>
    </w:p>
    <w:p w14:paraId="1E0EB586" w14:textId="02B4B0EE" w:rsidR="00330A10" w:rsidRPr="008A3EA3" w:rsidRDefault="00126917" w:rsidP="00330A10">
      <w:pPr>
        <w:spacing w:line="276" w:lineRule="auto"/>
      </w:pPr>
      <w:r w:rsidRPr="008A3EA3">
        <w:rPr>
          <w:vertAlign w:val="superscript"/>
        </w:rPr>
        <w:t>4</w:t>
      </w:r>
      <w:r w:rsidR="00330A10" w:rsidRPr="008A3EA3">
        <w:t>The Gordon and Betty Moore Center for Science, Conservation International, Arlington, VA, USA</w:t>
      </w:r>
      <w:r w:rsidR="008A3EA3" w:rsidRPr="008A3EA3">
        <w:t xml:space="preserve">, </w:t>
      </w:r>
      <w:r w:rsidR="00E25A0D">
        <w:rPr>
          <w:vertAlign w:val="superscript"/>
        </w:rPr>
        <w:t>5</w:t>
      </w:r>
      <w:r w:rsidR="008A3EA3" w:rsidRPr="00E25A0D">
        <w:t>Department of Biological Sciences, Northern Arizona University, Flagstaff AZ, USA.</w:t>
      </w:r>
    </w:p>
    <w:p w14:paraId="0132DB32" w14:textId="0F85197A" w:rsidR="00321C2A" w:rsidRPr="008A3EA3" w:rsidRDefault="00E25A0D" w:rsidP="00321C2A">
      <w:pPr>
        <w:spacing w:line="276" w:lineRule="auto"/>
        <w:rPr>
          <w:lang w:val="pt-BR"/>
        </w:rPr>
      </w:pPr>
      <w:r>
        <w:rPr>
          <w:vertAlign w:val="superscript"/>
          <w:lang w:val="pt-BR"/>
        </w:rPr>
        <w:t>6</w:t>
      </w:r>
      <w:r w:rsidR="00321C2A" w:rsidRPr="008A3EA3">
        <w:rPr>
          <w:lang w:val="pt-BR"/>
        </w:rPr>
        <w:t>Universidade de São Paulo, Departamento de Ecologia, São Pa</w:t>
      </w:r>
      <w:r w:rsidR="00204D77" w:rsidRPr="008A3EA3">
        <w:rPr>
          <w:lang w:val="pt-BR"/>
        </w:rPr>
        <w:t>u</w:t>
      </w:r>
      <w:r w:rsidR="00321C2A" w:rsidRPr="008A3EA3">
        <w:rPr>
          <w:lang w:val="pt-BR"/>
        </w:rPr>
        <w:t>lo, Brazil</w:t>
      </w:r>
    </w:p>
    <w:p w14:paraId="626845AB" w14:textId="4461550C" w:rsidR="002868E2" w:rsidRPr="008A3EA3" w:rsidRDefault="00E25A0D" w:rsidP="00321C2A">
      <w:pPr>
        <w:spacing w:line="276" w:lineRule="auto"/>
      </w:pPr>
      <w:r>
        <w:rPr>
          <w:vertAlign w:val="superscript"/>
        </w:rPr>
        <w:t>7</w:t>
      </w:r>
      <w:r w:rsidR="002817D2" w:rsidRPr="008A3EA3">
        <w:t>Stanford Woods Institute for the Environment, Stanford University, Stanford, CA, U</w:t>
      </w:r>
      <w:r>
        <w:t>SA</w:t>
      </w:r>
    </w:p>
    <w:p w14:paraId="55458F15" w14:textId="43849586" w:rsidR="002868E2" w:rsidRPr="005B15F7" w:rsidRDefault="002868E2" w:rsidP="00321C2A">
      <w:pPr>
        <w:spacing w:before="240" w:line="276" w:lineRule="auto"/>
        <w:rPr>
          <w:b/>
          <w:lang w:val="pt-BR"/>
        </w:rPr>
      </w:pPr>
      <w:r w:rsidRPr="005B15F7">
        <w:rPr>
          <w:b/>
          <w:lang w:val="pt-BR"/>
        </w:rPr>
        <w:t xml:space="preserve">* Correspondence: </w:t>
      </w:r>
      <w:r w:rsidR="00671D9A" w:rsidRPr="005B15F7">
        <w:rPr>
          <w:b/>
          <w:lang w:val="pt-BR"/>
        </w:rPr>
        <w:br/>
      </w:r>
      <w:r w:rsidR="00AE5BC4" w:rsidRPr="005B15F7">
        <w:rPr>
          <w:lang w:val="pt-BR"/>
        </w:rPr>
        <w:t>Luísa Genes</w:t>
      </w:r>
      <w:r w:rsidR="00671D9A" w:rsidRPr="005B15F7">
        <w:rPr>
          <w:lang w:val="pt-BR"/>
        </w:rPr>
        <w:br/>
      </w:r>
      <w:r w:rsidR="00AE5BC4" w:rsidRPr="005B15F7">
        <w:rPr>
          <w:lang w:val="pt-BR"/>
        </w:rPr>
        <w:t>lgenes@stanford.edu</w:t>
      </w:r>
    </w:p>
    <w:p w14:paraId="688EE9ED" w14:textId="270219D0" w:rsidR="00EA3D3C" w:rsidRPr="00225243" w:rsidRDefault="00817DD6" w:rsidP="00651CA2">
      <w:pPr>
        <w:pStyle w:val="AuthorList"/>
      </w:pPr>
      <w:r w:rsidRPr="00DF2911">
        <w:t xml:space="preserve">Keywords: </w:t>
      </w:r>
      <w:r w:rsidR="00726C68">
        <w:t xml:space="preserve">mutualism, </w:t>
      </w:r>
      <w:r w:rsidR="00DF2911" w:rsidRPr="00DF2911">
        <w:t>neutral processes</w:t>
      </w:r>
      <w:r w:rsidRPr="00DF2911">
        <w:t>,</w:t>
      </w:r>
      <w:r w:rsidR="00DF2911" w:rsidRPr="00DF2911">
        <w:t xml:space="preserve"> Pantanal</w:t>
      </w:r>
      <w:r w:rsidRPr="00DF2911">
        <w:t xml:space="preserve">, </w:t>
      </w:r>
      <w:r w:rsidR="00DF2911" w:rsidRPr="00DF2911">
        <w:t>plant-animal interactions, seed dispersal</w:t>
      </w:r>
      <w:r w:rsidR="008D25E1">
        <w:t xml:space="preserve"> ecology</w:t>
      </w:r>
      <w:r w:rsidR="00DF2911" w:rsidRPr="00DF2911">
        <w:t>.</w:t>
      </w:r>
    </w:p>
    <w:p w14:paraId="4DB10602" w14:textId="3F5FE5ED" w:rsidR="008E2B54" w:rsidRDefault="00EA3D3C" w:rsidP="00147395">
      <w:pPr>
        <w:pStyle w:val="AuthorList"/>
      </w:pPr>
      <w:commentRangeStart w:id="0"/>
      <w:commentRangeStart w:id="1"/>
      <w:r w:rsidRPr="00225243">
        <w:t>Abstract</w:t>
      </w:r>
      <w:commentRangeEnd w:id="0"/>
      <w:r w:rsidR="00FB023F">
        <w:rPr>
          <w:rStyle w:val="CommentReference"/>
          <w:rFonts w:cstheme="minorBidi"/>
          <w:b w:val="0"/>
        </w:rPr>
        <w:commentReference w:id="0"/>
      </w:r>
      <w:commentRangeEnd w:id="1"/>
      <w:r w:rsidR="00D80C3F">
        <w:rPr>
          <w:rStyle w:val="CommentReference"/>
          <w:rFonts w:cstheme="minorBidi"/>
          <w:b w:val="0"/>
        </w:rPr>
        <w:commentReference w:id="1"/>
      </w:r>
    </w:p>
    <w:p w14:paraId="2C535D38" w14:textId="09A91C07" w:rsidR="002817D2" w:rsidRPr="00225243" w:rsidRDefault="00330A10" w:rsidP="002817D2">
      <w:pPr>
        <w:spacing w:line="360" w:lineRule="auto"/>
        <w:jc w:val="both"/>
      </w:pPr>
      <w:r>
        <w:t>Mutualistic</w:t>
      </w:r>
      <w:r w:rsidR="00843696">
        <w:t xml:space="preserve"> interactions are regulated by </w:t>
      </w:r>
      <w:r w:rsidR="008D25E1">
        <w:t xml:space="preserve">plant and animal </w:t>
      </w:r>
      <w:r w:rsidR="00357476">
        <w:t>traits</w:t>
      </w:r>
      <w:r w:rsidR="008D25E1">
        <w:t>,</w:t>
      </w:r>
      <w:r w:rsidR="00385F47">
        <w:t xml:space="preserve"> including</w:t>
      </w:r>
      <w:r w:rsidR="008D25E1">
        <w:t>, among the latter,</w:t>
      </w:r>
      <w:r w:rsidR="00385F47">
        <w:t xml:space="preserve"> body size and population density.</w:t>
      </w:r>
      <w:r w:rsidR="00357476">
        <w:t xml:space="preserve"> </w:t>
      </w:r>
      <w:r w:rsidR="00385F47">
        <w:t>I</w:t>
      </w:r>
      <w:r w:rsidR="00357476">
        <w:t xml:space="preserve">n seed dispersal networks, </w:t>
      </w:r>
      <w:r w:rsidR="002817D2" w:rsidRPr="00225243">
        <w:t xml:space="preserve">frugivore body size </w:t>
      </w:r>
      <w:r w:rsidR="006E214C">
        <w:t>determines</w:t>
      </w:r>
      <w:r w:rsidR="008D25E1">
        <w:t xml:space="preserve"> </w:t>
      </w:r>
      <w:r w:rsidR="006E214C">
        <w:t xml:space="preserve">the </w:t>
      </w:r>
      <w:r w:rsidR="002817D2" w:rsidRPr="00225243">
        <w:t>interaction</w:t>
      </w:r>
      <w:r w:rsidR="006E214C">
        <w:t xml:space="preserve"> outcome (e.g., facilitation, </w:t>
      </w:r>
      <w:commentRangeStart w:id="2"/>
      <w:r w:rsidR="006E214C">
        <w:t>constraint</w:t>
      </w:r>
      <w:commentRangeEnd w:id="2"/>
      <w:r w:rsidR="00F03493">
        <w:rPr>
          <w:rStyle w:val="CommentReference"/>
          <w:rFonts w:eastAsiaTheme="minorHAnsi" w:cstheme="minorBidi"/>
        </w:rPr>
        <w:commentReference w:id="2"/>
      </w:r>
      <w:r w:rsidR="006E214C">
        <w:t>)</w:t>
      </w:r>
      <w:r w:rsidR="002817D2" w:rsidRPr="00225243">
        <w:t xml:space="preserve">, </w:t>
      </w:r>
      <w:r w:rsidR="006E214C">
        <w:t>however</w:t>
      </w:r>
      <w:r w:rsidR="002817D2" w:rsidRPr="00225243">
        <w:t xml:space="preserve"> </w:t>
      </w:r>
      <w:r w:rsidR="00FB29DE">
        <w:t xml:space="preserve">species </w:t>
      </w:r>
      <w:r w:rsidR="00537E10">
        <w:t>population</w:t>
      </w:r>
      <w:r w:rsidR="002817D2" w:rsidRPr="00225243">
        <w:t xml:space="preserve"> density </w:t>
      </w:r>
      <w:r w:rsidR="00537E10">
        <w:t>determine</w:t>
      </w:r>
      <w:r w:rsidR="006E214C">
        <w:t>s</w:t>
      </w:r>
      <w:r w:rsidR="002817D2" w:rsidRPr="00225243">
        <w:t xml:space="preserve"> interaction probability through encounter rates. </w:t>
      </w:r>
      <w:r w:rsidR="006E214C">
        <w:t>To date</w:t>
      </w:r>
      <w:r w:rsidR="002817D2" w:rsidRPr="00225243">
        <w:t xml:space="preserve">, most studies </w:t>
      </w:r>
      <w:r w:rsidR="00537E10">
        <w:t>examining the relative role of body size and population density</w:t>
      </w:r>
      <w:r w:rsidR="00DF2273">
        <w:t xml:space="preserve"> on</w:t>
      </w:r>
      <w:r w:rsidR="002817D2" w:rsidRPr="00225243">
        <w:t xml:space="preserve"> seed dispersal networks </w:t>
      </w:r>
      <w:r w:rsidR="006E214C">
        <w:t>have examined</w:t>
      </w:r>
      <w:r w:rsidR="006E214C" w:rsidRPr="00225243">
        <w:t xml:space="preserve"> </w:t>
      </w:r>
      <w:r w:rsidR="002817D2" w:rsidRPr="00225243">
        <w:t xml:space="preserve">animal </w:t>
      </w:r>
      <w:r w:rsidR="006E214C">
        <w:t>guilds</w:t>
      </w:r>
      <w:r w:rsidR="006E214C" w:rsidRPr="00225243">
        <w:t xml:space="preserve"> </w:t>
      </w:r>
      <w:r w:rsidR="006E214C">
        <w:t>encompassing</w:t>
      </w:r>
      <w:r w:rsidR="006E214C" w:rsidRPr="00225243">
        <w:t xml:space="preserve"> </w:t>
      </w:r>
      <w:r w:rsidR="002817D2" w:rsidRPr="00225243">
        <w:t>a narrow range of body sizes (e.g.</w:t>
      </w:r>
      <w:r w:rsidR="00C573FE">
        <w:t>,</w:t>
      </w:r>
      <w:r w:rsidR="002817D2" w:rsidRPr="00225243">
        <w:t xml:space="preserve"> birds only). </w:t>
      </w:r>
      <w:r w:rsidR="002817D2" w:rsidRPr="0008724A">
        <w:t>Given non-random</w:t>
      </w:r>
      <w:r w:rsidR="008D242C" w:rsidRPr="0008724A">
        <w:t>, body-size dependent</w:t>
      </w:r>
      <w:r w:rsidR="002817D2" w:rsidRPr="0008724A">
        <w:t xml:space="preserve"> defaunation, understanding the</w:t>
      </w:r>
      <w:r w:rsidR="00FB29DE" w:rsidRPr="0008724A">
        <w:t xml:space="preserve"> relative</w:t>
      </w:r>
      <w:r w:rsidR="002817D2" w:rsidRPr="0008724A">
        <w:t xml:space="preserve"> </w:t>
      </w:r>
      <w:r w:rsidR="00FB29DE" w:rsidRPr="0008724A">
        <w:t xml:space="preserve">role of these traits </w:t>
      </w:r>
      <w:r w:rsidR="002817D2" w:rsidRPr="0008724A">
        <w:t>is important to predict and, ideally, mitigate the effects of defaunation.</w:t>
      </w:r>
      <w:r w:rsidR="002817D2" w:rsidRPr="00225243">
        <w:t xml:space="preserve"> </w:t>
      </w:r>
      <w:r w:rsidR="00F00BA6">
        <w:t>I</w:t>
      </w:r>
      <w:r w:rsidR="00F00BA6" w:rsidRPr="00225243">
        <w:t>n the Brazilian Pantanal</w:t>
      </w:r>
      <w:r w:rsidR="00F00BA6">
        <w:t xml:space="preserve">, </w:t>
      </w:r>
      <w:r w:rsidR="00FB023F">
        <w:t>w</w:t>
      </w:r>
      <w:r w:rsidR="002817D2" w:rsidRPr="00225243">
        <w:t xml:space="preserve">e analyzed a hyper-diverse seed dispersal network </w:t>
      </w:r>
      <w:r w:rsidR="00F00BA6">
        <w:t xml:space="preserve">composed of birds and mammals that </w:t>
      </w:r>
      <w:r w:rsidR="008D242C">
        <w:t>cover</w:t>
      </w:r>
      <w:r w:rsidR="008D242C" w:rsidRPr="00225243">
        <w:t xml:space="preserve"> </w:t>
      </w:r>
      <w:r w:rsidR="002817D2" w:rsidRPr="00225243">
        <w:t>a</w:t>
      </w:r>
      <w:r w:rsidR="007A3708">
        <w:t xml:space="preserve"> </w:t>
      </w:r>
      <w:r w:rsidR="002817D2" w:rsidRPr="00225243">
        <w:t>wide range of body size</w:t>
      </w:r>
      <w:r w:rsidR="009B01F0">
        <w:t>s</w:t>
      </w:r>
      <w:r w:rsidR="002817D2" w:rsidRPr="00225243">
        <w:t xml:space="preserve"> and population densit</w:t>
      </w:r>
      <w:r w:rsidR="009B01F0">
        <w:t>ies</w:t>
      </w:r>
      <w:r w:rsidR="002817D2" w:rsidRPr="00225243">
        <w:t xml:space="preserve">. Animal density </w:t>
      </w:r>
      <w:r w:rsidR="002817D2" w:rsidRPr="00225243">
        <w:rPr>
          <w:i/>
          <w:iCs/>
        </w:rPr>
        <w:t xml:space="preserve">per se </w:t>
      </w:r>
      <w:r w:rsidR="002817D2" w:rsidRPr="00225243">
        <w:t xml:space="preserve">did not significantly </w:t>
      </w:r>
      <w:r w:rsidR="00F00BA6">
        <w:t>explain</w:t>
      </w:r>
      <w:r w:rsidR="00F00BA6" w:rsidRPr="00225243">
        <w:t xml:space="preserve"> </w:t>
      </w:r>
      <w:r w:rsidR="002817D2" w:rsidRPr="00225243">
        <w:t xml:space="preserve">interaction patterns. </w:t>
      </w:r>
      <w:r w:rsidR="00674A92">
        <w:t>Instead, p</w:t>
      </w:r>
      <w:r w:rsidR="002817D2" w:rsidRPr="00225243">
        <w:t xml:space="preserve">opulation biomass, which represents </w:t>
      </w:r>
      <w:r w:rsidR="009B01F0">
        <w:t>the</w:t>
      </w:r>
      <w:r w:rsidR="002817D2" w:rsidRPr="00225243">
        <w:t xml:space="preserve"> combination of body size and population density, was the most important </w:t>
      </w:r>
      <w:r w:rsidR="009B01F0">
        <w:t xml:space="preserve">predictor </w:t>
      </w:r>
      <w:r w:rsidR="00411C7E">
        <w:t>for most interaction network metrics</w:t>
      </w:r>
      <w:r w:rsidR="002817D2" w:rsidRPr="00225243">
        <w:t>.</w:t>
      </w:r>
      <w:r w:rsidR="00411C7E">
        <w:t xml:space="preserve"> P</w:t>
      </w:r>
      <w:r w:rsidR="00C35773">
        <w:t xml:space="preserve">opulation biomass was strongly correlated with body size, but not with density. </w:t>
      </w:r>
      <w:r w:rsidR="006E214C">
        <w:t>Thus,</w:t>
      </w:r>
      <w:r w:rsidR="00C35773">
        <w:t xml:space="preserve"> </w:t>
      </w:r>
      <w:r w:rsidR="002817D2" w:rsidRPr="00225243">
        <w:t>large</w:t>
      </w:r>
      <w:r w:rsidR="00FB29DE">
        <w:t>r</w:t>
      </w:r>
      <w:r w:rsidR="002817D2" w:rsidRPr="00225243">
        <w:t xml:space="preserve"> </w:t>
      </w:r>
      <w:r w:rsidR="006E214C">
        <w:t>frugivore</w:t>
      </w:r>
      <w:r w:rsidR="006E214C" w:rsidRPr="00225243">
        <w:t xml:space="preserve"> </w:t>
      </w:r>
      <w:r w:rsidR="002817D2" w:rsidRPr="00225243">
        <w:t>species dispersed more plant species and had more unique pairwise interactions than small</w:t>
      </w:r>
      <w:r w:rsidR="00EE5851">
        <w:t>er</w:t>
      </w:r>
      <w:r w:rsidR="002817D2" w:rsidRPr="00225243">
        <w:t xml:space="preserve"> species. Moreover, species with larger population biomass, such as </w:t>
      </w:r>
      <w:r w:rsidR="00D65BE1">
        <w:t xml:space="preserve">the </w:t>
      </w:r>
      <w:r w:rsidR="002817D2" w:rsidRPr="00225243">
        <w:t>white-lipped peccar</w:t>
      </w:r>
      <w:r w:rsidR="00D65BE1">
        <w:t>y</w:t>
      </w:r>
      <w:r w:rsidR="002817D2" w:rsidRPr="00225243">
        <w:t xml:space="preserve"> (</w:t>
      </w:r>
      <w:r w:rsidR="002817D2" w:rsidRPr="00225243">
        <w:rPr>
          <w:i/>
          <w:iCs/>
        </w:rPr>
        <w:t xml:space="preserve">Tayassu </w:t>
      </w:r>
      <w:proofErr w:type="spellStart"/>
      <w:r w:rsidR="002817D2" w:rsidRPr="00225243">
        <w:rPr>
          <w:i/>
          <w:iCs/>
        </w:rPr>
        <w:t>pecari</w:t>
      </w:r>
      <w:proofErr w:type="spellEnd"/>
      <w:r w:rsidR="002817D2" w:rsidRPr="00225243">
        <w:t xml:space="preserve">) </w:t>
      </w:r>
      <w:r w:rsidR="006E214C">
        <w:t>had</w:t>
      </w:r>
      <w:r w:rsidR="006E214C" w:rsidRPr="00225243">
        <w:t xml:space="preserve"> </w:t>
      </w:r>
      <w:r w:rsidR="009B01F0">
        <w:t xml:space="preserve">the </w:t>
      </w:r>
      <w:r w:rsidR="006E214C">
        <w:t>strongest</w:t>
      </w:r>
      <w:r w:rsidR="006E214C" w:rsidRPr="00225243">
        <w:t xml:space="preserve"> </w:t>
      </w:r>
      <w:r w:rsidR="009B01F0">
        <w:t xml:space="preserve">influence </w:t>
      </w:r>
      <w:r w:rsidR="00D65BE1">
        <w:t xml:space="preserve">(i.e., </w:t>
      </w:r>
      <w:ins w:id="3" w:author="User15551" w:date="2022-02-24T20:55:00Z">
        <w:r w:rsidR="00F03493">
          <w:t>as indicated by measures of</w:t>
        </w:r>
      </w:ins>
      <w:del w:id="4" w:author="User15551" w:date="2022-02-24T20:55:00Z">
        <w:r w:rsidR="00D65BE1" w:rsidRPr="00225243" w:rsidDel="00F03493">
          <w:delText>closeness</w:delText>
        </w:r>
      </w:del>
      <w:r w:rsidR="00D65BE1" w:rsidRPr="00225243">
        <w:t xml:space="preserve"> </w:t>
      </w:r>
      <w:commentRangeStart w:id="5"/>
      <w:r w:rsidR="00D65BE1" w:rsidRPr="00225243">
        <w:t>centrality</w:t>
      </w:r>
      <w:commentRangeEnd w:id="5"/>
      <w:r w:rsidR="00B516A8">
        <w:rPr>
          <w:rStyle w:val="CommentReference"/>
          <w:rFonts w:eastAsiaTheme="minorHAnsi" w:cstheme="minorBidi"/>
        </w:rPr>
        <w:commentReference w:id="5"/>
      </w:r>
      <w:r w:rsidR="00D65BE1">
        <w:t xml:space="preserve">) </w:t>
      </w:r>
      <w:r w:rsidR="009B01F0">
        <w:lastRenderedPageBreak/>
        <w:t xml:space="preserve">on </w:t>
      </w:r>
      <w:r w:rsidR="002817D2" w:rsidRPr="00225243">
        <w:t xml:space="preserve">other species in the network and were more generalist, interacting with </w:t>
      </w:r>
      <w:r w:rsidR="00FD69FA">
        <w:t>a broader set of</w:t>
      </w:r>
      <w:r w:rsidR="00FD69FA" w:rsidRPr="00225243">
        <w:t xml:space="preserve"> </w:t>
      </w:r>
      <w:r w:rsidR="002817D2" w:rsidRPr="00225243">
        <w:t>species</w:t>
      </w:r>
      <w:r w:rsidR="00D65BE1">
        <w:t>,</w:t>
      </w:r>
      <w:r w:rsidR="002817D2" w:rsidRPr="00225243">
        <w:t xml:space="preserve"> compared to species with lower population biomass, such as </w:t>
      </w:r>
      <w:r w:rsidR="00D65BE1">
        <w:t xml:space="preserve">the </w:t>
      </w:r>
      <w:r w:rsidR="002817D2" w:rsidRPr="00225243">
        <w:t>blue-crowned trogon (</w:t>
      </w:r>
      <w:r w:rsidR="002817D2" w:rsidRPr="00225243">
        <w:rPr>
          <w:i/>
          <w:iCs/>
        </w:rPr>
        <w:t xml:space="preserve">Trogon </w:t>
      </w:r>
      <w:proofErr w:type="spellStart"/>
      <w:r w:rsidR="002817D2" w:rsidRPr="00225243">
        <w:rPr>
          <w:i/>
          <w:iCs/>
        </w:rPr>
        <w:t>curucui</w:t>
      </w:r>
      <w:proofErr w:type="spellEnd"/>
      <w:r w:rsidR="002817D2" w:rsidRPr="00225243">
        <w:t xml:space="preserve">). </w:t>
      </w:r>
      <w:r w:rsidR="00D65BE1">
        <w:t>We posit</w:t>
      </w:r>
      <w:r w:rsidR="002817D2" w:rsidRPr="00225243">
        <w:t xml:space="preserve"> that </w:t>
      </w:r>
      <w:r w:rsidR="009B01F0">
        <w:t>the increased abundance of</w:t>
      </w:r>
      <w:r w:rsidR="002817D2" w:rsidRPr="00225243">
        <w:t xml:space="preserve"> small-sized frugivore</w:t>
      </w:r>
      <w:r w:rsidR="009B01F0">
        <w:t>s resulting from the pervasive defaunation</w:t>
      </w:r>
      <w:r w:rsidR="009312DB">
        <w:t xml:space="preserve"> of large animals</w:t>
      </w:r>
      <w:r w:rsidR="002817D2" w:rsidRPr="00225243">
        <w:t xml:space="preserve"> would not compensate for </w:t>
      </w:r>
      <w:r w:rsidR="00D65BE1">
        <w:t xml:space="preserve">the </w:t>
      </w:r>
      <w:r w:rsidR="009312DB">
        <w:t>loss</w:t>
      </w:r>
      <w:r w:rsidR="003A1A4F">
        <w:t>-of-function</w:t>
      </w:r>
      <w:r w:rsidR="009312DB">
        <w:t xml:space="preserve"> </w:t>
      </w:r>
      <w:r w:rsidR="001D262D">
        <w:t xml:space="preserve">of the latter </w:t>
      </w:r>
      <w:r w:rsidR="009312DB">
        <w:t xml:space="preserve">and </w:t>
      </w:r>
      <w:r w:rsidR="001D262D">
        <w:t>the</w:t>
      </w:r>
      <w:r w:rsidR="009312DB">
        <w:t xml:space="preserve"> inherent</w:t>
      </w:r>
      <w:r w:rsidR="002817D2" w:rsidRPr="00225243">
        <w:t xml:space="preserve"> </w:t>
      </w:r>
      <w:r w:rsidR="009B01F0">
        <w:t>disruption</w:t>
      </w:r>
      <w:r w:rsidR="002817D2" w:rsidRPr="00225243">
        <w:t xml:space="preserve"> </w:t>
      </w:r>
      <w:r w:rsidR="009B01F0">
        <w:t>of</w:t>
      </w:r>
      <w:r w:rsidR="002817D2" w:rsidRPr="00225243">
        <w:t xml:space="preserve"> seed dispersal networks</w:t>
      </w:r>
      <w:r w:rsidR="009B01F0">
        <w:t>.</w:t>
      </w:r>
    </w:p>
    <w:p w14:paraId="0F5200D5" w14:textId="152C0397" w:rsidR="00EA3D3C" w:rsidRPr="00225243" w:rsidRDefault="00EA3D3C" w:rsidP="00147395">
      <w:pPr>
        <w:rPr>
          <w:b/>
        </w:rPr>
      </w:pPr>
      <w:commentRangeStart w:id="6"/>
    </w:p>
    <w:p w14:paraId="57F6A29A" w14:textId="77777777" w:rsidR="00EA3D3C" w:rsidRPr="00225243" w:rsidRDefault="00EA3D3C" w:rsidP="00D9503C">
      <w:pPr>
        <w:pStyle w:val="Heading1"/>
      </w:pPr>
      <w:r w:rsidRPr="00225243">
        <w:t>Introduction</w:t>
      </w:r>
      <w:commentRangeEnd w:id="6"/>
      <w:r w:rsidR="009B7BF5">
        <w:rPr>
          <w:rStyle w:val="CommentReference"/>
          <w:rFonts w:eastAsiaTheme="minorHAnsi" w:cstheme="minorBidi"/>
          <w:b w:val="0"/>
        </w:rPr>
        <w:commentReference w:id="6"/>
      </w:r>
    </w:p>
    <w:p w14:paraId="3B1FC907" w14:textId="39C16302" w:rsidR="00E932DC" w:rsidRDefault="002817D2" w:rsidP="002817D2">
      <w:pPr>
        <w:spacing w:line="360" w:lineRule="auto"/>
        <w:jc w:val="both"/>
      </w:pPr>
      <w:r w:rsidRPr="00225243">
        <w:t xml:space="preserve">The Anthropocene defaunation </w:t>
      </w:r>
      <w:r w:rsidR="001D262D">
        <w:t>resulting from</w:t>
      </w:r>
      <w:r w:rsidRPr="00225243">
        <w:t xml:space="preserve"> </w:t>
      </w:r>
      <w:r w:rsidR="001D262D">
        <w:t>global</w:t>
      </w:r>
      <w:r w:rsidRPr="00225243">
        <w:t xml:space="preserve"> environmental change </w:t>
      </w:r>
      <w:r w:rsidR="001D262D">
        <w:t>constitutes</w:t>
      </w:r>
      <w:r w:rsidR="003A1A4F" w:rsidRPr="00225243">
        <w:t xml:space="preserve"> a driver</w:t>
      </w:r>
      <w:r w:rsidR="003A1A4F">
        <w:t xml:space="preserve"> of further biodiversity change </w:t>
      </w:r>
      <w:r w:rsidR="00F33589" w:rsidRPr="00225243">
        <w:fldChar w:fldCharType="begin" w:fldLock="1"/>
      </w:r>
      <w:r w:rsidR="00E172F7">
        <w:instrText>ADDIN CSL_CITATION {"citationItems":[{"id":"ITEM-1","itemData":{"DOI":"10.1126/science.1251817","ISBN":"1095-9203 (Electronic)\\r0036-8075 (Linking)","ISSN":"0036-8075","PMID":"25061202","abstract":"We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change.","author":[{"dropping-particle":"","family":"Dirzo","given":"R.","non-dropping-particle":"","parse-names":false,"suffix":""},{"dropping-particle":"","family":"Young","given":"H. S.","non-dropping-particle":"","parse-names":false,"suffix":""},{"dropping-particle":"","family":"Galetti","given":"M.","non-dropping-particle":"","parse-names":false,"suffix":""},{"dropping-particle":"","family":"Ceballos","given":"G.","non-dropping-particle":"","parse-names":false,"suffix":""},{"dropping-particle":"","family":"Isaac","given":"N. J. B.","non-dropping-particle":"","parse-names":false,"suffix":""},{"dropping-particle":"","family":"Collen","given":"B.","non-dropping-particle":"","parse-names":false,"suffix":""}],"container-title":"Science","id":"ITEM-1","issue":"6195","issued":{"date-parts":[["2014","7","25"]]},"page":"401-406","title":"Defaunation in the Anthropocene","type":"article-journal","volume":"345"},"uris":["http://www.mendeley.com/documents/?uuid=d589f03c-7e02-495f-896f-7a7981b37b3c"]}],"mendeley":{"formattedCitation":"(Dirzo et al., 2014)","plainTextFormattedCitation":"(Dirzo et al., 2014)","previouslyFormattedCitation":"(Dirzo et al., 2014)"},"properties":{"noteIndex":0},"schema":"https://github.com/citation-style-language/schema/raw/master/csl-citation.json"}</w:instrText>
      </w:r>
      <w:r w:rsidR="00F33589" w:rsidRPr="00225243">
        <w:fldChar w:fldCharType="separate"/>
      </w:r>
      <w:r w:rsidR="00E172F7" w:rsidRPr="00E172F7">
        <w:rPr>
          <w:noProof/>
        </w:rPr>
        <w:t>(Dirzo et al., 2014)</w:t>
      </w:r>
      <w:r w:rsidR="00F33589" w:rsidRPr="00225243">
        <w:fldChar w:fldCharType="end"/>
      </w:r>
      <w:r w:rsidRPr="00225243">
        <w:t>. Larg</w:t>
      </w:r>
      <w:r w:rsidR="004C2745">
        <w:t>e</w:t>
      </w:r>
      <w:r w:rsidRPr="00225243">
        <w:t xml:space="preserve"> vertebrate species are more frequently affected by anthropogenic change because </w:t>
      </w:r>
      <w:r w:rsidR="007410B2">
        <w:t>they</w:t>
      </w:r>
      <w:r w:rsidR="007410B2" w:rsidRPr="00225243">
        <w:t xml:space="preserve"> </w:t>
      </w:r>
      <w:r w:rsidRPr="00225243">
        <w:t xml:space="preserve">are more intensively </w:t>
      </w:r>
      <w:r w:rsidR="001D262D">
        <w:t>overexploited</w:t>
      </w:r>
      <w:r w:rsidRPr="00225243">
        <w:t xml:space="preserve"> and more sensitive to disturbance </w:t>
      </w:r>
      <w:r w:rsidR="00840ADE">
        <w:t xml:space="preserve">than small vertebrates </w:t>
      </w:r>
      <w:r w:rsidR="00E84231" w:rsidRPr="00225243">
        <w:fldChar w:fldCharType="begin" w:fldLock="1"/>
      </w:r>
      <w:r w:rsidR="008D3159">
        <w:instrText>ADDIN CSL_CITATION {"citationItems":[{"id":"ITEM-1","itemData":{"DOI":"10.1016/0006-3207(90)90041-M","ISSN":"00063207","abstract":"Transect surveys were carried out in seven western Amazonian upland forest sites and compared with four additional sites to examine effects of hunting by humans on the structure of species-rich primate communities. Primate body mass was a strong positive correlate of its crude and metabolic population biomass in non-hunted but not in hunted sites. Primate body mass was a good negative correlate of population density in hunted but not in non-hunted sites. Group density was not clearly affected by hunting activity. Large primates had significantly lower group densities than small primates in both hunted and non-hunted sites. These trends are largely a consequence of differences in abundance of large-bodied genera (i.e.Alouatta, Ateles and Lagothrix), accounting for the bulk of the primate biomass in non-hunted sites, but being over-harvested or becoming extinct in sites hunted by man. © 1990.","author":[{"dropping-particle":"","family":"Peres","given":"Carlos A.","non-dropping-particle":"","parse-names":false,"suffix":""}],"container-title":"Biological Conservation","id":"ITEM-1","issue":"1","issued":{"date-parts":[["1990"]]},"page":"47-59","title":"Effects of hunting on western Amazonian primate communities","type":"article-journal","volume":"54"},"uris":["http://www.mendeley.com/documents/?uuid=24ebcaef-c0a0-4e3f-86c4-f67c1fad8214"]},{"id":"ITEM-2","itemData":{"DOI":"10.1146/annurev-ecolsys-112414-054142","ISSN":"1543-592X","abstract":"Anthropocene defaunation, the global extinction of faunal species and populations and the decline in abundance of individuals within populations, has been predominantly documented in terrestrial ecosystems, but indicators suggest defaunation has been more severe in freshwater ecosystems. Marine defaunation is in a more incipient stage, yet pronounced effects are already apparent and its rapid acceleration seems likely. Defaunation now impacts the planet's wildlife with profound cascading consequences, ranging from local to global coextinctions of interacting species to the loss of ecological services critical for humanity. Slowing defaunation will require aggressively reducing animal overexploitation and habitat destruction; mitigating climate disruption; and stabilizing the impacts of human population growth and uneven resource consumption. Given its omnipresence, defaunation should receive status of major global environmental change and should be addressed with the same urgency as deforestation, pollution, and climatic change. Global action is needed to prevent defaunation's current trajectory from catalyzing the planet's sixth major extinction.","author":[{"dropping-particle":"","family":"Young","given":"Hillary S.","non-dropping-particle":"","parse-names":false,"suffix":""},{"dropping-particle":"","family":"McCauley","given":"Douglas J.","non-dropping-particle":"","parse-names":false,"suffix":""},{"dropping-particle":"","family":"Galetti","given":"Mauro","non-dropping-particle":"","parse-names":false,"suffix":""},{"dropping-particle":"","family":"Dirzo","given":"Rodolfo","non-dropping-particle":"","parse-names":false,"suffix":""}],"container-title":"Annual Review of Ecology, Evolution, and Systematics","id":"ITEM-2","issue":"1","issued":{"date-parts":[["2016","11"]]},"page":"333-358","title":"Patterns, Causes, and Consequences of Anthropocene Defaunation","type":"article-journal","volume":"47"},"uris":["http://www.mendeley.com/documents/?uuid=3343d86a-1bb2-4dc0-88b3-55c215d265cc"]}],"mendeley":{"formattedCitation":"(Peres, 1990; Young et al., 2016)","plainTextFormattedCitation":"(Peres, 1990; Young et al., 2016)","previouslyFormattedCitation":"(Peres, 1990; Young et al., 2016)"},"properties":{"noteIndex":0},"schema":"https://github.com/citation-style-language/schema/raw/master/csl-citation.json"}</w:instrText>
      </w:r>
      <w:r w:rsidR="00E84231" w:rsidRPr="00225243">
        <w:fldChar w:fldCharType="separate"/>
      </w:r>
      <w:r w:rsidR="008E294C" w:rsidRPr="008E294C">
        <w:rPr>
          <w:noProof/>
        </w:rPr>
        <w:t>(Peres, 1990; Young et al., 2016)</w:t>
      </w:r>
      <w:r w:rsidR="00E84231" w:rsidRPr="00225243">
        <w:fldChar w:fldCharType="end"/>
      </w:r>
      <w:r w:rsidRPr="00225243">
        <w:t>.</w:t>
      </w:r>
      <w:r w:rsidR="00E932DC">
        <w:t xml:space="preserve"> </w:t>
      </w:r>
      <w:r w:rsidR="000C2538">
        <w:t xml:space="preserve">Large frugivores are </w:t>
      </w:r>
      <w:del w:id="7" w:author="User15551" w:date="2022-02-24T21:17:00Z">
        <w:r w:rsidR="000C2538" w:rsidDel="000F77BE">
          <w:delText xml:space="preserve">frequently </w:delText>
        </w:r>
      </w:del>
      <w:ins w:id="8" w:author="User15551" w:date="2022-02-24T21:17:00Z">
        <w:r w:rsidR="000F77BE">
          <w:t>potentially</w:t>
        </w:r>
        <w:r w:rsidR="000F77BE">
          <w:t xml:space="preserve"> </w:t>
        </w:r>
      </w:ins>
      <w:r w:rsidR="000C2538">
        <w:t xml:space="preserve">more important for seed dispersal network </w:t>
      </w:r>
      <w:del w:id="9" w:author="User15551" w:date="2022-02-24T21:19:00Z">
        <w:r w:rsidR="000C2538" w:rsidDel="003B26CB">
          <w:delText xml:space="preserve">structured </w:delText>
        </w:r>
      </w:del>
      <w:r w:rsidR="000C2538">
        <w:t>than smaller frugivores</w:t>
      </w:r>
      <w:ins w:id="10" w:author="User15551" w:date="2022-02-24T21:20:00Z">
        <w:r w:rsidR="003B26CB">
          <w:t xml:space="preserve"> in connecting different groups of species in the network</w:t>
        </w:r>
      </w:ins>
      <w:r w:rsidR="000C2538">
        <w:t xml:space="preserve"> </w:t>
      </w:r>
      <w:r w:rsidR="008D3159">
        <w:fldChar w:fldCharType="begin" w:fldLock="1"/>
      </w:r>
      <w:r w:rsidR="008D3159">
        <w:instrText>ADDIN CSL_CITATION {"citationItems":[{"id":"ITEM-1","itemData":{"DOI":"10.1890/13-1584.1","ISSN":"0012-9658","abstract":"Most tree species rely on vertebrates for seed dispersal, and many vertebrates use fruits as food resources in tropical forests. Therefore, plant-frugivore interactions affect population dynamics and persistence in ecological communities. Plant-frugivore interactions often involve many species, forming networks of interacting plants and animals that play different roles in determining network organization. The network organization is the way interactions are structured in the community, which may have consequences for its ecological and evolutionary dynamics. Some species have greater influences on network organization and may be particularly important to species persistence. We identified the frugivores most important to the organization of networks of plants and frugivorous birds in three contiguous Atlantic forest sites in southeastern Brazil. We found that the species that contributed most to network organization were at higher risk of extinction. Among the main contributors to network organization were two cotingas and a toucan, large-bodied species that disperse seeds from many plants and are particularly vulnerable to habitat loss and hunting. As a consequence, ongoing extinctions may significantly affect the organization of plant-frugivore interactions in the studied system. We hypothesize that the crucial role of some threatened frugivores may occur in other seed dispersal systems in tropical communities, although the association between structural importance and degree of threat may be contingent on peculiarities of local communities and disturbances.","author":[{"dropping-particle":"","family":"Vidal","given":"Mariana M.","non-dropping-particle":"","parse-names":false,"suffix":""},{"dropping-particle":"","family":"Hasui","given":"Erica","non-dropping-particle":"","parse-names":false,"suffix":""},{"dropping-particle":"","family":"Pizo","given":"Marco A.","non-dropping-particle":"","parse-names":false,"suffix":""},{"dropping-particle":"","family":"Tamashiro","given":"Jorge Y.","non-dropping-particle":"","parse-names":false,"suffix":""},{"dropping-particle":"","family":"Silva","given":"Wesley R.","non-dropping-particle":"","parse-names":false,"suffix":""},{"dropping-particle":"","family":"Guimarães","given":"Paulo R.","non-dropping-particle":"","parse-names":false,"suffix":""}],"container-title":"Ecology","id":"ITEM-1","issue":"12","issued":{"date-parts":[["2014","12"]]},"page":"3440-3447","title":"Frugivores at higher risk of extinction are the key elements of a mutualistic network","type":"article-journal","volume":"95"},"uris":["http://www.mendeley.com/documents/?uuid=d844de15-9b85-414a-a388-361d19ba546a"]}],"mendeley":{"formattedCitation":"(Vidal et al., 2014)","plainTextFormattedCitation":"(Vidal et al., 2014)","previouslyFormattedCitation":"(Vidal et al., 2014)"},"properties":{"noteIndex":0},"schema":"https://github.com/citation-style-language/schema/raw/master/csl-citation.json"}</w:instrText>
      </w:r>
      <w:r w:rsidR="008D3159">
        <w:fldChar w:fldCharType="separate"/>
      </w:r>
      <w:r w:rsidR="008D3159" w:rsidRPr="008D3159">
        <w:rPr>
          <w:noProof/>
        </w:rPr>
        <w:t>(Vidal et al., 2014)</w:t>
      </w:r>
      <w:r w:rsidR="008D3159">
        <w:fldChar w:fldCharType="end"/>
      </w:r>
      <w:ins w:id="11" w:author="User15551" w:date="2022-02-24T21:20:00Z">
        <w:r w:rsidR="003B26CB">
          <w:t xml:space="preserve">, </w:t>
        </w:r>
        <w:proofErr w:type="spellStart"/>
        <w:r w:rsidR="003B26CB">
          <w:t>Guimarães</w:t>
        </w:r>
        <w:proofErr w:type="spellEnd"/>
        <w:r w:rsidR="003B26CB">
          <w:t xml:space="preserve"> 2020)</w:t>
        </w:r>
      </w:ins>
      <w:r w:rsidR="00271EFE">
        <w:t xml:space="preserve">, </w:t>
      </w:r>
      <w:r w:rsidR="008D3159">
        <w:t xml:space="preserve">and their disappearance can lead to changes in plant communities due to disruptions in animal and plant trait-matching </w:t>
      </w:r>
      <w:r w:rsidR="008D3159">
        <w:fldChar w:fldCharType="begin" w:fldLock="1"/>
      </w:r>
      <w:r w:rsidR="00496A53">
        <w:instrText>ADDIN CSL_CITATION {"citationItems":[{"id":"ITEM-1","itemData":{"DOI":"10.1038/s41467-020-15438-y","ISSN":"20411723","PMID":"32221279","abstract":"Downsizing of animal communities due to defaunation is prevalent in many ecosystems. Yet, we know little about its consequences for ecosystem functions such as seed dispersal. Here, we use eight seed-dispersal networks sampled across the Andes and simulate how downsizing of avian frugivores impacts structural network robustness and seed dispersal. We use a trait-based modeling framework to quantify the consequences of downsizing—relative to random extinctions—for the number of interactions and secondary plant extinctions (as measures of structural robustness) and for long-distance seed dispersal (as a measure of ecosystem function). We find that downsizing leads to stronger functional than structural losses. For instance, 10% size-structured loss of bird species results in almost 40% decline of long-distance seed dispersal, but in less than 10% of structural loss. Our simulations reveal that measures of the structural robustness of ecological networks underestimate the consequences of animal extinction and downsizing for ecosystem functioning.","author":[{"dropping-particle":"","family":"Donoso","given":"Isabel","non-dropping-particle":"","parse-names":false,"suffix":""},{"dropping-particle":"","family":"Sorensen","given":"Marjorie C.","non-dropping-particle":"","parse-names":false,"suffix":""},{"dropping-particle":"","family":"Blendinger","given":"Pedro G.","non-dropping-particle":"","parse-names":false,"suffix":""},{"dropping-particle":"","family":"Kissling","given":"W. Daniel","non-dropping-particle":"","parse-names":false,"suffix":""},{"dropping-particle":"","family":"Neuschulz","given":"Eike Lena","non-dropping-particle":"","parse-names":false,"suffix":""},{"dropping-particle":"","family":"Mueller","given":"Thomas","non-dropping-particle":"","parse-names":false,"suffix":""},{"dropping-particle":"","family":"Schleuning","given":"Matthias","non-dropping-particle":"","parse-names":false,"suffix":""}],"container-title":"Nature Communications","id":"ITEM-1","issue":"1","issued":{"date-parts":[["2020"]]},"page":"1-8","publisher":"Springer US","title":"Downsizing of animal communities triggers stronger functional than structural decay in seed-dispersal networks","type":"article-journal","volume":"11"},"uris":["http://www.mendeley.com/documents/?uuid=0e2775c5-4a22-4754-8295-52fc300eadf3"]},{"id":"ITEM-2","itemData":{"DOI":"10.1111/ecog.00983","ISSN":"16000587","abstract":"Research linking biodiversity and ecosystem functioning (BEF) has been mostly centred on the influence of species richness on ecosystem functions in small-scale experiments with single trophic levels. In natural ecosystems, many ecosystem functions are mediated by interactions between plants and animals, such as pollination and seed dispersal by animals, for which BEF relationships are little understood. Largely disconnected from BEF research, network ecology has examined the structural diversity of complex ecological networks of interacting species. Here, we provide an overview of the most important concepts in BEF and ecological network research and exemplify their applicability to natural ecosystems with examples from pollination and seed-dispersal studies. In a synthesis, we connect the structural approaches of network analysis with the trait-based approaches of BEF research and propose a conceptual trait-based model for understanding BEF relationships of plant-animal interactions in natural ecosystems. The model describes the sequential processes that determine the BEF relationship, i.e. the responses of species to environmental filters, the matching of species in ecological networks and the functionality of species in terms of their quantitative and qualitative contributions to plant demography and ecosystem functioning. We illustrate this conceptual integration with examples from mutualistic interactions and highlight its value for predicting the consequences of biodiversity loss for multispecies interactions and ecosystem functions. We foresee that a better integration between BEF and network research will improve our mechanistic understanding of how biodiversity relates to the functioning of natural ecosystems. Our conceptual model is a step towards this integration between structural and functional biodiversity research.","author":[{"dropping-particle":"","family":"Schleuning","given":"Matthias","non-dropping-particle":"","parse-names":false,"suffix":""},{"dropping-particle":"","family":"Fründ","given":"Jochen","non-dropping-particle":"","parse-names":false,"suffix":""},{"dropping-particle":"","family":"García","given":"Daniel","non-dropping-particle":"","parse-names":false,"suffix":""}],"container-title":"Ecography","id":"ITEM-2","issue":"4","issued":{"date-parts":[["2015"]]},"page":"380-392","title":"Predicting ecosystem functions from biodiversity and mutualistic networks: An extension of trait-based concepts to plant-animal interactions","type":"article-journal","volume":"38"},"uris":["http://www.mendeley.com/documents/?uuid=2d3061a0-b2ce-4b5e-83f9-2b816ba76173"]}],"mendeley":{"formattedCitation":"(Donoso et al., 2020; Schleuning et al., 2015)","plainTextFormattedCitation":"(Donoso et al., 2020; Schleuning et al., 2015)","previouslyFormattedCitation":"(Donoso et al., 2020; Schleuning et al., 2015)"},"properties":{"noteIndex":0},"schema":"https://github.com/citation-style-language/schema/raw/master/csl-citation.json"}</w:instrText>
      </w:r>
      <w:r w:rsidR="008D3159">
        <w:fldChar w:fldCharType="separate"/>
      </w:r>
      <w:r w:rsidR="008D3159" w:rsidRPr="008D3159">
        <w:rPr>
          <w:noProof/>
        </w:rPr>
        <w:t>(Donoso et al., 2020; Schleuning et al., 2015)</w:t>
      </w:r>
      <w:r w:rsidR="008D3159">
        <w:fldChar w:fldCharType="end"/>
      </w:r>
      <w:r w:rsidR="008D3159">
        <w:t>.</w:t>
      </w:r>
      <w:r w:rsidR="000C2538">
        <w:t xml:space="preserve"> </w:t>
      </w:r>
      <w:commentRangeStart w:id="12"/>
      <w:commentRangeStart w:id="13"/>
      <w:r w:rsidR="00E932DC">
        <w:t>.</w:t>
      </w:r>
      <w:commentRangeEnd w:id="12"/>
      <w:r w:rsidR="00C070BC">
        <w:rPr>
          <w:rStyle w:val="CommentReference"/>
          <w:rFonts w:eastAsiaTheme="minorHAnsi" w:cstheme="minorBidi"/>
        </w:rPr>
        <w:commentReference w:id="12"/>
      </w:r>
      <w:commentRangeEnd w:id="13"/>
      <w:r w:rsidR="000C2538">
        <w:rPr>
          <w:rStyle w:val="CommentReference"/>
          <w:rFonts w:eastAsiaTheme="minorHAnsi" w:cstheme="minorBidi"/>
        </w:rPr>
        <w:commentReference w:id="13"/>
      </w:r>
    </w:p>
    <w:p w14:paraId="561E403C" w14:textId="1E186B48" w:rsidR="002817D2" w:rsidRPr="00225243" w:rsidRDefault="00C542CD" w:rsidP="009E6B61">
      <w:pPr>
        <w:spacing w:line="360" w:lineRule="auto"/>
        <w:ind w:firstLine="450"/>
        <w:jc w:val="both"/>
      </w:pPr>
      <w:r>
        <w:t>V</w:t>
      </w:r>
      <w:r w:rsidR="002817D2" w:rsidRPr="00225243">
        <w:t>ertebrate population density decline leads to</w:t>
      </w:r>
      <w:r w:rsidR="00401269">
        <w:t xml:space="preserve"> local</w:t>
      </w:r>
      <w:r w:rsidR="002817D2" w:rsidRPr="00225243">
        <w:t xml:space="preserve"> extinction</w:t>
      </w:r>
      <w:r w:rsidR="00401269">
        <w:t>s</w:t>
      </w:r>
      <w:r w:rsidR="002817D2" w:rsidRPr="00225243">
        <w:t xml:space="preserve"> of plant</w:t>
      </w:r>
      <w:r w:rsidR="00496A53">
        <w:t>-a</w:t>
      </w:r>
      <w:r w:rsidR="002817D2" w:rsidRPr="00225243">
        <w:t>nimal interactions, including seed dispersal</w:t>
      </w:r>
      <w:r>
        <w:t>, e</w:t>
      </w:r>
      <w:r w:rsidRPr="00225243">
        <w:t>ven before species extinctions</w:t>
      </w:r>
      <w:r w:rsidR="00401269">
        <w:t xml:space="preserve"> take </w:t>
      </w:r>
      <w:commentRangeStart w:id="14"/>
      <w:r w:rsidR="00401269">
        <w:t>place</w:t>
      </w:r>
      <w:r w:rsidR="002817D2" w:rsidRPr="00225243">
        <w:t xml:space="preserve"> </w:t>
      </w:r>
      <w:commentRangeEnd w:id="14"/>
      <w:r w:rsidR="003B26CB">
        <w:rPr>
          <w:rStyle w:val="CommentReference"/>
          <w:rFonts w:eastAsiaTheme="minorHAnsi" w:cstheme="minorBidi"/>
        </w:rPr>
        <w:commentReference w:id="14"/>
      </w:r>
      <w:r w:rsidR="00E84231" w:rsidRPr="00225243">
        <w:fldChar w:fldCharType="begin" w:fldLock="1"/>
      </w:r>
      <w:r w:rsidR="00E84231" w:rsidRPr="00225243">
        <w:instrText>ADDIN CSL_CITATION {"citationItems":[{"id":"ITEM-1","itemData":{"abstract":"Many large animals are already ecologically extinct in vast areas of neotropical forest where the vegetation still appears intact","author":[{"dropping-particle":"","family":"Redford","given":"Kent H","non-dropping-particle":"","parse-names":false,"suffix":""}],"container-title":"BioScience","id":"ITEM-1","issue":"6","issued":{"date-parts":[["1992"]]},"page":"412-422","title":"The Empty of neotropical forest where the vegetation still appears intact","type":"article-journal","volume":"42"},"uris":["http://www.mendeley.com/documents/?uuid=64996f54-1a5e-4cad-ac03-1037b897a40f"]},{"id":"ITEM-2","itemData":{"DOI":"10.1038/nature12277","ISSN":"00280836","PMID":"23831648","abstract":"Intensified exploitation of natural populations and habitats has led to increased mortality rates and decreased abundances of many species. There is a growing concern that this might cause critical abundance thresholds of species to be crossed, with extinction cascades and state shifts in ecosystems as a consequence. When increased mortality rate and decreased abundance of a given species lead to extinction of other species, this species can be characterized as functionally extinct even though it still exists. Although such functional extinctions have been observed in some ecosystems, their frequency is largely unknown. Here we use a new modelling approach to explore the frequency and pattern of functional extinctions in ecological networks. Specifically, we analytically derive critical abundance thresholds of species by increasing their mortality rates until an extinction occurs in the network. Applying this approach on natural and theoretical food webs, we show that the species most likely to go extinct first is not the one whose mortality rate is increased but instead another species. Indeed, up to 80% of all first extinctions are of another species, suggesting that a species' ecological functionality is often lost before its own existence is threatened. Furthermore, we find that large-bodied species at the top of the food chains can only be exposed to small increases in mortality rate and small decreases in abundance before going functionally extinct compared to small-bodied species lower in the food chains. These results illustrate the potential importance of functional extinctions in ecological networks and lend strong support to arguments advocating a more community-oriented approach in conservation biology, with target levels for populations based on ecological functionality rather than on mere persistence. © 2013 Macmillan Publishers Limited. All rights reserved.","author":[{"dropping-particle":"","family":"Säterberg","given":"Torbjörn","non-dropping-particle":"","parse-names":false,"suffix":""},{"dropping-particle":"","family":"Sellman","given":"Stefan","non-dropping-particle":"","parse-names":false,"suffix":""},{"dropping-particle":"","family":"Ebenman","given":"Bo","non-dropping-particle":"","parse-names":false,"suffix":""}],"container-title":"Nature","id":"ITEM-2","issue":"7459","issued":{"date-parts":[["2013"]]},"page":"468-470","title":"High frequency of functional extinctions in ecological networks","type":"article-journal","volume":"499"},"uris":["http://www.mendeley.com/documents/?uuid=ba42c5dd-6c91-47a1-a907-c20778424128"]},{"id":"ITEM-3","itemData":{"DOI":"10.1111/1365-2435.12356","ISBN":"1365-2435","ISSN":"02698463","abstract":"1. The effects of the present biodiversity crisis have been largely focused on the loss of species. However, a missed component of biodiversity loss that often accompanies or even precedes species disappearance is the extinction of ecological interactions. 2. Here, we propose a novel model that (i) relates the diversity of both species and interactions along a gradient of environmental deterioration and (ii) explores how the rate of loss of ecological functions, and consequently of ecosystem services, can be accelerated or restrained depending on how the rate of species loss covaries with the rate of interactions loss. 3. We find that the loss of species and interactions are decoupled, such that ecological interactions are often lost at a higher rate. This implies that the loss of ecological interactions may occur well before species disappearance, affecting species functionality and ecosystems services at a faster rate than species extinctions. We provide a number of empirical case studies illustrating these points. 4. Our approach emphasizes the importance of focusing on species interactions as the major biodiversity component from which the ‘health’ of ecosystems depends. Key-words:","author":[{"dropping-particle":"","family":"Valiente-Banuet","given":"Alfonso","non-dropping-particle":"","parse-names":false,"suffix":""},{"dropping-particle":"","family":"Aizen","given":"Marcelo A.","non-dropping-particle":"","parse-names":false,"suffix":""},{"dropping-particle":"","family":"Alcántara","given":"Julio M.","non-dropping-particle":"","parse-names":false,"suffix":""},{"dropping-particle":"","family":"Arroyo","given":"Juan","non-dropping-particle":"","parse-names":false,"suffix":""},{"dropping-particle":"","family":"Cocucci","given":"Andrea","non-dropping-particle":"","parse-names":false,"suffix":""},{"dropping-particle":"","family":"Galetti","given":"Mauro","non-dropping-particle":"","parse-names":false,"suffix":""},{"dropping-particle":"","family":"García","given":"María B.","non-dropping-particle":"","parse-names":false,"suffix":""},{"dropping-particle":"","family":"García","given":"Daniel","non-dropping-particle":"","parse-names":false,"suffix":""},{"dropping-particle":"","family":"Gómez","given":"José M.","non-dropping-particle":"","parse-names":false,"suffix":""},{"dropping-particle":"","family":"Jordano","given":"Pedro","non-dropping-particle":"","parse-names":false,"suffix":""},{"dropping-particle":"","family":"Medel","given":"Rodrigo","non-dropping-particle":"","parse-names":false,"suffix":""},{"dropping-particle":"","family":"Navarro","given":"Luis","non-dropping-particle":"","parse-names":false,"suffix":""},{"dropping-particle":"","family":"Obeso","given":"José R.","non-dropping-particle":"","parse-names":false,"suffix":""},{"dropping-particle":"","family":"Oviedo","given":"Ramona","non-dropping-particle":"","parse-names":false,"suffix":""},{"dropping-particle":"","family":"Ramírez","given":"Nelson","non-dropping-particle":"","parse-names":false,"suffix":""},{"dropping-particle":"","family":"Rey","given":"Pedro J.","non-dropping-particle":"","parse-names":false,"suffix":""},{"dropping-particle":"","family":"Traveset","given":"Anna","non-dropping-particle":"","parse-names":false,"suffix":""},{"dropping-particle":"","family":"Verdú","given":"Miguel","non-dropping-particle":"","parse-names":false,"suffix":""},{"dropping-particle":"","family":"Zamora","given":"Regino","non-dropping-particle":"","parse-names":false,"suffix":""}],"container-title":"Functional Ecology","editor":[{"dropping-particle":"","family":"Johnson","given":"Marc","non-dropping-particle":"","parse-names":false,"suffix":""}],"id":"ITEM-3","issue":"3","issued":{"date-parts":[["2015","3"]]},"page":"299-307","title":"Beyond species loss: the extinction of ecological interactions in a changing world","type":"article-journal","volume":"29"},"uris":["http://www.mendeley.com/documents/?uuid=748b2985-ccd6-4854-bb41-0142b52a8769"]}],"mendeley":{"formattedCitation":"(Redford, 1992; Säterberg et al., 2013; Valiente-Banuet et al., 2015)","plainTextFormattedCitation":"(Redford, 1992; Säterberg et al., 2013; Valiente-Banuet et al., 2015)","previouslyFormattedCitation":"(Redford, 1992; Säterberg et al., 2013; Valiente-Banuet et al., 2015)"},"properties":{"noteIndex":0},"schema":"https://github.com/citation-style-language/schema/raw/master/csl-citation.json"}</w:instrText>
      </w:r>
      <w:r w:rsidR="00E84231" w:rsidRPr="00225243">
        <w:fldChar w:fldCharType="separate"/>
      </w:r>
      <w:r w:rsidR="00E84231" w:rsidRPr="00225243">
        <w:rPr>
          <w:noProof/>
        </w:rPr>
        <w:t>(Redford, 1992; Säterberg et al., 2013; Valiente-Banuet et al., 2015)</w:t>
      </w:r>
      <w:r w:rsidR="00E84231" w:rsidRPr="00225243">
        <w:fldChar w:fldCharType="end"/>
      </w:r>
      <w:r w:rsidR="002817D2" w:rsidRPr="00225243">
        <w:t>. Extinction of interactions may be differentially affected by traits and population characteristics of the vanishing vertebrates. For example, large mammal defaunation and its associated changes in plant</w:t>
      </w:r>
      <w:r w:rsidR="00B516A8">
        <w:t>-</w:t>
      </w:r>
      <w:r w:rsidR="002817D2" w:rsidRPr="00225243">
        <w:t>animal interactions can cascade to long-term changes in plant communities</w:t>
      </w:r>
      <w:r w:rsidR="00CD1FC0">
        <w:t>,</w:t>
      </w:r>
      <w:r w:rsidR="00CD1FC0" w:rsidRPr="00CD1FC0">
        <w:t xml:space="preserve"> </w:t>
      </w:r>
      <w:r w:rsidR="00CD1FC0">
        <w:t xml:space="preserve">changing the structure and diversity of regeneration understories </w:t>
      </w:r>
      <w:r w:rsidR="00CD1FC0">
        <w:fldChar w:fldCharType="begin" w:fldLock="1"/>
      </w:r>
      <w:r w:rsidR="00516C16">
        <w:instrText>ADDIN CSL_CITATION {"citationItems":[{"id":"ITEM-1","itemData":{"DOI":"10.1111/j.1523-1739.1990.tb00320.x","ISBN":"1523-1739","ISSN":"0888-8892","abstract":"A series of long-term studies on the demography of tree seedlings and patterns of herbivory in the forest under- story have been carried out at the Los Tuxtlas Tropical Research Station (southern Veracruz, Mexico) (see de la Cruz &amp; Dirzo 1987; Dirzo 1984, 1987; Dirzo &amp; Miranda 1990; Niiuiez-Farfan &amp; Dirzo 1988). As a result of these studies, a number of features of this forest's understory became evident which, we believe, support Terborgh's contention (1988) that the \"big [animal] things\" of the tropical forest play an important though largely unap- preciated role in the diversity and structure of these natural systems.","author":[{"dropping-particle":"","family":"Dirzo","given":"Rodolfo","non-dropping-particle":"","parse-names":false,"suffix":""},{"dropping-particle":"","family":"Miranda","given":"Alvaro","non-dropping-particle":"","parse-names":false,"suffix":""}],"container-title":"Conservation Biology","id":"ITEM-1","issue":"4","issued":{"date-parts":[["1990","12"]]},"page":"444-447","title":"Contemporary Neotropical Defaunation and Forest Structure, Function, and Diversity-A Sequel to John Terborgh*","type":"article-journal","volume":"4"},"uris":["http://www.mendeley.com/documents/?uuid=d76a21fe-72ea-4c72-8a77-f6a02120c783"]},{"id":"ITEM-2","itemData":{"DOI":"10.1111/1365-2664.14054","ISSN":"0021-8901","abstract":"The UN declaration of the Decade of Ecosystem Restoration 2021–2030 emphasizes the need for effective measures to restore ecosystems and safeguard biodiversity. Large herbivores regulate many ecosystem processes and functions; yet, their potential as a nature-based solution to buffer against long-term temporal declines in biodiversity associated with global change and restore diversity in secondary forests remains unknown. By means of an exclusion experiment, we tested experimentally the buffering effects of large wild herbivores to avert against long-term biodiversity collapse in old-growth and secondary tropical forests in the Atlantic Forest of Brazil where sapling abundance and species richness declined c. 20% over the course of 10 years. The experiment comprised 50 large herbivore exclosure-open control plot pairs (25 at the old-growth forest and 25 at the secondary forest), where 2 m2 were monitored in every plot during a 10-year period. Large herbivores were able to decelerate diversity declines and compositional change in the species-rich old-growth forest, but only decelerated compositional change in the secondary forest. In contrast, declines in species richness and abundance were unaffected by large herbivores on either forest. The buffering effects of large herbivores were strongly nonlinear and contingent on the initial level of diversity at the patch scale: highly diverse communities suffered the strongest collapse in the absence of large herbivores. Thus, larger buffering effects of large herbivores on the old-growth forest are the logical consequence of large herbivores buffering the many high diversity plant communities found in this forest. Conversely, as the secondary forest held fewer high diversity patches, buffering effects on the secondary forest were weak. Synthesis and applications. Our study indicates that large herbivores have moderate yet critical effects on slowing down community change and diversity loss of highly diverse plant communities, thus suggesting that the conservation of (and potentially trophic rewilding with) large herbivores is a fundamental nature-based solution for averting the global collapse of the strongholds of biodiversity. Its buffering effects on biodiversity loss operate at very small spatial scales, are likely contingent on successional stage and are most effective in old-growth or high diversity secondary forests.","author":[{"dropping-particle":"","family":"Villar","given":"Nacho","non-dropping-particle":"","parse-names":false,"suffix":""},{"dropping-particle":"","family":"Medici","given":"Emília Patrícia","non-dropping-particle":"","parse-names":false,"suffix":""}],"container-title":"Journal of Applied Ecology","id":"ITEM-2","issue":"11","issued":{"date-parts":[["2021","11","27"]]},"page":"2361-2370","title":"Large wild herbivores slow down the rapid decline of plant diversity in a tropical forest biodiversity hotspot","type":"article-journal","volume":"58"},"uris":["http://www.mendeley.com/documents/?uuid=89fbac82-917b-4320-ac43-07fc6fb29b63"]},{"id":"ITEM-3","itemData":{"DOI":"10.1111/1365-2745.13257","ISSN":"0022-0477","abstract":"Tropical forests hold some of the world's most diverse communities of plants. Many populations of large-bodied herbivores are threatened in these systems, yet their ecological functions and contribution towards the maintenance of high levels of plant diversity are poorly known. The impact of these herbivores on plant communities through antagonistic seed and seedling predation has received much attention, whilst their relevance as seed dispersal agents has been largely overlooked in experimental studies. Here, we tested how two key and functionally distinct large generalist mammalian herbivore species (the tapir Tapirus terrestris – a solitary browser and generalist seed disperser, and the white-lipped peccary Tayassu pecari – a group-living generalist seed/seedling predator) affect spatiotemporal patterns of diversity of seedling communities in tropical forests. We conducted a long-term multi-region landscape-scale exclusion experiment across four regions of the Atlantic forest of Brazil, representing a functional gradient of defaunation where these species were either present and absent in isolation and in combination. Our results indicate that mammalian herbivores have a substantial role in regulating beta diversity in space and time. Seedling recruitment was strongly limited by the presence of the seed/seedling predator species (the peccary), but the presence of the browser and seed disperser (the tapir) had null net effects. Alpha diversity of seedlings at the community level did not respond to large herbivore exclusion at any region, whereas beta diversity decreased only where both herbivores were simultaneously excluded. Surprisingly, the synergic positive effect of both herbivore types on beta diversity was linked to increased evenness amongst dominant plant species, and a simultaneous decrease in alpha diversity of rare species. Synthesis. Together, these results challenge the common perception that large tropical forest herbivores maintain tropical forest diversity through antagonistic interactions, suggesting instead a synergistic effect of antagonistic predation and mutualistic seed dispersal on regional compositional diversity and local community assembly. We suggest that the defaunation of large-bodied herbivores with complementary functions strongly affects the structure and dynamics of plant communities through cryptic mechanisms that remain largely unexplored.","author":[{"dropping-particle":"","family":"Villar","given":"Nacho","non-dropping-particle":"","parse-names":false,"suffix":""},{"dropping-particle":"","family":"Siqueira","given":"Tadeu","non-dropping-particle":"","parse-names":false,"suffix":""},{"dropping-particle":"","family":"Zipparro","given":"Valesca","non-dropping-particle":"","parse-names":false,"suffix":""},{"dropping-particle":"","family":"Farah","given":"Fabiano","non-dropping-particle":"","parse-names":false,"suffix":""},{"dropping-particle":"","family":"Schmaedecke","given":"Gabriela","non-dropping-particle":"","parse-names":false,"suffix":""},{"dropping-particle":"","family":"Hortenci","given":"Luana","non-dropping-particle":"","parse-names":false,"suffix":""},{"dropping-particle":"","family":"Brocardo","given":"Carlos Rodrigo","non-dropping-particle":"","parse-names":false,"suffix":""},{"dropping-particle":"","family":"Jordano","given":"Pedro","non-dropping-particle":"","parse-names":false,"suffix":""},{"dropping-particle":"","family":"Galetti","given":"Mauro","non-dropping-particle":"","parse-names":false,"suffix":""}],"container-title":"Journal of Ecology","editor":[{"dropping-particle":"","family":"Edwards","given":"David","non-dropping-particle":"","parse-names":false,"suffix":""}],"id":"ITEM-3","issue":"1","issued":{"date-parts":[["2020","1","14"]]},"page":"279-290","title":"The cryptic regulation of diversity by functionally complementary large tropical forest herbivores","type":"article-journal","volume":"108"},"uris":["http://www.mendeley.com/documents/?uuid=c96ac98e-865f-4e0c-aa51-1365c5bc4e48"]},{"id":"ITEM-4","itemData":{"DOI":"10.1111/1365-2745.13846","ISSN":"0022-0477","abstract":"The world’s terrestrial biomes are broadly classified according to the dominant plant growth forms that define ecosystem structure and processes. Although the abundance and distribution of different plant growth forms can be strongly determined by factors such as climate and soil composition, large mammalian herbivores have a strong impact on plant communities, thus defaunation (the local or functional extinction of large animals) has the potential to alter the compositional structure of plant growth forms in natural ecosystems. Tropical rainforests sustain a high diversity of growth forms, including trees, palms, lianas, shrubs, herbs and bamboos, all of which play important ecosystem functions. Here, we experimentally evaluate how large mammalian herbivores affect the dominance, diversity and coexistence of these major tropical forest plant growth forms, by monitoring communities of saplings on the understorey in 43 paired exclusion plots in a long-term replicated exclusion experiment in the understorey of the Atlantic forest of Brazil. Over the course of 10 years large herbivore exclusion decreased diversity among growth forms, increased the absolute abundance of palms and trees (22% and 38% respectively) and increased the diversity of species within these two groups, to the detriment of other growth forms. Furthermore, all pairwise relationships between growth forms were positive on plots where herbivores had access, whereas several strong negative relationships emerged in plots where herbivores were excluded. This occurred despite strong background directional temporal trends affecting plant communities in both experimental treatments across the region. Synthesis. Our work indicates that the defaunation alters growth form dominance by favouring palms and trees while eroding diversity among growth forms and coexistence on a temporal scale. Large herbivore mammals promote diversity among growth forms, preventing the hyper-dominance of trees and palms, yet without supressing the diversity of species within growth forms. We argue that large herbivore mammals affect growth forms through several non-mutually exclusive mechanisms, including herbivory, seed dispersal and physical disturbance, as well as differential effects linked to the morphological and physiological adaptations of growth forms. We conclude that defaunation might lead to profound impacts on important ecosystem functions underpinned by growth form diversity, and result in vertical and hor…","author":[{"dropping-particle":"","family":"Souza","given":"Yuri","non-dropping-particle":"","parse-names":false,"suffix":""},{"dropping-particle":"","family":"Villar","given":"Nacho","non-dropping-particle":"","parse-names":false,"suffix":""},{"dropping-particle":"","family":"Zipparro","given":"Valesca","non-dropping-particle":"","parse-names":false,"suffix":""},{"dropping-particle":"","family":"Nazareth","given":"Sérgio","non-dropping-particle":"","parse-names":false,"suffix":""},{"dropping-particle":"","family":"Galetti","given":"Mauro","non-dropping-particle":"","parse-names":false,"suffix":""}],"container-title":"Journal of Ecology","id":"ITEM-4","issue":"May 2021","issued":{"date-parts":[["2022","2","8"]]},"page":"1-15","title":"Large mammalian herbivores modulate plant growth form diversity in a tropical rainforest","type":"article-journal"},"uris":["http://www.mendeley.com/documents/?uuid=fc48898c-31e4-4152-98b0-1f0fabcca7f6"]}],"mendeley":{"formattedCitation":"(Dirzo and Miranda, 1990; Souza et al., 2022; Villar et al., 2020; Villar and Medici, 2021)","plainTextFormattedCitation":"(Dirzo and Miranda, 1990; Souza et al., 2022; Villar et al., 2020; Villar and Medici, 2021)","previouslyFormattedCitation":"(Dirzo and Miranda, 1990; Souza et al., 2022; Villar et al., 2020; Villar and Medici, 2021)"},"properties":{"noteIndex":0},"schema":"https://github.com/citation-style-language/schema/raw/master/csl-citation.json"}</w:instrText>
      </w:r>
      <w:r w:rsidR="00CD1FC0">
        <w:fldChar w:fldCharType="separate"/>
      </w:r>
      <w:r w:rsidR="00496A53" w:rsidRPr="00496A53">
        <w:rPr>
          <w:noProof/>
        </w:rPr>
        <w:t>(Dirzo and Miranda, 1990; Souza et al., 2022; Villar et al., 2020; Villar and Medici, 2021)</w:t>
      </w:r>
      <w:r w:rsidR="00CD1FC0">
        <w:fldChar w:fldCharType="end"/>
      </w:r>
      <w:r w:rsidR="002817D2" w:rsidRPr="00225243">
        <w:t xml:space="preserve">, </w:t>
      </w:r>
      <w:r w:rsidR="00CD1FC0">
        <w:t xml:space="preserve">and </w:t>
      </w:r>
      <w:r w:rsidR="002817D2" w:rsidRPr="00225243">
        <w:t xml:space="preserve">reducing </w:t>
      </w:r>
      <w:r w:rsidR="00C070BC">
        <w:t xml:space="preserve">tropical forest </w:t>
      </w:r>
      <w:r w:rsidR="002817D2" w:rsidRPr="00225243">
        <w:t xml:space="preserve">aboveground biomass and carbon stocks </w:t>
      </w:r>
      <w:r w:rsidR="00E84231" w:rsidRPr="00225243">
        <w:fldChar w:fldCharType="begin" w:fldLock="1"/>
      </w:r>
      <w:r w:rsidR="00E84231" w:rsidRPr="00225243">
        <w:instrText xml:space="preserve">ADDIN CSL_CITATION {"citationItems":[{"id":"ITEM-1","itemData":{"DOI":"10.1073/pnas.1516525113","ISBN":"1215421109","ISSN":"0027-8424","PMID":"22393313","abstract":"Tropical forests are the global cornerstone of biological diversity, and store 55% of the forest carbon stock globally, yet sustained provisioning of these forest ecosystem services may be threatened by hunting-induced extinctions of plant–animal mutualisms that maintain long-term forest dynamics. Large-bodied Atelinae primates and tapirs in particular offer nonredundant seed-dispersal services for many large-seeded Neotropical tree species, which on average have higher wood density than smaller-seeded and wind-dispersed trees. We used field data and models to project the spatial impact of hunting on large primates by </w:instrText>
      </w:r>
      <w:r w:rsidR="00E84231" w:rsidRPr="00225243">
        <w:rPr>
          <w:rFonts w:ascii="Cambria Math" w:hAnsi="Cambria Math" w:cs="Cambria Math"/>
        </w:rPr>
        <w:instrText>∼</w:instrText>
      </w:r>
      <w:r w:rsidR="00E84231" w:rsidRPr="00225243">
        <w:instrText>1 million rural households throughout the Brazilian Amazon. We then used a unique baseline dataset on 2,345 1-ha tree plots arrayed across the Brazilian Amazon to model changes in aboveground forest biomass under different scenarios of hunting-induced large-bodied frugivore extirpation. We project that defaunation of the most harvest-sensitive species will lead to losses in aboveground biomass of between 2.5–5.8% on average, with some losses as high as 26.5–37.8%. These findings highlight an urgent need to manage the sustainability of game hunting in both protected and unprotected tropical forests, and place full biodiversity integrity, including populations of large frugivorous vertebrates, firmly in the agenda of reducing emissions from deforestation and forest degradation (REDD+) programs.","author":[{"dropping-particle":"","family":"Peres","given":"Carlos A.","non-dropping-particle":"","parse-names":false,"suffix":""},{"dropping-particle":"","family":"Emilio","given":"Thaise","non-dropping-particle":"","parse-names":false,"suffix":""},{"dropping-particle":"","family":"Schietti","given":"Juliana","non-dropping-particle":"","parse-names":false,"suffix":""},{"dropping-particle":"","family":"Desmoulière","given":"Sylvain J. M.","non-dropping-particle":"","parse-names":false,"suffix":""},{"dropping-particle":"","family":"Levi","given":"Taal","non-dropping-particle":"","parse-names":false,"suffix":""}],"container-title":"Proceedings of the National Academy of Sciences","id":"ITEM-1","issue":"4","issued":{"date-parts":[["2016","1","26"]]},"page":"892-897","title":"Dispersal limitation induces long-term biomass collapse in overhunted Amazonian forests","type":"article-journal","volume":"113"},"uris":["http://www.mendeley.com/documents/?uuid=9ae89f56-e0ed-4bfa-8892-20a7386b02ad"]}],"mendeley":{"formattedCitation":"(Peres et al., 2016)","plainTextFormattedCitation":"(Peres et al., 2016)","previouslyFormattedCitation":"(Peres et al., 2016)"},"properties":{"noteIndex":0},"schema":"https://github.com/citation-style-language/schema/raw/master/csl-citation.json"}</w:instrText>
      </w:r>
      <w:r w:rsidR="00E84231" w:rsidRPr="00225243">
        <w:fldChar w:fldCharType="separate"/>
      </w:r>
      <w:r w:rsidR="00E84231" w:rsidRPr="00225243">
        <w:rPr>
          <w:noProof/>
        </w:rPr>
        <w:t>(Peres et al., 2016)</w:t>
      </w:r>
      <w:r w:rsidR="00E84231" w:rsidRPr="00225243">
        <w:fldChar w:fldCharType="end"/>
      </w:r>
      <w:r w:rsidR="002817D2" w:rsidRPr="00225243">
        <w:t xml:space="preserve">. However, large frugivore defaunation can also lead to </w:t>
      </w:r>
      <w:r w:rsidR="009B7BF5">
        <w:t>ecological release</w:t>
      </w:r>
      <w:r w:rsidR="00FA6E48" w:rsidRPr="00225243">
        <w:t xml:space="preserve"> </w:t>
      </w:r>
      <w:r w:rsidR="002817D2" w:rsidRPr="00225243">
        <w:t>of smaller</w:t>
      </w:r>
      <w:r w:rsidR="00B9101E">
        <w:t xml:space="preserve"> </w:t>
      </w:r>
      <w:r w:rsidR="002817D2" w:rsidRPr="00225243">
        <w:t>frugivores that could</w:t>
      </w:r>
      <w:r w:rsidR="00CD1FC0">
        <w:t>, potentially,</w:t>
      </w:r>
      <w:r w:rsidR="002817D2" w:rsidRPr="00225243">
        <w:t xml:space="preserve"> compensate </w:t>
      </w:r>
      <w:r w:rsidR="00CD1FC0">
        <w:t>for the lack of large vertebrates</w:t>
      </w:r>
      <w:del w:id="15" w:author="User15551" w:date="2022-02-24T21:22:00Z">
        <w:r w:rsidR="00CD1FC0" w:rsidDel="0090289E">
          <w:delText>’</w:delText>
        </w:r>
        <w:r w:rsidR="002817D2" w:rsidRPr="00225243" w:rsidDel="0090289E">
          <w:delText xml:space="preserve"> functional roles</w:delText>
        </w:r>
      </w:del>
      <w:r w:rsidR="002817D2" w:rsidRPr="00225243">
        <w:t xml:space="preserve"> </w:t>
      </w:r>
      <w:r w:rsidR="00E84231" w:rsidRPr="00225243">
        <w:fldChar w:fldCharType="begin" w:fldLock="1"/>
      </w:r>
      <w:r w:rsidR="00E84231" w:rsidRPr="00225243">
        <w:instrText>ADDIN CSL_CITATION {"citationItems":[{"id":"ITEM-1","itemData":{"DOI":"10.1073/pnas.1205184109","ISBN":"0027-8424","ISSN":"1091-6490","PMID":"22802644","abstract":"The Neotropics have many plant species that seem to be adapted for seed dispersal by megafauna that went extinct in the late Pleistocene. Given the crucial importance of seed dispersal for plant persistence, it remains a mystery how these plants have survived more than 10,000 y without their mutualist dispersers. Here we present support for the hypothesis that secondary seed dispersal by scatter-hoarding rodents has facilitated the persistence of these large-seeded species. We used miniature radio transmitters to track the dispersal of reputedly megafaunal seeds by Central American agoutis, which scatter-hoard seeds in shallow caches in the soil throughout the forest. We found that seeds were initially cached at mostly short distances and then quickly dug up again. However, rather than eating the recovered seeds, agoutis continued to move and recache the seeds, up to 36 times. Agoutis dispersed an estimated 35% of seeds for &gt;100 m. An estimated 14% of the cached seeds survived to the next year, when a new fruit crop became available to the rodents. Serial video-monitoring of cached seeds revealed that the stepwise dispersal was caused by agoutis repeatedly stealing and recaching each other's buried seeds. Although previous studies suggest that rodents are poor dispersers, we demonstrate that communities of rodents can in fact provide highly effective long-distance seed dispersal. Our findings suggest that thieving scatter-hoarding rodents could substitute for extinct megafaunal seed dispersers of tropical large-seeded trees.","author":[{"dropping-particle":"","family":"Jansen","given":"Patrick A","non-dropping-particle":"","parse-names":false,"suffix":""},{"dropping-particle":"","family":"Hirsch","given":"Ben T","non-dropping-particle":"","parse-names":false,"suffix":""},{"dropping-particle":"","family":"Emsens","given":"Willem-Jan","non-dropping-particle":"","parse-names":false,"suffix":""},{"dropping-particle":"","family":"Zamora-Gutierrez","given":"Veronica","non-dropping-particle":"","parse-names":false,"suffix":""},{"dropping-particle":"","family":"Wikelski","given":"Martin","non-dropping-particle":"","parse-names":false,"suffix":""},{"dropping-particle":"","family":"Kays","given":"Roland","non-dropping-particle":"","parse-names":false,"suffix":""}],"container-title":"Proceedings of the National Academy of Sciences of the United States of America","id":"ITEM-1","issue":"31","issued":{"date-parts":[["2012"]]},"page":"12610-5","title":"Thieving rodents as substitute dispersers of megafaunal seeds.","type":"article-journal","volume":"109"},"uris":["http://www.mendeley.com/documents/?uuid=c34cc5d7-0db0-42e7-95a4-76a074cb0c80"]},{"id":"ITEM-2","itemData":{"DOI":"10.1093/aobpla/plv088","ISSN":"2041-2851","abstract":"Flying foxes (large fruit bats) play a vital function in dispersing seeds within a Pacific archipelago. More than 75% of plant species eaten by flying foxes, and that had large fruits, were not dispersed effectively by any other animal. Even when plant species had alternative dispersers, these frugivores were often unable to compensate for flying foxes when their role was limited by low numbers. The low functional redundancy within this island system may be characteristic of other island communities which typically have very low species diversity.","author":[{"dropping-particle":"","family":"McConkey","given":"Kim R.","non-dropping-particle":"","parse-names":false,"suffix":""},{"dropping-particle":"","family":"Drake","given":"Donald R.","non-dropping-particle":"","parse-names":false,"suffix":""}],"container-title":"AoB Plants","id":"ITEM-2","issued":{"date-parts":[["2015"]]},"page":"plv088","title":"Low redundancy in seed dispersal within an island frugivore community","type":"article-journal","volume":"7"},"uris":["http://www.mendeley.com/documents/?uuid=299ee1b1-a043-4ddc-bfcc-d651a8e12216"]}],"mendeley":{"formattedCitation":"(Jansen et al., 2012; McConkey and Drake, 2015)","manualFormatting":"(Jansen et al., 2012; but see McConkey and Drake, 2015)","plainTextFormattedCitation":"(Jansen et al., 2012; McConkey and Drake, 2015)","previouslyFormattedCitation":"(Jansen et al., 2012; McConkey and Drake, 2015)"},"properties":{"noteIndex":0},"schema":"https://github.com/citation-style-language/schema/raw/master/csl-citation.json"}</w:instrText>
      </w:r>
      <w:r w:rsidR="00E84231" w:rsidRPr="00225243">
        <w:fldChar w:fldCharType="separate"/>
      </w:r>
      <w:r w:rsidR="00E84231" w:rsidRPr="00225243">
        <w:rPr>
          <w:noProof/>
        </w:rPr>
        <w:t>(Jansen et al., 2012; but see McConkey and Drake, 2015)</w:t>
      </w:r>
      <w:r w:rsidR="00E84231" w:rsidRPr="00225243">
        <w:fldChar w:fldCharType="end"/>
      </w:r>
      <w:r w:rsidR="002817D2" w:rsidRPr="00225243">
        <w:t>. If seed dispersal interaction patterns are structured by animal population density, then one would expect a</w:t>
      </w:r>
      <w:r w:rsidR="009B7BF5">
        <w:t>n ecological</w:t>
      </w:r>
      <w:r w:rsidR="0056300D" w:rsidRPr="00225243">
        <w:t xml:space="preserve"> </w:t>
      </w:r>
      <w:r w:rsidR="002817D2" w:rsidRPr="00225243">
        <w:t xml:space="preserve">release to compensate </w:t>
      </w:r>
      <w:r w:rsidR="00CD1FC0">
        <w:t xml:space="preserve">for such </w:t>
      </w:r>
      <w:r w:rsidR="002817D2" w:rsidRPr="00225243">
        <w:t xml:space="preserve">functional roles. </w:t>
      </w:r>
      <w:r w:rsidR="002A4369">
        <w:t>On the other hand</w:t>
      </w:r>
      <w:r w:rsidR="002817D2" w:rsidRPr="00225243">
        <w:t xml:space="preserve">, if interactions are more structured by animal body size, then compensation is unlikely. Understanding to what extent smaller-sized species may compensate </w:t>
      </w:r>
      <w:r w:rsidR="00CD1FC0">
        <w:t xml:space="preserve">for </w:t>
      </w:r>
      <w:r w:rsidR="002817D2" w:rsidRPr="00225243">
        <w:t>the loss of larger ones is critical to predict the effect</w:t>
      </w:r>
      <w:r w:rsidR="002A4369">
        <w:t>s</w:t>
      </w:r>
      <w:r w:rsidR="002817D2" w:rsidRPr="00225243">
        <w:t xml:space="preserve"> of differential defaunation </w:t>
      </w:r>
      <w:r w:rsidR="00114791">
        <w:t>(</w:t>
      </w:r>
      <w:proofErr w:type="spellStart"/>
      <w:r w:rsidR="00114791">
        <w:t>sensu</w:t>
      </w:r>
      <w:proofErr w:type="spellEnd"/>
      <w:r w:rsidR="00114791">
        <w:t xml:space="preserve"> </w:t>
      </w:r>
      <w:r w:rsidR="00516C16">
        <w:fldChar w:fldCharType="begin" w:fldLock="1"/>
      </w:r>
      <w:r w:rsidR="00B40D11">
        <w:instrText>ADDIN CSL_CITATION {"citationItems":[{"id":"ITEM-1","itemData":{"DOI":"10.1126/science.1251817","ISBN":"1095-9203 (Electronic)\\r0036-8075 (Linking)","ISSN":"0036-8075","PMID":"25061202","abstract":"We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change.","author":[{"dropping-particle":"","family":"Dirzo","given":"R.","non-dropping-particle":"","parse-names":false,"suffix":""},{"dropping-particle":"","family":"Young","given":"H. S.","non-dropping-particle":"","parse-names":false,"suffix":""},{"dropping-particle":"","family":"Galetti","given":"M.","non-dropping-particle":"","parse-names":false,"suffix":""},{"dropping-particle":"","family":"Ceballos","given":"G.","non-dropping-particle":"","parse-names":false,"suffix":""},{"dropping-particle":"","family":"Isaac","given":"N. J. B.","non-dropping-particle":"","parse-names":false,"suffix":""},{"dropping-particle":"","family":"Collen","given":"B.","non-dropping-particle":"","parse-names":false,"suffix":""}],"container-title":"Science","id":"ITEM-1","issue":"6195","issued":{"date-parts":[["2014","7","25"]]},"page":"401-406","title":"Defaunation in the Anthropocene","type":"article-journal","volume":"345"},"uris":["http://www.mendeley.com/documents/?uuid=d589f03c-7e02-495f-896f-7a7981b37b3c"]}],"mendeley":{"formattedCitation":"(Dirzo et al., 2014)","manualFormatting":"Dirzo et al., 2014)","plainTextFormattedCitation":"(Dirzo et al., 2014)","previouslyFormattedCitation":"(Dirzo et al., 2014)"},"properties":{"noteIndex":0},"schema":"https://github.com/citation-style-language/schema/raw/master/csl-citation.json"}</w:instrText>
      </w:r>
      <w:r w:rsidR="00516C16">
        <w:fldChar w:fldCharType="separate"/>
      </w:r>
      <w:r w:rsidR="00516C16" w:rsidRPr="00516C16">
        <w:rPr>
          <w:noProof/>
        </w:rPr>
        <w:t>Dirzo et al., 2014)</w:t>
      </w:r>
      <w:r w:rsidR="00516C16">
        <w:fldChar w:fldCharType="end"/>
      </w:r>
      <w:r w:rsidR="00114791">
        <w:t xml:space="preserve"> </w:t>
      </w:r>
      <w:r w:rsidR="002817D2" w:rsidRPr="00225243">
        <w:t>on seed dispersal networks.</w:t>
      </w:r>
    </w:p>
    <w:p w14:paraId="3C16F3E2" w14:textId="0C0460C1" w:rsidR="00B516A8" w:rsidRDefault="002817D2" w:rsidP="00F7633E">
      <w:pPr>
        <w:spacing w:line="360" w:lineRule="auto"/>
        <w:jc w:val="both"/>
        <w:rPr>
          <w:ins w:id="16" w:author="Rodolfo Dirzo" w:date="2022-02-19T18:00:00Z"/>
        </w:rPr>
      </w:pPr>
      <w:r w:rsidRPr="00225243">
        <w:tab/>
        <w:t xml:space="preserve">Vertebrate body size regulates seed dispersal interactions mainly through energy requirements, movement, and trait-matching. Larger-sized animals generally require </w:t>
      </w:r>
      <w:r w:rsidR="002A4369">
        <w:t>more</w:t>
      </w:r>
      <w:r w:rsidRPr="00225243">
        <w:t xml:space="preserve"> fruits than smaller animals</w:t>
      </w:r>
      <w:r w:rsidR="00E76527">
        <w:t xml:space="preserve"> </w:t>
      </w:r>
      <w:r w:rsidR="00E76527">
        <w:lastRenderedPageBreak/>
        <w:t xml:space="preserve">to </w:t>
      </w:r>
      <w:r w:rsidR="003956AC">
        <w:t>fulfill their energy requirements</w:t>
      </w:r>
      <w:r w:rsidRPr="00225243">
        <w:t xml:space="preserve"> </w:t>
      </w:r>
      <w:r w:rsidR="00E84231" w:rsidRPr="00225243">
        <w:fldChar w:fldCharType="begin" w:fldLock="1"/>
      </w:r>
      <w:r w:rsidR="00E84231" w:rsidRPr="00225243">
        <w:instrText>ADDIN CSL_CITATION {"citationItems":[{"id":"ITEM-1","itemData":{"DOI":"10.1017/S0266467400000213","ISSN":"14697831","abstract":"I provide evidence that migrating birds concentrate in tropical second-growth woodlands due, in part, to a greater abundance of small fruits. Migrant birds markedly increased in abundance during spring migration in late March in a young (approximately 25 years old) second-growth woodland in Panama. Migrant abundance and diversity was greater at mist-net level on the second-growth site than in nearby old forest. Diversity of canopy migrants also was greater in the young woodland than in an old second-growth forest. Thus, many migrant species appear to select young second-growth during spring migration in central Panama. Degree of frugivory by many migrant species was greater during migration than earlier in the dry season. Most migrants selecting the second-growth site were highly frugivorous and migrants accounted for most of the visits to common fruit species, but use of fruit trees appeared to be influenced by fruit size relative to gape width. Most migrants have mouths that are better suited to eating the small fruits predominating in young forest than the larger fruits characteristic of old forest. Abundances of bird-dispersed fruit plants and, particularly, those fruit species known to be eaten by migrants were greater in young than in old forest. The high food demands of migrating birds added to the high degree of frugivory of most migrants selecting second-growth forest suggests that the abundance of small fruits in second-growth may be a strong cause for habitat selection during migration. © 1985, Cambridge University Press. All rights reserved.","author":[{"dropping-particle":"","family":"Martin","given":"Thomas E.","non-dropping-particle":"","parse-names":false,"suffix":""}],"container-title":"Journal of Tropical Ecology","id":"ITEM-1","issue":"2","issued":{"date-parts":[["1985"]]},"page":"157-170","title":"Selection of second-growth woodlands by frugivorous migrating birds in Panama: An effect of fruit size and plant density?","type":"article-journal","volume":"1"},"uris":["http://www.mendeley.com/documents/?uuid=c2862c3e-3f83-4184-a422-6d23adbda21e"]}],"mendeley":{"formattedCitation":"(Martin, 1985)","plainTextFormattedCitation":"(Martin, 1985)","previouslyFormattedCitation":"(Martin, 1985)"},"properties":{"noteIndex":0},"schema":"https://github.com/citation-style-language/schema/raw/master/csl-citation.json"}</w:instrText>
      </w:r>
      <w:r w:rsidR="00E84231" w:rsidRPr="00225243">
        <w:fldChar w:fldCharType="separate"/>
      </w:r>
      <w:r w:rsidR="00E84231" w:rsidRPr="00225243">
        <w:rPr>
          <w:noProof/>
        </w:rPr>
        <w:t>(Martin, 1985)</w:t>
      </w:r>
      <w:r w:rsidR="00E84231" w:rsidRPr="00225243">
        <w:fldChar w:fldCharType="end"/>
      </w:r>
      <w:r w:rsidRPr="00225243">
        <w:t>, which lead</w:t>
      </w:r>
      <w:r w:rsidR="004B38F7">
        <w:t>s</w:t>
      </w:r>
      <w:r w:rsidRPr="00225243">
        <w:t xml:space="preserve"> to foraging on a wider number of plant species, or consuming more fruits </w:t>
      </w:r>
      <w:r w:rsidR="002A4369">
        <w:t xml:space="preserve">per plant </w:t>
      </w:r>
      <w:r w:rsidR="00E84231" w:rsidRPr="00225243">
        <w:fldChar w:fldCharType="begin" w:fldLock="1"/>
      </w:r>
      <w:r w:rsidR="00E84231" w:rsidRPr="00225243">
        <w:instrText>ADDIN CSL_CITATION {"citationItems":[{"id":"ITEM-1","itemData":{"DOI":"10.2307/1382132","ISSN":"00222372","abstract":"Focuses on two Costa Rican habitats with data from a Panamanian locality, predicting that with an increase in body size, average size of fruit consumed by Carollia increases, nutritional quality of fruit consumed decreases, and proportion of time spent feeding in second growth decreases. At each site, the smallest species was the most common species in second-growth habitats, and its diet contained a higher proportion of nutritionally rich Piper fruits and a lower proportion of large fruits than that of larger species. Sympatric Carollia species are similarly arrayed in niche space in wet and dry tropical forests; sister species are farther apart in niche space than are nonsister species. -from Author","author":[{"dropping-particle":"","family":"Fleming","given":"T. H.","non-dropping-particle":"","parse-names":false,"suffix":""}],"container-title":"Journal of Mammalogy","id":"ITEM-1","issue":"3","issued":{"date-parts":[["1991"]]},"page":"493-501","title":"The relationship between body size, diet, and habitat use in frugivorous bats, genus Carollia (Phyllostomidae)","type":"article-journal","volume":"72"},"uris":["http://www.mendeley.com/documents/?uuid=9f9b6a5a-f97f-4ee5-9152-d929345f1b39"]},{"id":"ITEM-2","itemData":{"DOI":"10.1111/btp.12290","ISSN":"17447429","abstract":"Analysis of plant-frugivore interactions provides a quantitative framework for integrating community structure and ecosystem function in terms of how the roles and attributes of individual species contribute to network structure and resilience. In this study, we used centrality metrics to rank and detect the most important species in a mutualistic network of fruit-eating birds and plants in a cloud forest in the Colombian Andes. We identified a central core of ten bird and seven plant species in a network of 135 species that perform dual roles as local hubs and connectors. The birds were mostly large forest frugivores, such as cracids, cotingas, and toucans, which consume fruits of all sizes. The plants were species of intermediate successional stages with small- to medium-sized seeds that persist in mature forest or forest borders (e.g., Miconia, Cecropia, Ficus). We found the resilience of our network depends on super-generalist species, because their elimination makes the network more prone to disassemble than random extinctions, potentially disrupting seed-dispersal processes. At our study site, extirpation of large frugivores has already been documented, and if this continues, the network might collapse despite its high diversity. Our results suggest that generalist species play critical roles in ecosystem function and should be incorporated into conservation and monitoring programs.","author":[{"dropping-particle":"","family":"Palacio","given":"Rubén Darío","non-dropping-particle":"","parse-names":false,"suffix":""},{"dropping-particle":"","family":"Valderrama-Ardila","given":"Carlos","non-dropping-particle":"","parse-names":false,"suffix":""},{"dropping-particle":"","family":"Kattan","given":"Gustavo H.","non-dropping-particle":"","parse-names":false,"suffix":""}],"container-title":"Biotropica","id":"ITEM-2","issue":"3","issued":{"date-parts":[["2016"]]},"page":"349-355","title":"Generalist Species Have a Central Role In a Highly Diverse Plant-Frugivore Network","type":"article-journal","volume":"48"},"uris":["http://www.mendeley.com/documents/?uuid=23d565c7-65cd-4d75-af9a-5cfe75a718f7"]}],"mendeley":{"formattedCitation":"(Fleming, 1991; Palacio et al., 2016)","plainTextFormattedCitation":"(Fleming, 1991; Palacio et al., 2016)","previouslyFormattedCitation":"(Fleming, 1991; Palacio et al., 2016)"},"properties":{"noteIndex":0},"schema":"https://github.com/citation-style-language/schema/raw/master/csl-citation.json"}</w:instrText>
      </w:r>
      <w:r w:rsidR="00E84231" w:rsidRPr="00225243">
        <w:fldChar w:fldCharType="separate"/>
      </w:r>
      <w:r w:rsidR="00E84231" w:rsidRPr="00225243">
        <w:rPr>
          <w:noProof/>
        </w:rPr>
        <w:t>(Fleming, 1991; Palacio et al., 2016)</w:t>
      </w:r>
      <w:r w:rsidR="00E84231" w:rsidRPr="00225243">
        <w:fldChar w:fldCharType="end"/>
      </w:r>
      <w:r w:rsidRPr="00225243">
        <w:t>. Furthermore, large-sized frugivores can consume a wider range of plant species due to their ability of swallowing</w:t>
      </w:r>
      <w:r w:rsidR="00243CC7">
        <w:t xml:space="preserve"> both</w:t>
      </w:r>
      <w:r w:rsidRPr="00225243">
        <w:t xml:space="preserve"> large and small-sized seeds </w:t>
      </w:r>
      <w:r w:rsidR="00E84231" w:rsidRPr="00225243">
        <w:fldChar w:fldCharType="begin" w:fldLock="1"/>
      </w:r>
      <w:r w:rsidR="00E84231" w:rsidRPr="00225243">
        <w:instrText>ADDIN CSL_CITATION {"citationItems":[{"id":"ITEM-1","itemData":{"author":[{"dropping-particle":"","family":"Jordano","given":"Pedro","non-dropping-particle":"","parse-names":false,"suffix":""}],"container-title":"Seeds: the ecology of regeneration in plant communities","edition":"2nd editio","editor":[{"dropping-particle":"","family":"Fenner","given":"M","non-dropping-particle":"","parse-names":false,"suffix":""}],"id":"ITEM-1","issued":{"date-parts":[["2000"]]},"page":"125-166","publisher":"CABI Publ.","publisher-place":"Wallingfords","title":"Fruits and frugivory","type":"chapter"},"uris":["http://www.mendeley.com/documents/?uuid=bc4f134c-257a-456a-bfbf-48d0ab593896"]},{"id":"ITEM-2","itemData":{"DOI":"10.1890/12-1161.1","ISSN":"00129658","PMID":"23691648","abstract":"The simplest and arguably the most ubiquitous pattern in seed dispersal mutualisms is size coupling: large frugivores tend to consume larger fruits and small frugivores tend to consume smaller fruits. Despite the simplicity of this pattern, the potential mechanisms responsible for fruit-frugivore size coupling are mechanistically divergent and poorly resolved. Size coupling could arise deterministically, if large frugivores actively seek out larger fruits to maximize their foraging efficiency. Alternatively, size coupling could also arise passively, if frugivores forage randomly, but are able to consume only those fruit species that are smaller than their gape width. I observed birds forage for fruits in a New Zealand forest reserve at approximately five-day intervals for six years to test for fruit-frugivore size coupling. I then derived a suite of network analyses to establish whether fruit-frugivore size coupling was best explained by active or passive foraging by frugivores. Results showed a strikingly strong pattern in size coupling; the average size of fruits consumed by each frugivore species increased with their maximum gape width. Simulation analyses revealed that over 70% of variation in interaction frequencies in the observed fruit-frugivore web could be explained by a sizeconstrained, passive, foraging model. Foraging models in which birds foraged actively for different-sized fruits to improve their foraging efficiency performed more poorly. Results were therefore consistent with the hypothesis that apparently nonrandom patterns in seed dispersal mutualisms can sometimes arise from simple stochastic processes. © 2013 by the Ecological Society of America.","author":[{"dropping-particle":"","family":"Burns","given":"K. C.","non-dropping-particle":"","parse-names":false,"suffix":""}],"container-title":"Ecology","id":"ITEM-2","issue":"2","issued":{"date-parts":[["2013"]]},"page":"295-300","title":"What causes size coupling in fruit-frugivore interaction webs?","type":"article-journal","volume":"94"},"uris":["http://www.mendeley.com/documents/?uuid=0b557900-670c-4e84-a402-2d4e0a171464"]}],"mendeley":{"formattedCitation":"(Burns, 2013; Jordano, 2000)","plainTextFormattedCitation":"(Burns, 2013; Jordano, 2000)","previouslyFormattedCitation":"(Burns, 2013; Jordano, 2000)"},"properties":{"noteIndex":0},"schema":"https://github.com/citation-style-language/schema/raw/master/csl-citation.json"}</w:instrText>
      </w:r>
      <w:r w:rsidR="00E84231" w:rsidRPr="00225243">
        <w:fldChar w:fldCharType="separate"/>
      </w:r>
      <w:r w:rsidR="00E84231" w:rsidRPr="00225243">
        <w:rPr>
          <w:noProof/>
        </w:rPr>
        <w:t>(Burns, 2013; Jordano, 2000)</w:t>
      </w:r>
      <w:r w:rsidR="00E84231" w:rsidRPr="00225243">
        <w:fldChar w:fldCharType="end"/>
      </w:r>
      <w:r w:rsidRPr="00225243">
        <w:t xml:space="preserve">. For example, small-gaped birds may only be able to disperse small seeds </w:t>
      </w:r>
      <w:r w:rsidR="00E84231" w:rsidRPr="00225243">
        <w:fldChar w:fldCharType="begin" w:fldLock="1"/>
      </w:r>
      <w:r w:rsidR="00E84231" w:rsidRPr="00225243">
        <w:instrText>ADDIN CSL_CITATION {"citationItems":[{"id":"ITEM-1","itemData":{"DOI":"10.1126/science.1233774","ISBN":"0036-8075","ISSN":"0036-8075","PMID":"23723235","abstract":"Local extinctions have cascading effects on ecosystem functions, yet little is known about the potential for the rapid evolutionary change of species in human-modified scenarios. We show that the functional extinction of large-gape seed dispersers in the Brazilian Atlantic forest is associated with the consistent reduction of the seed size of a keystone palm species. Among 22 palm populations, areas deprived of large avian frugivores for several decades present smaller seeds than nondefaunated forests, with negative consequences for palm regeneration. Coalescence and phenotypic selection models indicate that seed size reduction most likely occurred within the past 100 years, associated with human-driven fragmentation. The fast-paced defaunation of large vertebrates is most likely causing unprecedented changes in the evolutionary trajectories and community composition of tropical forests.","author":[{"dropping-particle":"","family":"Galetti","given":"Mauro","non-dropping-particle":"","parse-names":false,"suffix":""},{"dropping-particle":"","family":"Guevara","given":"Roger","non-dropping-particle":"","parse-names":false,"suffix":""},{"dropping-particle":"","family":"Cortes","given":"M. C.","non-dropping-particle":"","parse-names":false,"suffix":""},{"dropping-particle":"","family":"Fadini","given":"Rodrigo","non-dropping-particle":"","parse-names":false,"suffix":""},{"dropping-particle":"","family":"Matter","given":"S.","non-dropping-particle":"Von","parse-names":false,"suffix":""},{"dropping-particle":"","family":"Leite","given":"A. B.","non-dropping-particle":"","parse-names":false,"suffix":""},{"dropping-particle":"","family":"Labecca","given":"F.","non-dropping-particle":"","parse-names":false,"suffix":""},{"dropping-particle":"","family":"Ribeiro","given":"T.","non-dropping-particle":"","parse-names":false,"suffix":""},{"dropping-particle":"","family":"Carvalho","given":"C. S.","non-dropping-particle":"","parse-names":false,"suffix":""},{"dropping-particle":"","family":"Collevatti","given":"R. G.","non-dropping-particle":"","parse-names":false,"suffix":""},{"dropping-particle":"","family":"Pires","given":"M. M.","non-dropping-particle":"","parse-names":false,"suffix":""},{"dropping-particle":"","family":"Guimaraes","given":"P. R.","non-dropping-particle":"","parse-names":false,"suffix":""},{"dropping-particle":"","family":"Brancalion","given":"P. H.","non-dropping-particle":"","parse-names":false,"suffix":""},{"dropping-particle":"","family":"Ribeiro","given":"M. C.","non-dropping-particle":"","parse-names":false,"suffix":""},{"dropping-particle":"","family":"Jordano","given":"P.","non-dropping-particle":"","parse-names":false,"suffix":""}],"container-title":"Science","id":"ITEM-1","issue":"6136","issued":{"date-parts":[["2013","5","31"]]},"page":"1086-1090","title":"Functional Extinction of Birds Drives Rapid Evolutionary Changes in Seed Size","type":"article-journal","volume":"340"},"uris":["http://www.mendeley.com/documents/?uuid=079639ba-8bb1-4e0e-b3ba-7e9c1f94a851"]}],"mendeley":{"formattedCitation":"(Galetti et al., 2013)","manualFormatting":"(e.g. Galetti et al., 2013)","plainTextFormattedCitation":"(Galetti et al., 2013)","previouslyFormattedCitation":"(Galetti et al., 2013)"},"properties":{"noteIndex":0},"schema":"https://github.com/citation-style-language/schema/raw/master/csl-citation.json"}</w:instrText>
      </w:r>
      <w:r w:rsidR="00E84231" w:rsidRPr="00225243">
        <w:fldChar w:fldCharType="separate"/>
      </w:r>
      <w:r w:rsidR="00E84231" w:rsidRPr="00225243">
        <w:rPr>
          <w:noProof/>
        </w:rPr>
        <w:t>(e.g. Galetti et al., 2013)</w:t>
      </w:r>
      <w:r w:rsidR="00E84231" w:rsidRPr="00225243">
        <w:fldChar w:fldCharType="end"/>
      </w:r>
      <w:r w:rsidRPr="00225243">
        <w:t xml:space="preserve">. Moreover, larger animals can forage across larger distances, having access to a wider range of fruit species </w:t>
      </w:r>
      <w:r w:rsidR="00E84231" w:rsidRPr="00225243">
        <w:fldChar w:fldCharType="begin" w:fldLock="1"/>
      </w:r>
      <w:r w:rsidR="00CB17A7" w:rsidRPr="00225243">
        <w:instrText>ADDIN CSL_CITATION {"citationItems":[{"id":"ITEM-1","itemData":{"DOI":"10.1073/pnas.0606793104","ISSN":"0027-8424","PMID":"17360638","abstract":"Frugivores are highly variable in their contribution to fruit removal in plant populations. However, data are lacking on species-specific variation in two central aspects of seed dispersal, distance of dispersal and probability of dispersal among populations through long-distance transport. We used DNA-based genotyping techniques on Prunus mahaleb seeds dispersed by birds (small- and medium-sized passerines) and carnivorous mammals to infer each seed's source tree, dispersal distance, and the probability of having originated from outside the study population. Small passerines dispersed most seeds short distances (50% dispersed &lt;51 m from source trees) and into covered microhabitats. Mammals and medium-sized birds dispersed seeds long distances (50% of mammals dispersed seeds &gt;495 m, and 50% of medium-sized birds dispersed seeds to &gt;110 m) and mostly into open microhabitats. Thus, dispersal distance and microhabitat of seed deposition were linked through the contrasting behaviors of different frugivores. When the quantitative contribution to fruit removal was accounted for, mammals were responsible for introducing two-thirds of the immigrant seeds into the population, whereas birds accounted for one-third. Our results demonstrate that frugivores differ widely in their effects on seed-mediated gene flow. Despite highly diverse coteries of mutualistic frugivores dispersing seeds, critical long-distance dispersal events might rely on a small subset of large species. Population declines of these key frugivore species may seriously impair seed-mediated gene flow in fragmented landscapes by truncating the long-distance events and collapsing seed arrival to a restricted subset of available microsites. © 2007 by The National Academy of Sciences of the USA.","author":[{"dropping-particle":"","family":"Jordano","given":"P.","non-dropping-particle":"","parse-names":false,"suffix":""},{"dropping-particle":"","family":"Garcia","given":"C.","non-dropping-particle":"","parse-names":false,"suffix":""},{"dropping-particle":"","family":"Godoy","given":"J. A.","non-dropping-particle":"","parse-names":false,"suffix":""},{"dropping-particle":"","family":"Garcia-Castano","given":"J. L.","non-dropping-particle":"","parse-names":false,"suffix":""}],"container-title":"Proceedings of the National Academy of Sciences","id":"ITEM-1","issue":"9","issued":{"date-parts":[["2007","2","27"]]},"page":"3278-3282","title":"Differential contribution of frugivores to complex seed dispersal patterns","type":"article-journal","volume":"104"},"uris":["http://www.mendeley.com/documents/?uuid=d6c71d87-edba-43ae-be6b-7f2fa2a37f1d"]}],"mendeley":{"formattedCitation":"(Jordano et al., 2007)","plainTextFormattedCitation":"(Jordano et al., 2007)","previouslyFormattedCitation":"(Jordano et al., 2007)"},"properties":{"noteIndex":0},"schema":"https://github.com/citation-style-language/schema/raw/master/csl-citation.json"}</w:instrText>
      </w:r>
      <w:r w:rsidR="00E84231" w:rsidRPr="00225243">
        <w:fldChar w:fldCharType="separate"/>
      </w:r>
      <w:r w:rsidR="00E84231" w:rsidRPr="00225243">
        <w:rPr>
          <w:noProof/>
        </w:rPr>
        <w:t>(Jordano et al., 2007)</w:t>
      </w:r>
      <w:r w:rsidR="00E84231" w:rsidRPr="00225243">
        <w:fldChar w:fldCharType="end"/>
      </w:r>
      <w:r w:rsidRPr="00225243">
        <w:t>. In turn, animal density is expected to affect the frequency of interactions</w:t>
      </w:r>
      <w:r w:rsidR="00114791">
        <w:t>, such that</w:t>
      </w:r>
      <w:r w:rsidRPr="00225243">
        <w:t xml:space="preserve"> more abundant species can interact more and with more plant species </w:t>
      </w:r>
      <w:r w:rsidR="00CB17A7" w:rsidRPr="00225243">
        <w:fldChar w:fldCharType="begin" w:fldLock="1"/>
      </w:r>
      <w:r w:rsidR="00263D1E">
        <w:instrText>ADDIN CSL_CITATION {"citationItems":[{"id":"ITEM-1","itemData":{"DOI":"10.1111/j.2007.0030-1299.15828.x","ISSN":"0030-1299","abstract":"The strength of interactions among species in a network tends to be highly asymmetric. We evaluate the hypothesis that this asymmetry results from the distribution of abundance among species, so that species interactions occur randomly among individuals. We used a database on mutualistic and antagonistic bipartite quantitative interaction networks. We show that across all types of networks asymmetry was correlated with abundance, so that rare species were asymmetrically affected by their abundant partners, while pairs of interacting abundant species tended to exhibit more symmetric, reciprocally strong effects. A null model shows that abundance provides a sufficient explanation of the asymmetry structure in some networks, but suggests the role of additional factors in others. Although not universal, our hypothesis holds for a substantial fraction of networks analyzed here, and should be considered as a null model in all studies aimed at evaluating the ecological and evolutionary consequences of species interactions. © Oikos.","author":[{"dropping-particle":"","family":"Vázquez","given":"Diego P.","non-dropping-particle":"","parse-names":false,"suffix":""},{"dropping-particle":"","family":"Melián","given":"Carlos J.","non-dropping-particle":"","parse-names":false,"suffix":""},{"dropping-particle":"","family":"Williams","given":"Neal M.","non-dropping-particle":"","parse-names":false,"suffix":""},{"dropping-particle":"","family":"Blüthgen","given":"Nico","non-dropping-particle":"","parse-names":false,"suffix":""},{"dropping-particle":"","family":"Krasnov","given":"Boris R.","non-dropping-particle":"","parse-names":false,"suffix":""},{"dropping-particle":"","family":"Poulin","given":"Robert","non-dropping-particle":"","parse-names":false,"suffix":""}],"container-title":"Oikos","id":"ITEM-1","issue":"7","issued":{"date-parts":[["2007"]]},"page":"1120-1127","title":"Species abundance and asymmetric interaction strength in ecological networks","type":"article-journal","volume":"116"},"uris":["http://www.mendeley.com/documents/?uuid=be8e0a5e-b0f9-433b-8482-944176ecfba4"]},{"id":"ITEM-2","itemData":{"author":[{"dropping-particle":"","family":"Vázquez","given":"Diego P","non-dropping-particle":"","parse-names":false,"suffix":""},{"dropping-particle":"","family":"Chacoff","given":"Natacha P","non-dropping-particle":"","parse-names":false,"suffix":""},{"dropping-particle":"","family":"Cagnolo","given":"Luciano","non-dropping-particle":"","parse-names":false,"suffix":""}],"container-title":"Ecology","id":"ITEM-2","issue":"8","issued":{"date-parts":[["2009","1"]]},"page":"2039-2046","title":"Evaluating multiple determinants of the structure of plant-animal mutualistic networks","type":"article-journal","volume":"90"},"uris":["http://www.mendeley.com/documents/?uuid=55075d34-3e09-427e-81d7-8bcc01cfe611"]}],"mendeley":{"formattedCitation":"(Vázquez et al., 2009, 2007)","plainTextFormattedCitation":"(Vázquez et al., 2009, 2007)","previouslyFormattedCitation":"(Vázquez et al., 2009, 2007)"},"properties":{"noteIndex":0},"schema":"https://github.com/citation-style-language/schema/raw/master/csl-citation.json"}</w:instrText>
      </w:r>
      <w:r w:rsidR="00CB17A7" w:rsidRPr="00225243">
        <w:fldChar w:fldCharType="separate"/>
      </w:r>
      <w:r w:rsidR="004B38F7" w:rsidRPr="004B38F7">
        <w:rPr>
          <w:noProof/>
        </w:rPr>
        <w:t>(Vázquez et al., 2009, 2007)</w:t>
      </w:r>
      <w:r w:rsidR="00CB17A7" w:rsidRPr="00225243">
        <w:fldChar w:fldCharType="end"/>
      </w:r>
      <w:r w:rsidRPr="00225243">
        <w:t>.</w:t>
      </w:r>
      <w:ins w:id="17" w:author="Luisa Genes" w:date="2022-02-07T14:19:00Z">
        <w:r w:rsidR="00725433">
          <w:t xml:space="preserve"> Furthermore, </w:t>
        </w:r>
      </w:ins>
      <w:ins w:id="18" w:author="Luisa Genes" w:date="2022-02-07T14:20:00Z">
        <w:r w:rsidR="00725433">
          <w:t xml:space="preserve">seed dispersal interactions may also be modulated by a combination of </w:t>
        </w:r>
      </w:ins>
      <w:ins w:id="19" w:author="Luisa Genes" w:date="2022-02-07T14:19:00Z">
        <w:r w:rsidR="00725433">
          <w:t xml:space="preserve">animal population density and body size </w:t>
        </w:r>
      </w:ins>
      <w:ins w:id="20" w:author="Luisa Genes" w:date="2022-02-07T14:20:00Z">
        <w:r w:rsidR="00725433">
          <w:t>(hereafter, population biomass).</w:t>
        </w:r>
      </w:ins>
      <w:ins w:id="21" w:author="Luisa Genes" w:date="2022-02-07T14:21:00Z">
        <w:r w:rsidR="00725433">
          <w:t xml:space="preserve"> Populations with high biomass may represent</w:t>
        </w:r>
      </w:ins>
      <w:ins w:id="22" w:author="Luisa Genes" w:date="2022-02-07T14:22:00Z">
        <w:r w:rsidR="00725433">
          <w:t xml:space="preserve"> very</w:t>
        </w:r>
      </w:ins>
      <w:ins w:id="23" w:author="Luisa Genes" w:date="2022-02-07T14:21:00Z">
        <w:r w:rsidR="00725433">
          <w:t xml:space="preserve"> </w:t>
        </w:r>
      </w:ins>
      <w:ins w:id="24" w:author="Luisa Genes" w:date="2022-02-07T14:22:00Z">
        <w:r w:rsidR="00725433">
          <w:t>abundant species with small body size, non-abundant species with large body size, or abundant species with large body size.</w:t>
        </w:r>
      </w:ins>
      <w:ins w:id="25" w:author="Luisa Genes" w:date="2022-02-07T14:31:00Z">
        <w:r w:rsidR="00153F3B">
          <w:t xml:space="preserve"> In non-</w:t>
        </w:r>
      </w:ins>
      <w:ins w:id="26" w:author="Luisa Genes" w:date="2022-02-07T14:33:00Z">
        <w:r w:rsidR="00153F3B">
          <w:t xml:space="preserve">hunted </w:t>
        </w:r>
      </w:ins>
      <w:ins w:id="27" w:author="Luisa Genes" w:date="2022-02-07T14:31:00Z">
        <w:r w:rsidR="00153F3B">
          <w:t>site</w:t>
        </w:r>
      </w:ins>
      <w:ins w:id="28" w:author="Luisa Genes" w:date="2022-02-07T14:32:00Z">
        <w:r w:rsidR="00153F3B">
          <w:t xml:space="preserve">s within the Brazilian Amazon, </w:t>
        </w:r>
      </w:ins>
      <w:ins w:id="29" w:author="Luisa Genes" w:date="2022-02-07T14:33:00Z">
        <w:r w:rsidR="00153F3B">
          <w:t>frugivore species with</w:t>
        </w:r>
      </w:ins>
      <w:ins w:id="30" w:author="Luisa Genes" w:date="2022-02-07T14:34:00Z">
        <w:r w:rsidR="00153F3B">
          <w:t xml:space="preserve"> highest body size had stronger contributions to local population biomass</w:t>
        </w:r>
      </w:ins>
      <w:ins w:id="31" w:author="Luisa Genes" w:date="2022-02-07T14:36:00Z">
        <w:r w:rsidR="008255D9">
          <w:t xml:space="preserve">, whereas </w:t>
        </w:r>
      </w:ins>
      <w:ins w:id="32" w:author="Luisa Genes" w:date="2022-02-07T14:34:00Z">
        <w:r w:rsidR="00153F3B">
          <w:t>d</w:t>
        </w:r>
      </w:ins>
      <w:ins w:id="33" w:author="Luisa Genes" w:date="2022-02-07T14:29:00Z">
        <w:r w:rsidR="00153F3B">
          <w:t xml:space="preserve">eclines in frugivore population biomass </w:t>
        </w:r>
      </w:ins>
      <w:ins w:id="34" w:author="Luisa Genes" w:date="2022-02-07T14:36:00Z">
        <w:r w:rsidR="008255D9">
          <w:t>were</w:t>
        </w:r>
      </w:ins>
      <w:ins w:id="35" w:author="Luisa Genes" w:date="2022-02-07T14:35:00Z">
        <w:r w:rsidR="008255D9">
          <w:t xml:space="preserve"> caused by a disproportionate impact </w:t>
        </w:r>
      </w:ins>
      <w:r w:rsidR="00114791">
        <w:t>on</w:t>
      </w:r>
      <w:ins w:id="36" w:author="Luisa Genes" w:date="2022-02-07T14:36:00Z">
        <w:r w:rsidR="008255D9">
          <w:t xml:space="preserve"> larger-bodied frugivores</w:t>
        </w:r>
      </w:ins>
      <w:ins w:id="37" w:author="Rodolfo Dirzo" w:date="2022-02-19T17:59:00Z">
        <w:r w:rsidR="00B516A8">
          <w:t>, with possible c</w:t>
        </w:r>
      </w:ins>
      <w:r w:rsidR="00BE1453">
        <w:t>o</w:t>
      </w:r>
      <w:ins w:id="38" w:author="Rodolfo Dirzo" w:date="2022-02-19T17:59:00Z">
        <w:r w:rsidR="00B516A8">
          <w:t>nsequences on seed dispersal and forest aboveground biomass</w:t>
        </w:r>
      </w:ins>
      <w:r w:rsidR="00BE1453">
        <w:t xml:space="preserve"> </w:t>
      </w:r>
      <w:ins w:id="39" w:author="Luísa Genes" w:date="2022-02-14T12:18:00Z">
        <w:r w:rsidR="00BE1453">
          <w:fldChar w:fldCharType="begin" w:fldLock="1"/>
        </w:r>
      </w:ins>
      <w:r w:rsidR="00BE1453">
        <w:instrText xml:space="preserve">ADDIN CSL_CITATION {"citationItems":[{"id":"ITEM-1","itemData":{"DOI":"10.1073/pnas.1516525113","ISBN":"1215421109","ISSN":"0027-8424","PMID":"22393313","abstract":"Tropical forests are the global cornerstone of biological diversity, and store 55% of the forest carbon stock globally, yet sustained provisioning of these forest ecosystem services may be threatened by hunting-induced extinctions of plant–animal mutualisms that maintain long-term forest dynamics. Large-bodied Atelinae primates and tapirs in particular offer nonredundant seed-dispersal services for many large-seeded Neotropical tree species, which on average have higher wood density than smaller-seeded and wind-dispersed trees. We used field data and models to project the spatial impact of hunting on large primates by </w:instrText>
      </w:r>
      <w:r w:rsidR="00BE1453">
        <w:rPr>
          <w:rFonts w:ascii="Cambria Math" w:hAnsi="Cambria Math" w:cs="Cambria Math"/>
        </w:rPr>
        <w:instrText>∼</w:instrText>
      </w:r>
      <w:r w:rsidR="00BE1453">
        <w:instrText>1 million rural households throughout the Brazilian Amazon. We then used a unique baseline dataset on 2,345 1-ha tree plots arrayed across the Brazilian Amazon to model changes in aboveground forest biomass under different scenarios of hunting-induced large-bodied frugivore extirpation. We project that defaunation of the most harvest-sensitive species will lead to losses in aboveground biomass of between 2.5–5.8% on average, with some losses as high as 26.5–37.8%. These findings highlight an urgent need to manage the sustainability of game hunting in both protected and unprotected tropical forests, and place full biodiversity integrity, including populations of large frugivorous vertebrates, firmly in the agenda of reducing emissions from deforestation and forest degradation (REDD+) programs.","author":[{"dropping-particle":"","family":"Peres","given":"Carlos A.","non-dropping-particle":"","parse-names":false,"suffix":""},{"dropping-particle":"","family":"Emilio","given":"Thaise","non-dropping-particle":"","parse-names":false,"suffix":""},{"dropping-particle":"","family":"Schietti","given":"Juliana","non-dropping-particle":"","parse-names":false,"suffix":""},{"dropping-particle":"","family":"Desmoulière","given":"Sylvain J. M.","non-dropping-particle":"","parse-names":false,"suffix":""},{"dropping-particle":"","family":"Levi","given":"Taal","non-dropping-particle":"","parse-names":false,"suffix":""}],"container-title":"Proceedings of the National Academy of Sciences","id":"ITEM-1","issue":"4","issued":{"date-parts":[["2016","1","26"]]},"page":"892-897","title":"Dispersal limitation induces long-term biomass collapse in overhunted Amazonian forests","type":"article-journal","volume":"113"},"uris":["http://www.mendeley.com/documents/?uuid=9ae89f56-e0ed-4bfa-8892-20a7386b02ad"]}],"mendeley":{"formattedCitation":"(Peres et al., 2016)","plainTextFormattedCitation":"(Peres et al., 2016)","previouslyFormattedCitation":"(Peres et al., 2016)"},"properties":{"noteIndex":0},"schema":"https://github.com/citation-style-language/schema/raw/master/csl-citation.json"}</w:instrText>
      </w:r>
      <w:r w:rsidR="00BE1453">
        <w:fldChar w:fldCharType="separate"/>
      </w:r>
      <w:r w:rsidR="00BE1453" w:rsidRPr="00E123E4">
        <w:rPr>
          <w:noProof/>
        </w:rPr>
        <w:t>(Peres et al., 2016)</w:t>
      </w:r>
      <w:ins w:id="40" w:author="Luísa Genes" w:date="2022-02-14T12:18:00Z">
        <w:r w:rsidR="00BE1453">
          <w:fldChar w:fldCharType="end"/>
        </w:r>
      </w:ins>
      <w:r w:rsidR="00BE1453">
        <w:t xml:space="preserve">. </w:t>
      </w:r>
    </w:p>
    <w:p w14:paraId="5EE12557" w14:textId="697B7862" w:rsidR="00F7633E" w:rsidRDefault="002817D2" w:rsidP="00BE1453">
      <w:pPr>
        <w:spacing w:line="360" w:lineRule="auto"/>
        <w:ind w:firstLine="567"/>
        <w:jc w:val="both"/>
      </w:pPr>
      <w:r w:rsidRPr="00225243">
        <w:t xml:space="preserve">Isolating the role of species density from body size in determining </w:t>
      </w:r>
      <w:r w:rsidR="00B516A8">
        <w:t xml:space="preserve">dispersal </w:t>
      </w:r>
      <w:r w:rsidRPr="00225243">
        <w:t>interaction</w:t>
      </w:r>
      <w:r w:rsidR="00B516A8">
        <w:t xml:space="preserve"> outcome</w:t>
      </w:r>
      <w:r w:rsidRPr="00225243">
        <w:t>s requires observation of seed dispersal in a community that shows a natural range of density and traits</w:t>
      </w:r>
      <w:r w:rsidR="00243CC7">
        <w:t>, including size</w:t>
      </w:r>
      <w:r w:rsidRPr="00225243">
        <w:t>. However, interaction patterns have been mostly studied</w:t>
      </w:r>
      <w:r w:rsidR="00664766">
        <w:t xml:space="preserve"> </w:t>
      </w:r>
      <w:r w:rsidRPr="00225243">
        <w:t xml:space="preserve">in communities with a low range in body size, such as bats or birds </w:t>
      </w:r>
      <w:r w:rsidR="006F67C3" w:rsidRPr="00225243">
        <w:fldChar w:fldCharType="begin" w:fldLock="1"/>
      </w:r>
      <w:r w:rsidR="00F07FE7" w:rsidRPr="00225243">
        <w:instrText>ADDIN CSL_CITATION {"citationItems":[{"id":"ITEM-1","itemData":{"DOI":"10.1007/s00442-020-04662-4","ISBN":"0123456789","ISSN":"14321939","PMID":"32405932","abstract":"While functional traits can facilitate or constrain interactions between pair of species in ecological communities, relative abundances regulate the probabilities of encounter among individuals. However, the relative importance of traits and relative abundances for the role species play in seed dispersion networks remains poorly explored. Here, we analyzed 20 Neotropical seed dispersal networks distributed from Mexico to southeastern Brazil to evaluate how relative abundance and functional traits influence bat species’ roles in seed dispersal networks. We tested how bat relative abundance and traits relate to species contribution to between-module (c metric) and within-module connectivity (z metric) and their position and potential to mediate indirect effects between species (betweenness centrality). Our results indicate that relative abundance is the main determinant of the role bats play in the networks, while traits such as aspect ratio show modest yet statistically significant importance in predicting specific roles. Moreover, all seed dispersal networks presented two or three superabundant obligatory frugivore species that interacted with a high number of plants. The modest influence of the functional traits on species’ roles is likely related to the low variation of morphological traits related to foraging ecology, which reduces the chances of morphological mismatching between consumers and resources in the system. In this scenario, abundant bats have higher chances of encountering resources and being capable of consuming them which leads such species to play critical roles in the community by acting as module hubs and network connectors.","author":[{"dropping-particle":"","family":"Laurindo","given":"Rafael de Souza","non-dropping-particle":"","parse-names":false,"suffix":""},{"dropping-particle":"","family":"Vizentin-Bugoni","given":"Jeferson","non-dropping-particle":"","parse-names":false,"suffix":""},{"dropping-particle":"","family":"Tavares","given":"Davi Castro","non-dropping-particle":"","parse-names":false,"suffix":""},{"dropping-particle":"","family":"Mancini","given":"Matheus Camargo Silva","non-dropping-particle":"","parse-names":false,"suffix":""},{"dropping-particle":"","family":"Mello","given":"Rodrigo de Macêdo","non-dropping-particle":"","parse-names":false,"suffix":""},{"dropping-particle":"","family":"Gregorin","given":"Renato","non-dropping-particle":"","parse-names":false,"suffix":""}],"container-title":"Oecologia","id":"ITEM-1","issue":"1","issued":{"date-parts":[["2020"]]},"page":"189-198","publisher":"Springer Berlin Heidelberg","title":"Drivers of bat roles in Neotropical seed dispersal networks: abundance is more important than functional traits","type":"article-journal","volume":"193"},"uris":["http://www.mendeley.com/documents/?uuid=114f5512-21db-48ca-b655-65092f48598a"]},{"id":"ITEM-2","itemData":{"DOI":"10.1038/nature05956","ISSN":"14764687","PMID":"17713534","abstract":"The interactions between plants and their animal pollinators and seed dispersers have moulded much of Earth's biodiversity. Recently, it has been shown that these mutually beneficial interactions form complex networks with a well-defined architecture that may contribute to biodiversity persistence. Little is known, however, about which ecological and evolutionary processes generate these network patterns. Here we use phylogenetic methods to show that the phylogenetic relationships of species predict the number of interactions they exhibit in more than one-third of the networks, and the identity of the species with which they interact in about half of the networks. As a consequence of the phylogenetic effects on interaction patterns, simulated extinction events tend to trigger coextinction cascades of related species. This results in a non-random pruning of the evolutionary tree and a more pronounced loss of taxonomic diversity than expected in the absence of a phylogenetic signal. Our results emphasize how the simultaneous consideration of phylogenetic information and network architecture can contribute to our understanding of the structure and fate of species-rich communities. ©2007 Nature Publishing Group.","author":[{"dropping-particle":"","family":"Rezende","given":"Enrico L.","non-dropping-particle":"","parse-names":false,"suffix":""},{"dropping-particle":"","family":"Lavabre","given":"Jessica E.","non-dropping-particle":"","parse-names":false,"suffix":""},{"dropping-particle":"","family":"Guimarães","given":"Paulo R.","non-dropping-particle":"","parse-names":false,"suffix":""},{"dropping-particle":"","family":"Jordano","given":"Pedro","non-dropping-particle":"","parse-names":false,"suffix":""},{"dropping-particle":"","family":"Bascompte","given":"Jordi","non-dropping-particle":"","parse-names":false,"suffix":""}],"container-title":"Nature","id":"ITEM-2","issue":"7156","issued":{"date-parts":[["2007"]]},"page":"925-928","title":"Non-random coextinctions in phylogenetically structured mutualistic networks","type":"article-journal","volume":"448"},"uris":["http://www.mendeley.com/documents/?uuid=73753bb3-8135-4d9a-b947-79864f310dbe"]}],"mendeley":{"formattedCitation":"(Laurindo et al., 2020; Rezende et al., 2007)","plainTextFormattedCitation":"(Laurindo et al., 2020; Rezende et al., 2007)","previouslyFormattedCitation":"(Laurindo et al., 2020; Rezende et al., 2007)"},"properties":{"noteIndex":0},"schema":"https://github.com/citation-style-language/schema/raw/master/csl-citation.json"}</w:instrText>
      </w:r>
      <w:r w:rsidR="006F67C3" w:rsidRPr="00225243">
        <w:fldChar w:fldCharType="separate"/>
      </w:r>
      <w:r w:rsidR="006F67C3" w:rsidRPr="00225243">
        <w:rPr>
          <w:noProof/>
        </w:rPr>
        <w:t>(Laurindo et al., 2020; Rezende et al., 2007)</w:t>
      </w:r>
      <w:r w:rsidR="006F67C3" w:rsidRPr="00225243">
        <w:fldChar w:fldCharType="end"/>
      </w:r>
      <w:ins w:id="41" w:author="Luisa Genes" w:date="2022-01-21T14:33:00Z">
        <w:r w:rsidR="00664766">
          <w:t>. There are t</w:t>
        </w:r>
      </w:ins>
      <w:r w:rsidR="001A2848">
        <w:t>hree</w:t>
      </w:r>
      <w:ins w:id="42" w:author="Luisa Genes" w:date="2022-01-21T14:33:00Z">
        <w:r w:rsidR="00664766">
          <w:t xml:space="preserve"> potential explanations for the lack of studies in systems with a broader range in body size:</w:t>
        </w:r>
      </w:ins>
      <w:r w:rsidR="00664766">
        <w:t xml:space="preserve"> </w:t>
      </w:r>
      <w:ins w:id="43" w:author="Luísa Genes" w:date="2022-02-22T12:35:00Z">
        <w:r w:rsidR="001A2848">
          <w:t>(1</w:t>
        </w:r>
      </w:ins>
      <w:r w:rsidR="00B516A8">
        <w:t>)</w:t>
      </w:r>
      <w:r w:rsidR="00664766">
        <w:t xml:space="preserve"> </w:t>
      </w:r>
      <w:ins w:id="44" w:author="Luisa Genes" w:date="2022-01-21T14:34:00Z">
        <w:r w:rsidR="00664766">
          <w:t>studies mostly take</w:t>
        </w:r>
      </w:ins>
      <w:ins w:id="45" w:author="Luisa Genes" w:date="2022-02-07T14:16:00Z">
        <w:r w:rsidR="00725433">
          <w:t xml:space="preserve"> place</w:t>
        </w:r>
      </w:ins>
      <w:ins w:id="46" w:author="Luisa Genes" w:date="2022-01-21T14:34:00Z">
        <w:r w:rsidR="00664766">
          <w:t xml:space="preserve"> in areas</w:t>
        </w:r>
      </w:ins>
      <w:ins w:id="47" w:author="Luisa Genes" w:date="2022-01-21T14:33:00Z">
        <w:r w:rsidR="00664766">
          <w:t xml:space="preserve"> subjected to human disturbances that</w:t>
        </w:r>
      </w:ins>
      <w:r w:rsidR="00664766">
        <w:t xml:space="preserve"> </w:t>
      </w:r>
      <w:r w:rsidR="00B516A8">
        <w:t>truncate</w:t>
      </w:r>
      <w:ins w:id="48" w:author="Luisa Genes" w:date="2022-01-21T14:33:00Z">
        <w:r w:rsidR="00664766">
          <w:t xml:space="preserve"> the natural variation in body size within a community</w:t>
        </w:r>
      </w:ins>
      <w:ins w:id="49" w:author="Luísa Genes" w:date="2022-02-22T12:35:00Z">
        <w:r w:rsidR="001A2848">
          <w:t>;</w:t>
        </w:r>
      </w:ins>
      <w:ins w:id="50" w:author="Luisa Genes" w:date="2022-01-21T14:34:00Z">
        <w:r w:rsidR="00664766">
          <w:t xml:space="preserve"> </w:t>
        </w:r>
      </w:ins>
      <w:ins w:id="51" w:author="Luísa Genes" w:date="2022-02-22T12:35:00Z">
        <w:r w:rsidR="001A2848">
          <w:t>(2</w:t>
        </w:r>
      </w:ins>
      <w:ins w:id="52" w:author="Rodolfo Dirzo" w:date="2022-02-19T18:05:00Z">
        <w:r w:rsidR="00B516A8">
          <w:t>)</w:t>
        </w:r>
      </w:ins>
      <w:ins w:id="53" w:author="Luisa Genes" w:date="2022-01-21T14:34:00Z">
        <w:r w:rsidR="00664766">
          <w:t xml:space="preserve"> </w:t>
        </w:r>
      </w:ins>
      <w:ins w:id="54" w:author="Luisa Genes" w:date="2022-01-21T14:35:00Z">
        <w:r w:rsidR="00664766">
          <w:t xml:space="preserve">a methodological focus on specific functional guilds </w:t>
        </w:r>
      </w:ins>
      <w:ins w:id="55" w:author="Luisa Genes" w:date="2022-01-21T14:36:00Z">
        <w:r w:rsidR="00664766">
          <w:t xml:space="preserve">(such as birds and bats) </w:t>
        </w:r>
      </w:ins>
      <w:r w:rsidR="00B516A8">
        <w:t>due to researchers’ expertise or preference</w:t>
      </w:r>
      <w:ins w:id="56" w:author="Luísa Genes" w:date="2022-02-22T12:35:00Z">
        <w:r w:rsidR="001A2848">
          <w:t xml:space="preserve"> and (3) </w:t>
        </w:r>
      </w:ins>
      <w:ins w:id="57" w:author="Luísa Genes" w:date="2022-02-22T12:36:00Z">
        <w:r w:rsidR="001A2848">
          <w:t>to record seed dispersal interactions from a more diverse functional guild, a suite of different methods are often required</w:t>
        </w:r>
      </w:ins>
      <w:r w:rsidRPr="00225243">
        <w:t>.</w:t>
      </w:r>
      <w:ins w:id="58" w:author="Luisa Genes" w:date="2022-01-21T14:36:00Z">
        <w:r w:rsidR="00664766">
          <w:t xml:space="preserve"> </w:t>
        </w:r>
      </w:ins>
    </w:p>
    <w:p w14:paraId="6B99935D" w14:textId="75F83DAE" w:rsidR="002817D2" w:rsidRDefault="00B516A8" w:rsidP="009E6B61">
      <w:pPr>
        <w:spacing w:line="360" w:lineRule="auto"/>
        <w:ind w:firstLine="567"/>
        <w:jc w:val="both"/>
        <w:rPr>
          <w:ins w:id="59" w:author="Luisa Genes" w:date="2022-02-07T14:17:00Z"/>
        </w:rPr>
      </w:pPr>
      <w:r>
        <w:t>To address this knowledge gap</w:t>
      </w:r>
      <w:r w:rsidR="002817D2" w:rsidRPr="00225243">
        <w:t>, we analyzed a hyper-diverse tropical seed dispersal network that comprises a frugivore assemblage of birds and mammals with a wide range of body size and population density (</w:t>
      </w:r>
      <w:r w:rsidR="00D15ED8">
        <w:t>Table S1</w:t>
      </w:r>
      <w:r w:rsidR="002817D2" w:rsidRPr="00225243">
        <w:t>) to assess the</w:t>
      </w:r>
      <w:del w:id="60" w:author="Luisa Genes" w:date="2022-02-07T15:02:00Z">
        <w:r w:rsidR="002817D2" w:rsidRPr="00225243" w:rsidDel="00F01D42">
          <w:delText xml:space="preserve"> r</w:delText>
        </w:r>
      </w:del>
      <w:del w:id="61" w:author="Luisa Genes" w:date="2022-02-07T15:01:00Z">
        <w:r w:rsidR="002817D2" w:rsidRPr="00225243" w:rsidDel="00F01D42">
          <w:delText>elative</w:delText>
        </w:r>
      </w:del>
      <w:r w:rsidR="002817D2" w:rsidRPr="00225243">
        <w:t xml:space="preserve"> role of animal population density</w:t>
      </w:r>
      <w:ins w:id="62" w:author="Luisa Genes" w:date="2022-02-07T15:02:00Z">
        <w:r w:rsidR="00F01D42">
          <w:t>,</w:t>
        </w:r>
      </w:ins>
      <w:del w:id="63" w:author="Luisa Genes" w:date="2022-02-07T15:02:00Z">
        <w:r w:rsidR="002817D2" w:rsidRPr="00225243" w:rsidDel="00F01D42">
          <w:delText xml:space="preserve"> and</w:delText>
        </w:r>
      </w:del>
      <w:r w:rsidR="002817D2" w:rsidRPr="00225243">
        <w:t xml:space="preserve"> body size</w:t>
      </w:r>
      <w:ins w:id="64" w:author="Luisa Genes" w:date="2022-02-07T15:02:00Z">
        <w:r w:rsidR="00F01D42">
          <w:t xml:space="preserve"> and biomass</w:t>
        </w:r>
      </w:ins>
      <w:r w:rsidR="002817D2" w:rsidRPr="00225243">
        <w:t xml:space="preserve"> in determining seed dispersal interaction patterns.</w:t>
      </w:r>
      <w:r w:rsidR="00F7633E">
        <w:t xml:space="preserve"> </w:t>
      </w:r>
      <w:r w:rsidR="006417DB">
        <w:t>In particular,</w:t>
      </w:r>
      <w:r w:rsidR="009E6B61">
        <w:t xml:space="preserve"> </w:t>
      </w:r>
      <w:r w:rsidR="00376BB7">
        <w:t>we asked</w:t>
      </w:r>
      <w:r w:rsidR="006417DB">
        <w:t>: Do</w:t>
      </w:r>
      <w:r w:rsidR="00587C58">
        <w:t>,</w:t>
      </w:r>
      <w:r w:rsidR="006417DB">
        <w:t xml:space="preserve"> and </w:t>
      </w:r>
      <w:r w:rsidR="009E6B61">
        <w:t>to what extent</w:t>
      </w:r>
      <w:r w:rsidR="00587C58">
        <w:t>,</w:t>
      </w:r>
      <w:r w:rsidR="009E6B61">
        <w:t xml:space="preserve"> </w:t>
      </w:r>
      <w:r w:rsidR="006417DB">
        <w:t>animal body size</w:t>
      </w:r>
      <w:r w:rsidR="00587C58">
        <w:t xml:space="preserve">, </w:t>
      </w:r>
      <w:r w:rsidR="006417DB">
        <w:t xml:space="preserve">population density </w:t>
      </w:r>
      <w:r w:rsidR="00587C58">
        <w:t xml:space="preserve">or population biomass, </w:t>
      </w:r>
      <w:r w:rsidR="006417DB">
        <w:t xml:space="preserve">explain </w:t>
      </w:r>
      <w:ins w:id="65" w:author="User15551" w:date="2022-02-24T21:26:00Z">
        <w:r w:rsidR="0090289E">
          <w:t xml:space="preserve">the role of </w:t>
        </w:r>
      </w:ins>
      <w:commentRangeStart w:id="66"/>
      <w:commentRangeStart w:id="67"/>
      <w:proofErr w:type="gramStart"/>
      <w:r w:rsidR="006417DB">
        <w:t xml:space="preserve">species </w:t>
      </w:r>
      <w:ins w:id="68" w:author="User15551" w:date="2022-02-24T21:26:00Z">
        <w:r w:rsidR="0090289E">
          <w:t xml:space="preserve"> in</w:t>
        </w:r>
        <w:proofErr w:type="gramEnd"/>
        <w:r w:rsidR="0090289E">
          <w:t xml:space="preserve"> the </w:t>
        </w:r>
      </w:ins>
      <w:r w:rsidR="006417DB">
        <w:t>interaction patterns</w:t>
      </w:r>
      <w:commentRangeEnd w:id="66"/>
      <w:r w:rsidR="00376BB7">
        <w:rPr>
          <w:rStyle w:val="CommentReference"/>
          <w:rFonts w:eastAsiaTheme="minorHAnsi" w:cstheme="minorBidi"/>
        </w:rPr>
        <w:commentReference w:id="66"/>
      </w:r>
      <w:commentRangeEnd w:id="67"/>
      <w:r w:rsidR="00554BEC">
        <w:rPr>
          <w:rStyle w:val="CommentReference"/>
          <w:rFonts w:eastAsiaTheme="minorHAnsi" w:cstheme="minorBidi"/>
        </w:rPr>
        <w:commentReference w:id="67"/>
      </w:r>
      <w:ins w:id="69" w:author="Luísa Genes" w:date="2022-02-22T12:37:00Z">
        <w:r w:rsidR="00554BEC">
          <w:t xml:space="preserve"> </w:t>
        </w:r>
        <w:del w:id="70" w:author="User15551" w:date="2022-02-24T21:26:00Z">
          <w:r w:rsidR="00554BEC" w:rsidDel="0090289E">
            <w:delText>that structu</w:delText>
          </w:r>
        </w:del>
      </w:ins>
      <w:ins w:id="71" w:author="Luísa Genes" w:date="2022-02-22T12:38:00Z">
        <w:del w:id="72" w:author="User15551" w:date="2022-02-24T21:26:00Z">
          <w:r w:rsidR="00554BEC" w:rsidDel="0090289E">
            <w:delText>re</w:delText>
          </w:r>
        </w:del>
      </w:ins>
      <w:ins w:id="73" w:author="User15551" w:date="2022-02-24T21:26:00Z">
        <w:r w:rsidR="0090289E">
          <w:t>observed in the</w:t>
        </w:r>
      </w:ins>
      <w:ins w:id="74" w:author="Luísa Genes" w:date="2022-02-22T12:38:00Z">
        <w:r w:rsidR="00554BEC">
          <w:t xml:space="preserve"> interaction networks</w:t>
        </w:r>
      </w:ins>
      <w:r w:rsidR="006417DB">
        <w:t>?</w:t>
      </w:r>
      <w:ins w:id="75" w:author="Luisa Genes" w:date="2022-02-07T15:02:00Z">
        <w:r w:rsidR="00F01D42">
          <w:t xml:space="preserve"> </w:t>
        </w:r>
      </w:ins>
    </w:p>
    <w:p w14:paraId="10E17863" w14:textId="77777777" w:rsidR="00725433" w:rsidRDefault="00725433" w:rsidP="009E6B61">
      <w:pPr>
        <w:spacing w:line="360" w:lineRule="auto"/>
        <w:ind w:firstLine="567"/>
        <w:jc w:val="both"/>
      </w:pPr>
    </w:p>
    <w:p w14:paraId="4FE4A45B" w14:textId="219739BE" w:rsidR="00DE23E8" w:rsidRPr="00225243" w:rsidRDefault="002817D2" w:rsidP="00AC0270">
      <w:pPr>
        <w:pStyle w:val="Heading1"/>
      </w:pPr>
      <w:r w:rsidRPr="00225243">
        <w:t>Methods</w:t>
      </w:r>
    </w:p>
    <w:p w14:paraId="418EF62E" w14:textId="111AF489" w:rsidR="002817D2" w:rsidRPr="003F7250" w:rsidRDefault="002817D2" w:rsidP="00554BEC">
      <w:pPr>
        <w:pStyle w:val="Heading2"/>
      </w:pPr>
      <w:r w:rsidRPr="003F7250">
        <w:lastRenderedPageBreak/>
        <w:t>Study site and data collection</w:t>
      </w:r>
    </w:p>
    <w:p w14:paraId="4C07DC25" w14:textId="42CC14B6" w:rsidR="002817D2" w:rsidRPr="00225243" w:rsidRDefault="002817D2" w:rsidP="002817D2">
      <w:pPr>
        <w:spacing w:line="360" w:lineRule="auto"/>
        <w:jc w:val="both"/>
      </w:pPr>
      <w:r w:rsidRPr="00225243">
        <w:t xml:space="preserve">Data used in this study </w:t>
      </w:r>
      <w:r w:rsidR="006417DB">
        <w:t>were</w:t>
      </w:r>
      <w:r w:rsidR="006417DB" w:rsidRPr="00225243">
        <w:t xml:space="preserve"> </w:t>
      </w:r>
      <w:r w:rsidRPr="00225243">
        <w:t>collected in two non-</w:t>
      </w:r>
      <w:proofErr w:type="spellStart"/>
      <w:r w:rsidRPr="00225243">
        <w:t>defaunated</w:t>
      </w:r>
      <w:proofErr w:type="spellEnd"/>
      <w:r w:rsidRPr="00225243">
        <w:t xml:space="preserve"> sites within the Brazilian Pantanal, the largest wetland ecosystem in the world: Rio Negro (19°34′15″S, 56°14′43″W) and </w:t>
      </w:r>
      <w:proofErr w:type="spellStart"/>
      <w:r w:rsidRPr="00225243">
        <w:t>Barranco</w:t>
      </w:r>
      <w:proofErr w:type="spellEnd"/>
      <w:r w:rsidRPr="00225243">
        <w:t xml:space="preserve"> Alto farms (19°34′40″S, 56°09′08″W), totaling 18,500 ha. </w:t>
      </w:r>
      <w:r w:rsidR="00376BB7">
        <w:t>The v</w:t>
      </w:r>
      <w:r w:rsidRPr="00225243">
        <w:t xml:space="preserve">egetation </w:t>
      </w:r>
      <w:r w:rsidR="00376BB7">
        <w:t>consists of</w:t>
      </w:r>
      <w:r w:rsidRPr="00225243">
        <w:t xml:space="preserve"> seasonally flooded savannas, semi-deciduous and gallery forests </w:t>
      </w:r>
      <w:r w:rsidR="00F07FE7" w:rsidRPr="00225243">
        <w:fldChar w:fldCharType="begin" w:fldLock="1"/>
      </w:r>
      <w:r w:rsidR="004B38F7">
        <w:instrText>ADDIN CSL_CITATION {"citationItems":[{"id":"ITEM-1","itemData":{"author":[{"dropping-particle":"","family":"Prance","given":"Ghillean T","non-dropping-particle":"","parse-names":false,"suffix":""},{"dropping-particle":"","family":"Schaller","given":"George B","non-dropping-particle":"","parse-names":false,"suffix":""}],"container-title":"Brittonia","id":"ITEM-1","issue":"2","issued":{"date-parts":[["1982"]]},"page":"228-251","title":"Preliminary Study of Some Vegetation Types of the Pantanal, Mato Grosso, Brazil","type":"article-journal","volume":"34"},"uris":["http://www.mendeley.com/documents/?uuid=84f6b14a-3aae-4882-99ab-c8c0f09f4253"]}],"mendeley":{"formattedCitation":"(Prance and Schaller, 1982)","plainTextFormattedCitation":"(Prance and Schaller, 1982)","previouslyFormattedCitation":"(Prance and Schaller, 1982)"},"properties":{"noteIndex":0},"schema":"https://github.com/citation-style-language/schema/raw/master/csl-citation.json"}</w:instrText>
      </w:r>
      <w:r w:rsidR="00F07FE7" w:rsidRPr="00225243">
        <w:fldChar w:fldCharType="separate"/>
      </w:r>
      <w:r w:rsidR="00F07FE7" w:rsidRPr="00225243">
        <w:rPr>
          <w:noProof/>
        </w:rPr>
        <w:t>(Prance and Schaller, 1982)</w:t>
      </w:r>
      <w:r w:rsidR="00F07FE7" w:rsidRPr="00225243">
        <w:fldChar w:fldCharType="end"/>
      </w:r>
      <w:r w:rsidRPr="00225243">
        <w:t>.</w:t>
      </w:r>
    </w:p>
    <w:p w14:paraId="17A39E0D" w14:textId="373F6736" w:rsidR="00BF7888" w:rsidRPr="00225243" w:rsidRDefault="002817D2" w:rsidP="002817D2">
      <w:pPr>
        <w:spacing w:line="360" w:lineRule="auto"/>
        <w:jc w:val="both"/>
      </w:pPr>
      <w:r w:rsidRPr="00225243">
        <w:tab/>
      </w:r>
      <w:r w:rsidR="00F07FE7" w:rsidRPr="00225243">
        <w:fldChar w:fldCharType="begin" w:fldLock="1"/>
      </w:r>
      <w:r w:rsidR="00F07FE7" w:rsidRPr="00225243">
        <w:instrText>ADDIN CSL_CITATION {"citationItems":[{"id":"ITEM-1","itemData":{"DOI":"10.1111/j.1461-0248.2011.01639.x","ISSN":"1461023X","PMID":"21699640","abstract":"Mutualistic interactions involving pollination and ant-plant mutualistic networks typically feature tightly linked species grouped in modules. However, such modularity is infrequent in seed dispersal networks, presumably because research on those networks predominantly includes a single taxonomic animal group (e.g. birds). Herein, for the first time, we examine the pattern of interaction in a network that includes multiple taxonomic groups of seed dispersers, and the mechanisms underlying modularity. We found that the network was nested and modular, with five distinguishable modules. Our examination of the mechanisms underlying such modularity showed that plant and animal trait values were associated with specific modules but phylogenetic effect was limited. Thus, the pattern of interaction in this network is only partially explained by shared evolutionary history. We conclude that the observed modularity emerged by a combination of phylogenetic history and trait convergence of phylogenetically unrelated species, shaped by interactions with particular types of dispersal agents. © 2011 Blackwell Publishing Ltd/CNRS.","author":[{"dropping-particle":"","family":"Donatti","given":"Camila I.","non-dropping-particle":"","parse-names":false,"suffix":""},{"dropping-particle":"","family":"Guimarães","given":"Paulo R.","non-dropping-particle":"","parse-names":false,"suffix":""},{"dropping-particle":"","family":"Galetti","given":"Mauro","non-dropping-particle":"","parse-names":false,"suffix":""},{"dropping-particle":"","family":"Pizo","given":"Marco Aurélio","non-dropping-particle":"","parse-names":false,"suffix":""},{"dropping-particle":"","family":"Marquitti","given":"Flávia M.D.","non-dropping-particle":"","parse-names":false,"suffix":""},{"dropping-particle":"","family":"Dirzo","given":"Rodolfo","non-dropping-particle":"","parse-names":false,"suffix":""}],"container-title":"Ecology Letters","id":"ITEM-1","issue":"8","issued":{"date-parts":[["2011"]]},"page":"773-781","title":"Analysis of a hyper-diverse seed dispersal network: Modularity and underlying mechanisms","type":"article-journal","volume":"14"},"uris":["http://www.mendeley.com/documents/?uuid=ba0eb8d4-e73d-413d-9052-ba0d4b8c420c"]}],"mendeley":{"formattedCitation":"(Donatti et al., 2011)","manualFormatting":"Donatti et al. (2011)","plainTextFormattedCitation":"(Donatti et al., 2011)","previouslyFormattedCitation":"(Donatti et al., 2011)"},"properties":{"noteIndex":0},"schema":"https://github.com/citation-style-language/schema/raw/master/csl-citation.json"}</w:instrText>
      </w:r>
      <w:r w:rsidR="00F07FE7" w:rsidRPr="00225243">
        <w:fldChar w:fldCharType="separate"/>
      </w:r>
      <w:r w:rsidR="00F07FE7" w:rsidRPr="00225243">
        <w:rPr>
          <w:noProof/>
        </w:rPr>
        <w:t>Donatti et al. (2011)</w:t>
      </w:r>
      <w:r w:rsidR="00F07FE7" w:rsidRPr="00225243">
        <w:fldChar w:fldCharType="end"/>
      </w:r>
      <w:r w:rsidR="00F07FE7" w:rsidRPr="00225243">
        <w:t xml:space="preserve"> </w:t>
      </w:r>
      <w:r w:rsidRPr="00225243">
        <w:t>used various methods to detect seed dispersers and seed dispersal interactions mediated by the vertebrate frugivore assemblage at both sites.</w:t>
      </w:r>
      <w:r w:rsidR="004B38F7">
        <w:t xml:space="preserve"> These methods included plant focal observations to record bird seed dispersal, camera trapping below fruiting trees</w:t>
      </w:r>
      <w:r w:rsidR="00263D1E">
        <w:t xml:space="preserve"> to record mammal and bird seed dispersal and analysis of mammalian scats </w:t>
      </w:r>
      <w:r w:rsidR="00263D1E">
        <w:fldChar w:fldCharType="begin" w:fldLock="1"/>
      </w:r>
      <w:r w:rsidR="00263D1E">
        <w:instrText>ADDIN CSL_CITATION {"citationItems":[{"id":"ITEM-1","itemData":{"DOI":"10.1111/j.1461-0248.2011.01639.x","ISSN":"1461023X","PMID":"21699640","abstract":"Mutualistic interactions involving pollination and ant-plant mutualistic networks typically feature tightly linked species grouped in modules. However, such modularity is infrequent in seed dispersal networks, presumably because research on those networks predominantly includes a single taxonomic animal group (e.g. birds). Herein, for the first time, we examine the pattern of interaction in a network that includes multiple taxonomic groups of seed dispersers, and the mechanisms underlying modularity. We found that the network was nested and modular, with five distinguishable modules. Our examination of the mechanisms underlying such modularity showed that plant and animal trait values were associated with specific modules but phylogenetic effect was limited. Thus, the pattern of interaction in this network is only partially explained by shared evolutionary history. We conclude that the observed modularity emerged by a combination of phylogenetic history and trait convergence of phylogenetically unrelated species, shaped by interactions with particular types of dispersal agents. © 2011 Blackwell Publishing Ltd/CNRS.","author":[{"dropping-particle":"","family":"Donatti","given":"Camila I.","non-dropping-particle":"","parse-names":false,"suffix":""},{"dropping-particle":"","family":"Guimarães","given":"Paulo R.","non-dropping-particle":"","parse-names":false,"suffix":""},{"dropping-particle":"","family":"Galetti","given":"Mauro","non-dropping-particle":"","parse-names":false,"suffix":""},{"dropping-particle":"","family":"Pizo","given":"Marco Aurélio","non-dropping-particle":"","parse-names":false,"suffix":""},{"dropping-particle":"","family":"Marquitti","given":"Flávia M.D.","non-dropping-particle":"","parse-names":false,"suffix":""},{"dropping-particle":"","family":"Dirzo","given":"Rodolfo","non-dropping-particle":"","parse-names":false,"suffix":""}],"container-title":"Ecology Letters","id":"ITEM-1","issue":"8","issued":{"date-parts":[["2011"]]},"page":"773-781","title":"Analysis of a hyper-diverse seed dispersal network: Modularity and underlying mechanisms","type":"article-journal","volume":"14"},"uris":["http://www.mendeley.com/documents/?uuid=ba0eb8d4-e73d-413d-9052-ba0d4b8c420c"]}],"mendeley":{"formattedCitation":"(Donatti et al., 2011)","plainTextFormattedCitation":"(Donatti et al., 2011)","previouslyFormattedCitation":"(Donatti et al., 2011)"},"properties":{"noteIndex":0},"schema":"https://github.com/citation-style-language/schema/raw/master/csl-citation.json"}</w:instrText>
      </w:r>
      <w:r w:rsidR="00263D1E">
        <w:fldChar w:fldCharType="separate"/>
      </w:r>
      <w:r w:rsidR="00263D1E" w:rsidRPr="00263D1E">
        <w:rPr>
          <w:noProof/>
        </w:rPr>
        <w:t>(Donatti et al., 2011)</w:t>
      </w:r>
      <w:r w:rsidR="00263D1E">
        <w:fldChar w:fldCharType="end"/>
      </w:r>
      <w:r w:rsidR="00263D1E">
        <w:t>.</w:t>
      </w:r>
      <w:r w:rsidRPr="00225243">
        <w:t xml:space="preserve"> Vertebrate occurrence was surveyed independently from interaction observations, using line-transects</w:t>
      </w:r>
      <w:ins w:id="76" w:author="Luísa Genes" w:date="2022-02-22T12:50:00Z">
        <w:r w:rsidR="006F590B">
          <w:t xml:space="preserve"> </w:t>
        </w:r>
      </w:ins>
      <w:ins w:id="77" w:author="Luísa Genes" w:date="2022-02-22T12:44:00Z">
        <w:r w:rsidR="00D10FD2">
          <w:t>as</w:t>
        </w:r>
      </w:ins>
      <w:ins w:id="78" w:author="other version" w:date="2022-02-21T12:02:00Z">
        <w:r w:rsidRPr="00225243">
          <w:t xml:space="preserve"> </w:t>
        </w:r>
      </w:ins>
      <w:ins w:id="79" w:author="Camila Donatti" w:date="2022-02-17T13:56:00Z">
        <w:r w:rsidR="000F5808">
          <w:t xml:space="preserve">described </w:t>
        </w:r>
      </w:ins>
      <w:ins w:id="80" w:author="Camila Donatti" w:date="2022-02-17T15:34:00Z">
        <w:r w:rsidR="00911EE7">
          <w:t>in</w:t>
        </w:r>
      </w:ins>
      <w:ins w:id="81" w:author="Luísa Genes" w:date="2022-02-22T12:49:00Z">
        <w:r w:rsidR="00B40D11">
          <w:t xml:space="preserve"> </w:t>
        </w:r>
      </w:ins>
      <w:r w:rsidR="00B40D11">
        <w:fldChar w:fldCharType="begin" w:fldLock="1"/>
      </w:r>
      <w:r w:rsidR="00BF4B5F">
        <w:instrText xml:space="preserve">ADDIN CSL_CITATION {"citationItems":[{"id":"ITEM-1","itemData":{"ISBN":"9788574012995","abstract":"Subsistence hunting affects vast tracts of tropical wilderness that otherwise remain structurally unal- tered, yet distinguishing hunted from nonhunted tropical forests presents a difficult problem because this diffuse form of resource extraction leaves few visible signs of its occurrence. I used a standardized series of line-transect censuses conducted over a 10-year period to examine the effects of subsistence game harvest on the structure of vertebrate communities in 25 Amazonian forest sites subjected to varying levels of hunting pressure. Crude verte- brate biomass, which was highly correlated with hunting pressure, gradually declined from nearly 1200 kg km </w:instrText>
      </w:r>
      <w:r w:rsidR="00BF4B5F">
        <w:rPr>
          <w:rFonts w:ascii="Cambria Math" w:hAnsi="Cambria Math" w:cs="Cambria Math"/>
        </w:rPr>
        <w:instrText>⫺</w:instrText>
      </w:r>
      <w:r w:rsidR="00BF4B5F">
        <w:instrText xml:space="preserve"> 2 at nonhunted sites to less than 200 kg km </w:instrText>
      </w:r>
      <w:r w:rsidR="00BF4B5F">
        <w:rPr>
          <w:rFonts w:ascii="Cambria Math" w:hAnsi="Cambria Math" w:cs="Cambria Math"/>
        </w:rPr>
        <w:instrText>⫺</w:instrText>
      </w:r>
      <w:r w:rsidR="00BF4B5F">
        <w:instrText xml:space="preserve"> 2 at heavily hunted sites. Hunting had a negative effect on the total biomass and relative abundance of vertebrate species in different size classes at these forest sites, but it did not af- fect their overall density. In particular, persistent hunting markedly reduced the density of large-bodied game spe- cies ( </w:instrText>
      </w:r>
      <w:r w:rsidR="00BF4B5F">
        <w:rPr>
          <w:rFonts w:ascii="Segoe UI Symbol" w:hAnsi="Segoe UI Symbol" w:cs="Segoe UI Symbol"/>
        </w:rPr>
        <w:instrText>⬎</w:instrText>
      </w:r>
      <w:r w:rsidR="00BF4B5F">
        <w:instrText xml:space="preserve"> 5 kg), which contributed a large proportion of the overall community biomass at nonhunted sites (65– 78%) and lightly hunted sites (55–71%). Nutrient-rich floodplain forests contained a consistently greater game biomass than nutrient-poor unflooded forests, once I controlled for the effects of hunting pressure. Conservative estimates of game yields indicate that as many as 23.5 million game vertebrates, equivalent to 89,224 tons of bushmeat with a market value of US$190.7 million, are consumed each year by the rural population of Brazil- ian Amazonia, which illustrates the enormous socioeconomic value of game resources in the region. My cross- site comparison documents the staggering effect of subsistence hunters on tropical forest vertebrate communities and highlights the importance of considering forest types and forest productivity in game management pro- grams. Efectos","author":[{"dropping-particle":"","family":"Peres","given":"Carlos A.","non-dropping-particle":"","parse-names":false,"suffix":""}],"id":"ITEM-1","issue":"1","issued":{"date-parts":[["2000"]]},"page":"240-253","title":"Effects of Subsistence Hunting on Vertebrate Community Structure in Amazonian Forests","type":"article-journal","volume":"14"},"uris":["http://www.mendeley.com/documents/?uuid=64bbac60-ddbe-4d61-9dde-dbd69cfcac11"]}],"mendeley":{"formattedCitation":"(Peres, 2000)","manualFormatting":"Peres (2000)","plainTextFormattedCitation":"(Peres, 2000)","previouslyFormattedCitation":"(Peres, 2000)"},"properties":{"noteIndex":0},"schema":"https://github.com/citation-style-language/schema/raw/master/csl-citation.json"}</w:instrText>
      </w:r>
      <w:r w:rsidR="00B40D11">
        <w:fldChar w:fldCharType="separate"/>
      </w:r>
      <w:r w:rsidR="00B40D11" w:rsidRPr="00B40D11">
        <w:rPr>
          <w:noProof/>
        </w:rPr>
        <w:t xml:space="preserve">Peres </w:t>
      </w:r>
      <w:ins w:id="82" w:author="Luísa Genes" w:date="2022-02-22T12:50:00Z">
        <w:r w:rsidR="00B40D11">
          <w:rPr>
            <w:noProof/>
          </w:rPr>
          <w:t>(</w:t>
        </w:r>
      </w:ins>
      <w:r w:rsidR="00B40D11" w:rsidRPr="00B40D11">
        <w:rPr>
          <w:noProof/>
        </w:rPr>
        <w:t>2000)</w:t>
      </w:r>
      <w:ins w:id="83" w:author="Luísa Genes" w:date="2022-02-22T12:49:00Z">
        <w:r w:rsidR="00B40D11">
          <w:fldChar w:fldCharType="end"/>
        </w:r>
      </w:ins>
      <w:ins w:id="84" w:author="Camila Donatti" w:date="2022-02-17T13:56:00Z">
        <w:r w:rsidR="000F5808">
          <w:t xml:space="preserve"> </w:t>
        </w:r>
      </w:ins>
      <w:r w:rsidRPr="00225243">
        <w:t xml:space="preserve">that totaled 196 km </w:t>
      </w:r>
      <w:r w:rsidR="00263D1E">
        <w:fldChar w:fldCharType="begin" w:fldLock="1"/>
      </w:r>
      <w:r w:rsidR="0044027E">
        <w:instrText>ADDIN CSL_CITATION {"citationItems":[{"id":"ITEM-1","itemData":{"author":[{"dropping-particle":"","family":"Donatti","given":"Camila I.","non-dropping-particle":"","parse-names":false,"suffix":""}],"id":"ITEM-1","issued":{"date-parts":[["2011"]]},"publisher":"Stanford University","title":"Ecological studies on seed dispersal networks: insights from a diverse tropical ecosystem","type":"thesis"},"uris":["http://www.mendeley.com/documents/?uuid=be349f2a-1e68-4e6e-843d-e8b18bc37809"]}],"mendeley":{"formattedCitation":"(Donatti, 2011)","plainTextFormattedCitation":"(Donatti, 2011)","previouslyFormattedCitation":"(Donatti, 2011)"},"properties":{"noteIndex":0},"schema":"https://github.com/citation-style-language/schema/raw/master/csl-citation.json"}</w:instrText>
      </w:r>
      <w:r w:rsidR="00263D1E">
        <w:fldChar w:fldCharType="separate"/>
      </w:r>
      <w:r w:rsidR="00263D1E" w:rsidRPr="00263D1E">
        <w:rPr>
          <w:noProof/>
        </w:rPr>
        <w:t>(Donatti, 2011)</w:t>
      </w:r>
      <w:r w:rsidR="00263D1E">
        <w:fldChar w:fldCharType="end"/>
      </w:r>
      <w:r w:rsidRPr="00225243">
        <w:t xml:space="preserve">. Density estimates were obtained for </w:t>
      </w:r>
      <w:r w:rsidR="00243CC7">
        <w:t>ten</w:t>
      </w:r>
      <w:r w:rsidRPr="00225243">
        <w:t xml:space="preserve"> mammal and </w:t>
      </w:r>
      <w:r w:rsidR="00243CC7">
        <w:t>six</w:t>
      </w:r>
      <w:r w:rsidRPr="00225243">
        <w:t xml:space="preserve"> bird species (Table S1</w:t>
      </w:r>
      <w:ins w:id="85" w:author="other version" w:date="2022-02-21T12:02:00Z">
        <w:r w:rsidRPr="00225243">
          <w:t>)</w:t>
        </w:r>
      </w:ins>
      <w:ins w:id="86" w:author="Camila Donatti" w:date="2022-02-17T13:43:00Z">
        <w:r w:rsidR="00F23ECA">
          <w:t xml:space="preserve"> by dividing the number of animals from a particular species </w:t>
        </w:r>
      </w:ins>
      <w:ins w:id="87" w:author="Camila Donatti" w:date="2022-02-17T13:45:00Z">
        <w:r w:rsidR="00F23ECA">
          <w:t xml:space="preserve">observed </w:t>
        </w:r>
      </w:ins>
      <w:ins w:id="88" w:author="Camila Donatti" w:date="2022-02-17T13:49:00Z">
        <w:r w:rsidR="00986B2C">
          <w:t>in</w:t>
        </w:r>
      </w:ins>
      <w:ins w:id="89" w:author="Camila Donatti" w:date="2022-02-17T13:43:00Z">
        <w:r w:rsidR="00F23ECA">
          <w:t xml:space="preserve"> the area surveyed</w:t>
        </w:r>
      </w:ins>
      <w:ins w:id="90" w:author="Camila Donatti" w:date="2022-02-17T13:44:00Z">
        <w:r w:rsidR="00F23ECA">
          <w:t xml:space="preserve">. </w:t>
        </w:r>
      </w:ins>
      <w:ins w:id="91" w:author="Camila Donatti" w:date="2022-02-17T15:43:00Z">
        <w:r w:rsidR="00C12679">
          <w:t xml:space="preserve">For each animal species, </w:t>
        </w:r>
      </w:ins>
      <w:ins w:id="92" w:author="Camila Donatti" w:date="2022-02-17T15:44:00Z">
        <w:r w:rsidR="00C12679">
          <w:t xml:space="preserve">the total </w:t>
        </w:r>
      </w:ins>
      <w:ins w:id="93" w:author="Camila Donatti" w:date="2022-02-17T15:43:00Z">
        <w:r w:rsidR="00C12679">
          <w:t>a</w:t>
        </w:r>
      </w:ins>
      <w:ins w:id="94" w:author="Camila Donatti" w:date="2022-02-17T13:44:00Z">
        <w:r w:rsidR="00F23ECA">
          <w:t>rea surve</w:t>
        </w:r>
      </w:ins>
      <w:ins w:id="95" w:author="Camila Donatti" w:date="2022-02-17T13:45:00Z">
        <w:r w:rsidR="00F23ECA">
          <w:t>yed w</w:t>
        </w:r>
      </w:ins>
      <w:ins w:id="96" w:author="Camila Donatti" w:date="2022-02-17T15:43:00Z">
        <w:r w:rsidR="00C12679">
          <w:t>as</w:t>
        </w:r>
      </w:ins>
      <w:ins w:id="97" w:author="Camila Donatti" w:date="2022-02-17T13:45:00Z">
        <w:r w:rsidR="00F23ECA">
          <w:t xml:space="preserve"> computed by multiplying the </w:t>
        </w:r>
      </w:ins>
      <w:ins w:id="98" w:author="Camila Donatti" w:date="2022-02-17T13:50:00Z">
        <w:r w:rsidR="00986B2C">
          <w:t>distance</w:t>
        </w:r>
      </w:ins>
      <w:ins w:id="99" w:author="Camila Donatti" w:date="2022-02-17T13:45:00Z">
        <w:r w:rsidR="00F23ECA">
          <w:t xml:space="preserve"> surveyed by the average</w:t>
        </w:r>
      </w:ins>
      <w:ins w:id="100" w:author="Camila Donatti" w:date="2022-02-17T13:46:00Z">
        <w:r w:rsidR="00F23ECA">
          <w:t xml:space="preserve"> distance of animals</w:t>
        </w:r>
      </w:ins>
      <w:ins w:id="101" w:author="Camila Donatti" w:date="2022-02-17T15:38:00Z">
        <w:r w:rsidR="00911EE7">
          <w:t xml:space="preserve"> of </w:t>
        </w:r>
      </w:ins>
      <w:ins w:id="102" w:author="Camila Donatti" w:date="2022-02-17T15:44:00Z">
        <w:r w:rsidR="00C12679">
          <w:t>that</w:t>
        </w:r>
      </w:ins>
      <w:ins w:id="103" w:author="Camila Donatti" w:date="2022-02-17T15:38:00Z">
        <w:r w:rsidR="00911EE7">
          <w:t xml:space="preserve"> particular species</w:t>
        </w:r>
      </w:ins>
      <w:ins w:id="104" w:author="Camila Donatti" w:date="2022-02-17T13:46:00Z">
        <w:r w:rsidR="00F23ECA">
          <w:t xml:space="preserve"> from the transect</w:t>
        </w:r>
      </w:ins>
      <w:ins w:id="105" w:author="Camila Donatti" w:date="2022-02-17T15:34:00Z">
        <w:r w:rsidR="00911EE7">
          <w:t xml:space="preserve"> </w:t>
        </w:r>
      </w:ins>
      <w:ins w:id="106" w:author="Luísa Genes" w:date="2022-02-22T13:20:00Z">
        <w:r w:rsidR="00BF4B5F">
          <w:fldChar w:fldCharType="begin" w:fldLock="1"/>
        </w:r>
      </w:ins>
      <w:r w:rsidR="00AF16CE">
        <w:instrText>ADDIN CSL_CITATION {"citationItems":[{"id":"ITEM-1","itemData":{"ISBN":"9780521844628","author":[{"dropping-particle":"","family":"Sutherland","given":"William J.","non-dropping-particle":"","parse-names":false,"suffix":""}],"id":"ITEM-1","issued":{"date-parts":[["1996"]]},"number-of-pages":"352","publisher":"Cambridge University Press","publisher-place":"Cambridge","title":"Ecological Census Techniques: a Handbook","type":"book"},"uris":["http://www.mendeley.com/documents/?uuid=9aa47030-ebe5-49d5-995d-521196dff934"]}],"mendeley":{"formattedCitation":"(Sutherland, 1996)","plainTextFormattedCitation":"(Sutherland, 1996)","previouslyFormattedCitation":"(Sutherland, 1996)"},"properties":{"noteIndex":0},"schema":"https://github.com/citation-style-language/schema/raw/master/csl-citation.json"}</w:instrText>
      </w:r>
      <w:r w:rsidR="00BF4B5F">
        <w:fldChar w:fldCharType="separate"/>
      </w:r>
      <w:r w:rsidR="00BF4B5F" w:rsidRPr="00BF4B5F">
        <w:rPr>
          <w:noProof/>
        </w:rPr>
        <w:t>(Sutherland, 1996)</w:t>
      </w:r>
      <w:ins w:id="107" w:author="Luísa Genes" w:date="2022-02-22T13:20:00Z">
        <w:r w:rsidR="00BF4B5F">
          <w:fldChar w:fldCharType="end"/>
        </w:r>
        <w:r w:rsidR="00BF4B5F">
          <w:t xml:space="preserve">. </w:t>
        </w:r>
      </w:ins>
      <w:r w:rsidR="00D328E0">
        <w:t>A</w:t>
      </w:r>
      <w:r w:rsidR="00330A10">
        <w:t>nimal species b</w:t>
      </w:r>
      <w:r w:rsidR="00745763">
        <w:t xml:space="preserve">ody size was obtained </w:t>
      </w:r>
      <w:ins w:id="108" w:author="Camila Donatti" w:date="2022-02-17T15:34:00Z">
        <w:r w:rsidR="00911EE7">
          <w:t>from</w:t>
        </w:r>
      </w:ins>
      <w:ins w:id="109" w:author="Camila Donatti" w:date="2022-02-17T13:57:00Z">
        <w:r w:rsidR="000F5808">
          <w:t xml:space="preserve"> Fonseca et al. </w:t>
        </w:r>
      </w:ins>
      <w:ins w:id="110" w:author="Luísa Genes" w:date="2022-02-22T12:51:00Z">
        <w:r w:rsidR="00CD0E4F">
          <w:t>(</w:t>
        </w:r>
      </w:ins>
      <w:ins w:id="111" w:author="Camila Donatti" w:date="2022-02-17T13:57:00Z">
        <w:r w:rsidR="000F5808">
          <w:t>1996)</w:t>
        </w:r>
      </w:ins>
      <w:ins w:id="112" w:author="Luísa Genes" w:date="2022-02-22T13:02:00Z">
        <w:r w:rsidR="00285961">
          <w:t xml:space="preserve">, Mata et al. (2006) and </w:t>
        </w:r>
      </w:ins>
      <w:ins w:id="113" w:author="Luísa Genes" w:date="2022-02-22T13:20:00Z">
        <w:r w:rsidR="006E0E8B">
          <w:t>V</w:t>
        </w:r>
      </w:ins>
      <w:ins w:id="114" w:author="Luísa Genes" w:date="2022-02-22T13:02:00Z">
        <w:r w:rsidR="00285961">
          <w:t xml:space="preserve">an </w:t>
        </w:r>
        <w:proofErr w:type="spellStart"/>
        <w:r w:rsidR="00285961">
          <w:t>Perlo</w:t>
        </w:r>
        <w:proofErr w:type="spellEnd"/>
        <w:r w:rsidR="00285961">
          <w:t xml:space="preserve"> et al. (</w:t>
        </w:r>
      </w:ins>
      <w:ins w:id="115" w:author="Luísa Genes" w:date="2022-02-22T13:06:00Z">
        <w:r w:rsidR="00285961">
          <w:t>2015)</w:t>
        </w:r>
      </w:ins>
      <w:ins w:id="116" w:author="other version" w:date="2022-02-21T12:02:00Z">
        <w:r w:rsidR="00745763">
          <w:t xml:space="preserve">, </w:t>
        </w:r>
      </w:ins>
      <w:r w:rsidR="00745763">
        <w:t>and</w:t>
      </w:r>
      <w:r w:rsidR="00D328E0">
        <w:t xml:space="preserve"> species population</w:t>
      </w:r>
      <w:r w:rsidR="00745763">
        <w:t xml:space="preserve"> biomass was </w:t>
      </w:r>
      <w:r w:rsidR="00D328E0">
        <w:t>calculated as a product of each species body size and its local density</w:t>
      </w:r>
      <w:r w:rsidR="00745763">
        <w:t xml:space="preserve">. </w:t>
      </w:r>
      <w:r w:rsidR="00B97046">
        <w:t>As we only had density estimates for 16 animal species, we used a subset of the original network presented in Donatti et al. (2011)</w:t>
      </w:r>
      <w:ins w:id="117" w:author="Luísa Genes" w:date="2022-01-18T09:06:00Z">
        <w:r w:rsidR="00A355CC">
          <w:t xml:space="preserve"> when </w:t>
        </w:r>
      </w:ins>
      <w:ins w:id="118" w:author="Luísa Genes" w:date="2022-01-18T09:07:00Z">
        <w:r w:rsidR="00A355CC">
          <w:t>analyzing</w:t>
        </w:r>
      </w:ins>
      <w:ins w:id="119" w:author="Luísa Genes" w:date="2022-01-18T09:06:00Z">
        <w:r w:rsidR="00A355CC">
          <w:t xml:space="preserve"> the relationship between animal traits and netw</w:t>
        </w:r>
      </w:ins>
      <w:ins w:id="120" w:author="Luísa Genes" w:date="2022-01-18T09:07:00Z">
        <w:r w:rsidR="00A355CC">
          <w:t>ork metrics</w:t>
        </w:r>
      </w:ins>
      <w:r w:rsidR="00B97046">
        <w:t>.</w:t>
      </w:r>
    </w:p>
    <w:p w14:paraId="73031FCE" w14:textId="37A355B2" w:rsidR="002817D2" w:rsidRPr="00225243" w:rsidRDefault="002817D2" w:rsidP="002817D2">
      <w:pPr>
        <w:spacing w:line="360" w:lineRule="auto"/>
        <w:jc w:val="both"/>
        <w:rPr>
          <w:b/>
          <w:bCs/>
        </w:rPr>
      </w:pPr>
      <w:r w:rsidRPr="00225243">
        <w:rPr>
          <w:b/>
          <w:bCs/>
        </w:rPr>
        <w:t>2.2. Data analysis</w:t>
      </w:r>
    </w:p>
    <w:p w14:paraId="6C8391C1" w14:textId="7A62FFE1" w:rsidR="00013600" w:rsidRDefault="002817D2" w:rsidP="007C2451">
      <w:pPr>
        <w:spacing w:before="240" w:line="360" w:lineRule="auto"/>
        <w:jc w:val="both"/>
      </w:pPr>
      <w:r w:rsidRPr="00225243">
        <w:t xml:space="preserve">To assess the relative importance of </w:t>
      </w:r>
      <w:r w:rsidR="003956AC">
        <w:t xml:space="preserve">animal </w:t>
      </w:r>
      <w:r w:rsidRPr="00225243">
        <w:t>population density, body size and biomass in structuring seed dispersal networks, we</w:t>
      </w:r>
      <w:ins w:id="121" w:author="Luísa Genes" w:date="2022-01-18T08:46:00Z">
        <w:r w:rsidR="00A410D0">
          <w:t xml:space="preserve"> </w:t>
        </w:r>
      </w:ins>
      <w:ins w:id="122" w:author="Luísa Genes" w:date="2022-01-18T08:48:00Z">
        <w:r w:rsidR="00A410D0">
          <w:t xml:space="preserve">first </w:t>
        </w:r>
      </w:ins>
      <w:ins w:id="123" w:author="Luísa Genes" w:date="2022-01-18T08:46:00Z">
        <w:r w:rsidR="00A410D0">
          <w:t>calculated species-level metrics based on the full</w:t>
        </w:r>
      </w:ins>
      <w:ins w:id="124" w:author="Luísa Genes" w:date="2022-01-18T08:47:00Z">
        <w:r w:rsidR="00A410D0">
          <w:t xml:space="preserve"> Donatti et al. (2011)</w:t>
        </w:r>
      </w:ins>
      <w:ins w:id="125" w:author="Luísa Genes" w:date="2022-01-18T08:46:00Z">
        <w:r w:rsidR="00A410D0">
          <w:t xml:space="preserve"> network </w:t>
        </w:r>
      </w:ins>
      <w:ins w:id="126" w:author="Luísa Genes" w:date="2022-01-18T08:47:00Z">
        <w:r w:rsidR="00A410D0">
          <w:t>comprising</w:t>
        </w:r>
      </w:ins>
      <w:ins w:id="127" w:author="Luísa Genes" w:date="2022-01-18T08:46:00Z">
        <w:r w:rsidR="00A410D0">
          <w:t xml:space="preserve"> 46</w:t>
        </w:r>
      </w:ins>
      <w:ins w:id="128" w:author="Luísa Genes" w:date="2022-01-18T08:47:00Z">
        <w:r w:rsidR="00A410D0">
          <w:t xml:space="preserve"> animal species of birds, mammals, </w:t>
        </w:r>
        <w:proofErr w:type="gramStart"/>
        <w:r w:rsidR="00A410D0">
          <w:t>reptile</w:t>
        </w:r>
        <w:proofErr w:type="gramEnd"/>
        <w:r w:rsidR="00A410D0">
          <w:t xml:space="preserve"> and fish</w:t>
        </w:r>
      </w:ins>
      <w:ins w:id="129" w:author="Rodolfo Dirzo" w:date="2022-02-19T18:19:00Z">
        <w:r w:rsidR="00376BB7" w:rsidRPr="00376BB7">
          <w:t xml:space="preserve"> </w:t>
        </w:r>
      </w:ins>
      <w:r w:rsidR="00376BB7">
        <w:t xml:space="preserve">(excluding only the exotic feral pig </w:t>
      </w:r>
      <w:r w:rsidR="00376BB7" w:rsidRPr="008306CF">
        <w:rPr>
          <w:i/>
          <w:iCs/>
        </w:rPr>
        <w:t>Sus scrofa</w:t>
      </w:r>
      <w:r w:rsidR="00376BB7">
        <w:rPr>
          <w:iCs/>
        </w:rPr>
        <w:t>)</w:t>
      </w:r>
      <w:ins w:id="130" w:author="Luísa Genes" w:date="2022-01-18T08:49:00Z">
        <w:r w:rsidR="00A410D0">
          <w:t>, and 46 plant species</w:t>
        </w:r>
      </w:ins>
      <w:ins w:id="131" w:author="Luísa Genes" w:date="2022-01-18T08:47:00Z">
        <w:r w:rsidR="00A410D0">
          <w:t>.</w:t>
        </w:r>
      </w:ins>
      <w:ins w:id="132" w:author="Luísa Genes" w:date="2022-02-22T14:39:00Z">
        <w:r w:rsidR="007C2451">
          <w:t xml:space="preserve"> </w:t>
        </w:r>
      </w:ins>
      <w:r w:rsidR="00B26052">
        <w:t xml:space="preserve">We </w:t>
      </w:r>
      <w:ins w:id="133" w:author="Luísa Genes" w:date="2022-02-22T14:39:00Z">
        <w:r w:rsidR="007C2451">
          <w:t xml:space="preserve">then </w:t>
        </w:r>
      </w:ins>
      <w:r w:rsidRPr="00225243">
        <w:t xml:space="preserve">computed </w:t>
      </w:r>
      <w:r w:rsidR="008475EB">
        <w:t xml:space="preserve">the following </w:t>
      </w:r>
      <w:r w:rsidRPr="00225243">
        <w:t>species-level interaction metrics</w:t>
      </w:r>
      <w:r w:rsidR="008475EB">
        <w:t>:</w:t>
      </w:r>
      <w:r w:rsidRPr="00225243">
        <w:t xml:space="preserve"> interaction richness</w:t>
      </w:r>
      <w:r w:rsidR="003956AC">
        <w:t xml:space="preserve"> (i.e.</w:t>
      </w:r>
      <w:r w:rsidR="007066A1">
        <w:t>,</w:t>
      </w:r>
      <w:r w:rsidR="00D328E0">
        <w:t xml:space="preserve"> the number of plant species each frugivore consumed</w:t>
      </w:r>
      <w:r w:rsidR="003956AC">
        <w:t>)</w:t>
      </w:r>
      <w:r w:rsidRPr="00225243">
        <w:t>, interaction records</w:t>
      </w:r>
      <w:r w:rsidR="003956AC">
        <w:t xml:space="preserve"> (</w:t>
      </w:r>
      <w:commentRangeStart w:id="134"/>
      <w:r w:rsidR="003956AC">
        <w:t>i.e.</w:t>
      </w:r>
      <w:r w:rsidR="007066A1">
        <w:t>,</w:t>
      </w:r>
      <w:r w:rsidR="00D328E0">
        <w:t xml:space="preserve"> the total number of feeding records for each animal species</w:t>
      </w:r>
      <w:commentRangeEnd w:id="134"/>
      <w:r w:rsidR="0090289E">
        <w:rPr>
          <w:rStyle w:val="CommentReference"/>
          <w:rFonts w:eastAsiaTheme="minorHAnsi" w:cstheme="minorBidi"/>
        </w:rPr>
        <w:commentReference w:id="134"/>
      </w:r>
      <w:r w:rsidR="003956AC">
        <w:t>)</w:t>
      </w:r>
      <w:r w:rsidRPr="00225243">
        <w:t>, interaction diversity</w:t>
      </w:r>
      <w:r w:rsidR="003956AC">
        <w:t xml:space="preserve"> (i.e.</w:t>
      </w:r>
      <w:r w:rsidR="007066A1">
        <w:t>,</w:t>
      </w:r>
      <w:r w:rsidR="00D328E0">
        <w:t xml:space="preserve"> the diversity of plant species consumed by each animal species</w:t>
      </w:r>
      <w:r w:rsidR="003956AC">
        <w:t>)</w:t>
      </w:r>
      <w:r w:rsidRPr="00225243">
        <w:t>, closeness centrality</w:t>
      </w:r>
      <w:r w:rsidR="003956AC">
        <w:t xml:space="preserve"> (i.e.</w:t>
      </w:r>
      <w:r w:rsidR="007066A1">
        <w:t>,</w:t>
      </w:r>
      <w:r w:rsidR="00D328E0">
        <w:t xml:space="preserve"> how much connected </w:t>
      </w:r>
      <w:ins w:id="135" w:author="User15551" w:date="2022-02-24T21:28:00Z">
        <w:r w:rsidR="00974379">
          <w:t xml:space="preserve"> - through direct or indirect pathways - </w:t>
        </w:r>
      </w:ins>
      <w:r w:rsidR="00D328E0">
        <w:t>each animal species is to other species in the network</w:t>
      </w:r>
      <w:r w:rsidR="003956AC">
        <w:t>)</w:t>
      </w:r>
      <w:r w:rsidRPr="00225243">
        <w:t>, c-score</w:t>
      </w:r>
      <w:r w:rsidR="003956AC">
        <w:t xml:space="preserve"> (i.e.</w:t>
      </w:r>
      <w:r w:rsidR="00CC7B42">
        <w:t xml:space="preserve"> </w:t>
      </w:r>
      <w:del w:id="136" w:author="User15551" w:date="2022-02-24T21:28:00Z">
        <w:r w:rsidR="00CC7B42" w:rsidDel="00974379">
          <w:delText>the participation of each species in the network</w:delText>
        </w:r>
        <w:r w:rsidR="003956AC" w:rsidDel="00974379">
          <w:delText>)</w:delText>
        </w:r>
      </w:del>
      <w:ins w:id="137" w:author="User15551" w:date="2022-02-24T21:28:00Z">
        <w:r w:rsidR="00974379">
          <w:t>how even distributed is the interactions of a given species acros</w:t>
        </w:r>
      </w:ins>
      <w:ins w:id="138" w:author="User15551" w:date="2022-02-24T21:29:00Z">
        <w:r w:rsidR="00974379">
          <w:t xml:space="preserve">s all modules in the network, in which a module is a semi-independent cohesive group of interacting species) </w:t>
        </w:r>
      </w:ins>
      <w:r w:rsidRPr="00225243">
        <w:t xml:space="preserve"> and </w:t>
      </w:r>
      <w:commentRangeStart w:id="139"/>
      <w:r w:rsidRPr="00225243">
        <w:t>z-score</w:t>
      </w:r>
      <w:commentRangeEnd w:id="139"/>
      <w:r w:rsidR="00974379">
        <w:rPr>
          <w:rStyle w:val="CommentReference"/>
          <w:rFonts w:eastAsiaTheme="minorHAnsi" w:cstheme="minorBidi"/>
        </w:rPr>
        <w:commentReference w:id="139"/>
      </w:r>
      <w:r w:rsidR="003956AC">
        <w:t xml:space="preserve"> (i.e.</w:t>
      </w:r>
      <w:r w:rsidR="007066A1">
        <w:t>,</w:t>
      </w:r>
      <w:r w:rsidR="00CC7B42">
        <w:t xml:space="preserve"> </w:t>
      </w:r>
      <w:del w:id="140" w:author="User15551" w:date="2022-02-24T21:29:00Z">
        <w:r w:rsidR="00CC7B42" w:rsidDel="00974379">
          <w:delText xml:space="preserve">the </w:delText>
        </w:r>
      </w:del>
      <w:ins w:id="141" w:author="User15551" w:date="2022-02-24T21:29:00Z">
        <w:r w:rsidR="00974379">
          <w:t xml:space="preserve">a </w:t>
        </w:r>
      </w:ins>
      <w:ins w:id="142" w:author="User15551" w:date="2022-02-24T21:31:00Z">
        <w:r w:rsidR="00974379">
          <w:t xml:space="preserve">standardized </w:t>
        </w:r>
      </w:ins>
      <w:ins w:id="143" w:author="User15551" w:date="2022-02-24T21:29:00Z">
        <w:r w:rsidR="00974379">
          <w:t>measure of the</w:t>
        </w:r>
        <w:r w:rsidR="00974379">
          <w:t xml:space="preserve"> </w:t>
        </w:r>
      </w:ins>
      <w:r w:rsidR="00CC7B42">
        <w:t xml:space="preserve">number of interactions each species has within its own </w:t>
      </w:r>
      <w:r w:rsidR="00CC7B42">
        <w:lastRenderedPageBreak/>
        <w:t>module</w:t>
      </w:r>
      <w:r w:rsidR="003956AC">
        <w:t>)</w:t>
      </w:r>
      <w:r w:rsidR="008475EB">
        <w:t xml:space="preserve">. </w:t>
      </w:r>
      <w:ins w:id="144" w:author="Rodolfo Dirzo" w:date="2022-02-19T18:24:00Z">
        <w:r w:rsidR="007066A1">
          <w:t>For these computations w</w:t>
        </w:r>
      </w:ins>
      <w:del w:id="145" w:author="Rodolfo Dirzo" w:date="2022-02-19T18:24:00Z">
        <w:r w:rsidR="008475EB">
          <w:delText>W</w:delText>
        </w:r>
      </w:del>
      <w:r w:rsidR="008475EB">
        <w:t>e</w:t>
      </w:r>
      <w:r w:rsidRPr="00225243">
        <w:t xml:space="preserve"> us</w:t>
      </w:r>
      <w:r w:rsidR="008475EB">
        <w:t>ed</w:t>
      </w:r>
      <w:r w:rsidRPr="00225243">
        <w:t xml:space="preserve"> the</w:t>
      </w:r>
      <w:r w:rsidRPr="00225243">
        <w:rPr>
          <w:i/>
          <w:iCs/>
        </w:rPr>
        <w:t xml:space="preserve"> bipartite </w:t>
      </w:r>
      <w:r w:rsidRPr="00225243">
        <w:t>package</w:t>
      </w:r>
      <w:r w:rsidR="00BF7888">
        <w:t xml:space="preserve"> </w:t>
      </w:r>
      <w:r w:rsidR="00BF7888">
        <w:fldChar w:fldCharType="begin" w:fldLock="1"/>
      </w:r>
      <w:r w:rsidR="00BF7888">
        <w:instrText>ADDIN CSL_CITATION {"citationItems":[{"id":"ITEM-1","itemData":{"author":[{"dropping-particle":"","family":"Dormann","given":"Carsten F","non-dropping-particle":"","parse-names":false,"suffix":""}],"id":"ITEM-1","issue":"1","issued":{"date-parts":[["2011"]]},"page":"1-20","title":"How to be a specialist ? Quantifying specialisation in pollination networks","type":"article-journal","volume":"1"},"uris":["http://www.mendeley.com/documents/?uuid=6df438cd-1a20-4e5c-babf-bbfc2248c552"]}],"mendeley":{"formattedCitation":"(Dormann, 2011)","plainTextFormattedCitation":"(Dormann, 2011)","previouslyFormattedCitation":"(Dormann, 2011)"},"properties":{"noteIndex":0},"schema":"https://github.com/citation-style-language/schema/raw/master/csl-citation.json"}</w:instrText>
      </w:r>
      <w:r w:rsidR="00BF7888">
        <w:fldChar w:fldCharType="separate"/>
      </w:r>
      <w:r w:rsidR="00BF7888" w:rsidRPr="00BF7888">
        <w:rPr>
          <w:noProof/>
        </w:rPr>
        <w:t>(Dormann, 2011)</w:t>
      </w:r>
      <w:r w:rsidR="00BF7888">
        <w:fldChar w:fldCharType="end"/>
      </w:r>
      <w:r w:rsidR="00BF7888">
        <w:t xml:space="preserve"> </w:t>
      </w:r>
      <w:r w:rsidRPr="00225243">
        <w:t>in R</w:t>
      </w:r>
      <w:r w:rsidR="008475EB">
        <w:t xml:space="preserve"> version 4.</w:t>
      </w:r>
      <w:r w:rsidR="00BF7888">
        <w:t>1</w:t>
      </w:r>
      <w:r w:rsidR="008475EB">
        <w:t>.</w:t>
      </w:r>
      <w:r w:rsidR="00BF7888">
        <w:t>1</w:t>
      </w:r>
      <w:r w:rsidR="008475EB">
        <w:t xml:space="preserve"> </w:t>
      </w:r>
      <w:r w:rsidR="00BF7888">
        <w:fldChar w:fldCharType="begin" w:fldLock="1"/>
      </w:r>
      <w:r w:rsidR="00BF7888">
        <w:instrText>ADDIN CSL_CITATION {"citationItems":[{"id":"ITEM-1","itemData":{"author":[{"dropping-particle":"","family":"R Core Team","given":"","non-dropping-particle":"","parse-names":false,"suffix":""}],"id":"ITEM-1","issued":{"date-parts":[["2021"]]},"note":"ISBN 3-900051-07-0","publisher":"R Foundation for Statistical Computing. Vienna, Austria. http://www.R-project.org","title":"R: A language and environment for statistical computing","type":"book"},"uris":["http://www.mendeley.com/documents/?uuid=9f345f6c-fec6-45b7-a502-cf62281c6bc6"]}],"mendeley":{"formattedCitation":"(R Core Team, 2021)","plainTextFormattedCitation":"(R Core Team, 2021)","previouslyFormattedCitation":"(R Core Team, 2021)"},"properties":{"noteIndex":0},"schema":"https://github.com/citation-style-language/schema/raw/master/csl-citation.json"}</w:instrText>
      </w:r>
      <w:r w:rsidR="00BF7888">
        <w:fldChar w:fldCharType="separate"/>
      </w:r>
      <w:r w:rsidR="00BF7888" w:rsidRPr="00BF7888">
        <w:rPr>
          <w:noProof/>
        </w:rPr>
        <w:t>(R Core Team, 2021)</w:t>
      </w:r>
      <w:r w:rsidR="00BF7888">
        <w:fldChar w:fldCharType="end"/>
      </w:r>
      <w:r w:rsidRPr="00225243">
        <w:t>.</w:t>
      </w:r>
    </w:p>
    <w:p w14:paraId="4F911920" w14:textId="3F427B83" w:rsidR="00F0703B" w:rsidRDefault="002817D2" w:rsidP="00013600">
      <w:pPr>
        <w:spacing w:line="360" w:lineRule="auto"/>
        <w:ind w:firstLine="567"/>
        <w:jc w:val="both"/>
        <w:rPr>
          <w:ins w:id="146" w:author="Gianalberto Losapio" w:date="2022-02-14T17:40:00Z"/>
        </w:rPr>
      </w:pPr>
      <w:r w:rsidRPr="00225243">
        <w:t xml:space="preserve">We then used such metrics as dependent variables in </w:t>
      </w:r>
      <w:r w:rsidR="008475EB">
        <w:t>response to</w:t>
      </w:r>
      <w:ins w:id="147" w:author="Luísa Genes" w:date="2022-01-18T09:36:00Z">
        <w:r w:rsidR="00B26052">
          <w:t xml:space="preserve"> log-trans</w:t>
        </w:r>
      </w:ins>
      <w:ins w:id="148" w:author="Luísa Genes" w:date="2022-01-18T09:37:00Z">
        <w:r w:rsidR="00B26052">
          <w:t>formed</w:t>
        </w:r>
      </w:ins>
      <w:r w:rsidR="008475EB">
        <w:t xml:space="preserve"> </w:t>
      </w:r>
      <w:r w:rsidR="008475EB" w:rsidRPr="00225243">
        <w:t xml:space="preserve">population density, body size and biomass </w:t>
      </w:r>
      <w:r w:rsidR="008475EB">
        <w:t>as predictor variables</w:t>
      </w:r>
      <w:ins w:id="149" w:author="Luísa Genes" w:date="2022-02-22T16:44:00Z">
        <w:r w:rsidR="00E37586">
          <w:t xml:space="preserve"> for a subset of 16 frugivore species for which population density had been estimated</w:t>
        </w:r>
      </w:ins>
      <w:r w:rsidR="008475EB">
        <w:t>.</w:t>
      </w:r>
      <w:ins w:id="150" w:author="Luísa Genes" w:date="2022-01-18T09:38:00Z">
        <w:r w:rsidR="00B26052">
          <w:t xml:space="preserve"> We applied log-transformation to predictor variables due to data </w:t>
        </w:r>
      </w:ins>
      <w:ins w:id="151" w:author="Luísa Genes" w:date="2022-01-18T09:39:00Z">
        <w:r w:rsidR="00B26052">
          <w:t>skewness</w:t>
        </w:r>
      </w:ins>
      <w:ins w:id="152" w:author="Luísa Genes" w:date="2022-01-18T10:57:00Z">
        <w:r w:rsidR="006A7437">
          <w:t xml:space="preserve"> and ecologically meaningful outliers</w:t>
        </w:r>
      </w:ins>
      <w:ins w:id="153" w:author="Luísa Genes" w:date="2022-01-18T09:39:00Z">
        <w:r w:rsidR="00B26052">
          <w:t>.</w:t>
        </w:r>
      </w:ins>
      <w:ins w:id="154" w:author="Luísa Genes" w:date="2022-01-18T09:40:00Z">
        <w:r w:rsidR="00C225A6">
          <w:t xml:space="preserve"> </w:t>
        </w:r>
      </w:ins>
      <w:ins w:id="155" w:author="Luísa Genes" w:date="2022-01-18T09:41:00Z">
        <w:r w:rsidR="00C225A6" w:rsidRPr="00937242">
          <w:t>First, we assessed correlation between predictor variables</w:t>
        </w:r>
      </w:ins>
      <w:ins w:id="156" w:author="Luísa Genes" w:date="2022-02-03T08:25:00Z">
        <w:r w:rsidR="0085772E">
          <w:t xml:space="preserve"> using Pe</w:t>
        </w:r>
      </w:ins>
      <w:ins w:id="157" w:author="Luisa Genes" w:date="2022-02-07T15:12:00Z">
        <w:r w:rsidR="00301E4D">
          <w:t>a</w:t>
        </w:r>
      </w:ins>
      <w:ins w:id="158" w:author="Luísa Genes" w:date="2022-02-03T08:25:00Z">
        <w:r w:rsidR="0085772E">
          <w:t>rson’s correlation coefficient</w:t>
        </w:r>
      </w:ins>
      <w:ins w:id="159" w:author="Luisa Genes" w:date="2022-02-01T15:25:00Z">
        <w:r w:rsidR="00CA2EB6" w:rsidRPr="0063453A">
          <w:t>.</w:t>
        </w:r>
      </w:ins>
      <w:ins w:id="160" w:author="Luisa Genes" w:date="2022-02-01T15:30:00Z">
        <w:r w:rsidR="00CA2EB6" w:rsidRPr="0063453A">
          <w:t xml:space="preserve"> Population </w:t>
        </w:r>
        <w:r w:rsidR="00CA2EB6" w:rsidRPr="001F5DF3">
          <w:t xml:space="preserve">density and </w:t>
        </w:r>
      </w:ins>
      <w:ins w:id="161" w:author="Luisa Genes" w:date="2022-02-01T15:31:00Z">
        <w:r w:rsidR="00CA2EB6" w:rsidRPr="001F5DF3">
          <w:t xml:space="preserve">species body size </w:t>
        </w:r>
      </w:ins>
      <w:ins w:id="162" w:author="Luisa Genes" w:date="2022-02-01T15:37:00Z">
        <w:r w:rsidR="00AB2840" w:rsidRPr="001F5DF3">
          <w:t>(r=-0.32, df=14, p-value=0.2</w:t>
        </w:r>
      </w:ins>
      <w:ins w:id="163" w:author="Luisa Genes" w:date="2022-02-07T15:12:00Z">
        <w:r w:rsidR="00301E4D">
          <w:t>)</w:t>
        </w:r>
      </w:ins>
      <w:ins w:id="164" w:author="Luisa Genes" w:date="2022-02-01T15:36:00Z">
        <w:r w:rsidR="00CA2EB6" w:rsidRPr="001F5DF3">
          <w:t xml:space="preserve">, and </w:t>
        </w:r>
        <w:r w:rsidR="00AB2840" w:rsidRPr="001F5DF3">
          <w:t xml:space="preserve">population density </w:t>
        </w:r>
      </w:ins>
      <w:ins w:id="165" w:author="Luisa Genes" w:date="2022-02-01T15:37:00Z">
        <w:r w:rsidR="00AB2840" w:rsidRPr="001F5DF3">
          <w:t xml:space="preserve">and population biomass (r=0.35, df=14, p-value=0.1) </w:t>
        </w:r>
      </w:ins>
      <w:ins w:id="166" w:author="Luisa Genes" w:date="2022-02-01T15:31:00Z">
        <w:r w:rsidR="00CA2EB6" w:rsidRPr="001F5DF3">
          <w:t xml:space="preserve">were not </w:t>
        </w:r>
      </w:ins>
      <w:ins w:id="167" w:author="Luisa Genes" w:date="2022-02-01T15:36:00Z">
        <w:r w:rsidR="00CA2EB6" w:rsidRPr="001F5DF3">
          <w:t xml:space="preserve">significantly </w:t>
        </w:r>
      </w:ins>
      <w:ins w:id="168" w:author="Luisa Genes" w:date="2022-02-01T15:31:00Z">
        <w:r w:rsidR="00CA2EB6" w:rsidRPr="001F5DF3">
          <w:t>correlated</w:t>
        </w:r>
      </w:ins>
      <w:ins w:id="169" w:author="Luisa Genes" w:date="2022-02-01T15:38:00Z">
        <w:r w:rsidR="00AB2840" w:rsidRPr="001F5DF3">
          <w:t xml:space="preserve">. Population biomass and species body size are correlated </w:t>
        </w:r>
      </w:ins>
      <w:ins w:id="170" w:author="Luisa Genes" w:date="2022-02-01T15:39:00Z">
        <w:r w:rsidR="00AB2840" w:rsidRPr="001F5DF3">
          <w:t>(r</w:t>
        </w:r>
        <w:r w:rsidR="00AB2840" w:rsidRPr="00937242">
          <w:t>=0.74, df =14, p-value&lt;0.001)</w:t>
        </w:r>
        <w:r w:rsidR="00937242" w:rsidRPr="00937242">
          <w:t>, but the</w:t>
        </w:r>
      </w:ins>
      <w:ins w:id="171" w:author="Luisa Genes" w:date="2022-02-01T15:40:00Z">
        <w:r w:rsidR="00937242" w:rsidRPr="00937242">
          <w:t>se two predictor variables were not simultaneously included in any model</w:t>
        </w:r>
        <w:r w:rsidR="00937242">
          <w:t>.</w:t>
        </w:r>
      </w:ins>
      <w:ins w:id="172" w:author="Luísa Genes" w:date="2022-01-18T09:01:00Z">
        <w:r w:rsidR="00094D4C">
          <w:t xml:space="preserve"> </w:t>
        </w:r>
      </w:ins>
      <w:ins w:id="173" w:author="Luísa Genes" w:date="2022-01-18T09:02:00Z">
        <w:r w:rsidR="00094D4C">
          <w:t>Because metrics were calculated using the full network in Donatti et al (2011), s</w:t>
        </w:r>
      </w:ins>
      <w:ins w:id="174" w:author="Luísa Genes" w:date="2022-01-18T09:01:00Z">
        <w:r w:rsidR="00094D4C">
          <w:t xml:space="preserve">pecies roles were investigated in the context of </w:t>
        </w:r>
      </w:ins>
      <w:ins w:id="175" w:author="Luísa Genes" w:date="2022-01-18T09:02:00Z">
        <w:r w:rsidR="00094D4C">
          <w:t>the entire sampled seed dispersal interacting community</w:t>
        </w:r>
      </w:ins>
      <w:ins w:id="176" w:author="Luísa Genes" w:date="2022-01-18T09:05:00Z">
        <w:r w:rsidR="00A355CC">
          <w:t>.</w:t>
        </w:r>
      </w:ins>
    </w:p>
    <w:p w14:paraId="11C80EA6" w14:textId="77378B84" w:rsidR="002817D2" w:rsidRPr="00225243" w:rsidRDefault="008475EB" w:rsidP="009D703C">
      <w:pPr>
        <w:spacing w:line="360" w:lineRule="auto"/>
        <w:ind w:firstLine="720"/>
        <w:jc w:val="both"/>
      </w:pPr>
      <w:r>
        <w:t xml:space="preserve">We used </w:t>
      </w:r>
      <w:r w:rsidR="002817D2" w:rsidRPr="00225243">
        <w:t xml:space="preserve">generalized linear models (GLMs) with </w:t>
      </w:r>
      <w:ins w:id="177" w:author="Luísa Genes" w:date="2022-01-18T10:34:00Z">
        <w:r w:rsidR="00745588">
          <w:t>N</w:t>
        </w:r>
      </w:ins>
      <w:del w:id="178" w:author="Luísa Genes" w:date="2022-01-18T10:34:00Z">
        <w:r w:rsidR="002817D2" w:rsidRPr="00225243" w:rsidDel="00745588">
          <w:delText>n</w:delText>
        </w:r>
      </w:del>
      <w:r w:rsidR="002817D2" w:rsidRPr="00225243">
        <w:t xml:space="preserve">egative </w:t>
      </w:r>
      <w:ins w:id="179" w:author="Luísa Genes" w:date="2022-01-18T10:34:00Z">
        <w:r w:rsidR="00745588">
          <w:t>B</w:t>
        </w:r>
      </w:ins>
      <w:del w:id="180" w:author="Luísa Genes" w:date="2022-01-18T10:34:00Z">
        <w:r w:rsidR="002817D2" w:rsidRPr="00225243" w:rsidDel="00745588">
          <w:delText>b</w:delText>
        </w:r>
      </w:del>
      <w:r w:rsidR="002817D2" w:rsidRPr="00225243">
        <w:t xml:space="preserve">inomial </w:t>
      </w:r>
      <w:del w:id="181" w:author="Luísa Genes" w:date="2022-01-18T10:34:00Z">
        <w:r w:rsidR="002817D2" w:rsidRPr="00225243" w:rsidDel="00745588">
          <w:delText xml:space="preserve">Poisson </w:delText>
        </w:r>
      </w:del>
      <w:r w:rsidR="002817D2" w:rsidRPr="00225243">
        <w:t>error structures for interaction richness and interaction records</w:t>
      </w:r>
      <w:ins w:id="182" w:author="Luísa Genes" w:date="2022-01-18T10:37:00Z">
        <w:r w:rsidR="00745588">
          <w:t xml:space="preserve"> due to overdispersion</w:t>
        </w:r>
      </w:ins>
      <w:ins w:id="183" w:author="Gianalberto Losapio" w:date="2022-02-14T17:38:00Z">
        <w:r w:rsidR="00CA7B49">
          <w:t xml:space="preserve">, </w:t>
        </w:r>
      </w:ins>
      <w:r w:rsidR="00CA7B49">
        <w:t>and</w:t>
      </w:r>
      <w:r w:rsidR="002817D2" w:rsidRPr="00225243">
        <w:t xml:space="preserve"> Gamma error structures</w:t>
      </w:r>
      <w:ins w:id="184" w:author="Luisa Genes" w:date="2022-02-01T16:14:00Z">
        <w:r w:rsidR="001F5DF3" w:rsidRPr="001F5DF3">
          <w:t xml:space="preserve"> </w:t>
        </w:r>
        <w:r w:rsidR="001F5DF3" w:rsidRPr="00225243">
          <w:t>for interaction diversity</w:t>
        </w:r>
        <w:r w:rsidR="001F5DF3">
          <w:t xml:space="preserve"> and z-</w:t>
        </w:r>
      </w:ins>
      <w:ins w:id="185" w:author="Luisa Genes" w:date="2022-02-01T16:15:00Z">
        <w:r w:rsidR="001F5DF3">
          <w:t>score</w:t>
        </w:r>
      </w:ins>
      <w:r w:rsidR="001F5DF3">
        <w:t xml:space="preserve"> </w:t>
      </w:r>
      <w:ins w:id="186" w:author="Gianalberto Losapio" w:date="2022-02-14T17:38:00Z">
        <w:r w:rsidR="00CA7B49">
          <w:t>(</w:t>
        </w:r>
      </w:ins>
      <w:r w:rsidR="001F5DF3">
        <w:t>continuous</w:t>
      </w:r>
      <w:ins w:id="187" w:author="Luisa Genes" w:date="2022-02-01T16:14:00Z">
        <w:r w:rsidR="001F5DF3">
          <w:t>,</w:t>
        </w:r>
      </w:ins>
      <w:del w:id="188" w:author="Luisa Genes" w:date="2022-02-01T16:14:00Z">
        <w:r w:rsidR="001F5DF3" w:rsidDel="001F5DF3">
          <w:delText>,</w:delText>
        </w:r>
      </w:del>
      <w:ins w:id="189" w:author="Luisa Genes" w:date="2022-02-01T16:14:00Z">
        <w:r w:rsidR="001F5DF3">
          <w:t xml:space="preserve"> non-negative, and </w:t>
        </w:r>
        <w:proofErr w:type="gramStart"/>
        <w:r w:rsidR="001F5DF3">
          <w:t>positively-</w:t>
        </w:r>
        <w:r w:rsidR="001F5DF3" w:rsidRPr="001F5DF3">
          <w:t>skewed</w:t>
        </w:r>
      </w:ins>
      <w:proofErr w:type="gramEnd"/>
      <w:ins w:id="190" w:author="Gianalberto Losapio" w:date="2022-02-14T17:39:00Z">
        <w:r w:rsidR="00CA7B49">
          <w:t xml:space="preserve"> </w:t>
        </w:r>
      </w:ins>
      <w:r w:rsidR="00CA7B49">
        <w:t>data)</w:t>
      </w:r>
      <w:r w:rsidRPr="001F5DF3">
        <w:t>, and</w:t>
      </w:r>
      <w:r w:rsidR="002817D2" w:rsidRPr="00225243">
        <w:t xml:space="preserve"> Gaussian error structures for closeness centrality and c-sco</w:t>
      </w:r>
      <w:r w:rsidR="002817D2" w:rsidRPr="00594573">
        <w:t>re.</w:t>
      </w:r>
      <w:r w:rsidR="00594573" w:rsidRPr="00594573">
        <w:t xml:space="preserve"> </w:t>
      </w:r>
      <w:ins w:id="191" w:author="Luisa Genes" w:date="2022-02-04T15:59:00Z">
        <w:r w:rsidR="00594573" w:rsidRPr="009D703C">
          <w:rPr>
            <w:color w:val="4F81BD" w:themeColor="accent1"/>
          </w:rPr>
          <w:t xml:space="preserve">We built models with increasing complexity, from null models with only the intercept, to models testing the interaction between body size and density. </w:t>
        </w:r>
      </w:ins>
      <w:del w:id="192" w:author="Luisa Genes" w:date="2022-02-04T15:59:00Z">
        <w:r w:rsidR="002817D2" w:rsidRPr="00594573" w:rsidDel="00594573">
          <w:delText xml:space="preserve"> </w:delText>
        </w:r>
      </w:del>
      <w:r w:rsidR="002817D2" w:rsidRPr="00594573">
        <w:t xml:space="preserve">Models were fitted </w:t>
      </w:r>
      <w:r w:rsidR="002817D2" w:rsidRPr="00225243">
        <w:t>using R</w:t>
      </w:r>
      <w:r>
        <w:t xml:space="preserve"> version 4.</w:t>
      </w:r>
      <w:r w:rsidR="00EC7C9A">
        <w:t>1</w:t>
      </w:r>
      <w:r>
        <w:t>.</w:t>
      </w:r>
      <w:r w:rsidR="00EC7C9A">
        <w:t>1</w:t>
      </w:r>
      <w:r>
        <w:t xml:space="preserve"> </w:t>
      </w:r>
      <w:r w:rsidR="00BF7888">
        <w:fldChar w:fldCharType="begin" w:fldLock="1"/>
      </w:r>
      <w:r w:rsidR="00CD1FC0">
        <w:instrText>ADDIN CSL_CITATION {"citationItems":[{"id":"ITEM-1","itemData":{"author":[{"dropping-particle":"","family":"R Core Team","given":"","non-dropping-particle":"","parse-names":false,"suffix":""}],"id":"ITEM-1","issued":{"date-parts":[["2021"]]},"note":"ISBN 3-900051-07-0","publisher":"R Foundation for Statistical Computing. Vienna, Austria. http://www.R-project.org","title":"R: A language and environment for statistical computing","type":"book"},"uris":["http://www.mendeley.com/documents/?uuid=9f345f6c-fec6-45b7-a502-cf62281c6bc6"]}],"mendeley":{"formattedCitation":"(R Core Team, 2021)","plainTextFormattedCitation":"(R Core Team, 2021)","previouslyFormattedCitation":"(R Core Team, 2021)"},"properties":{"noteIndex":0},"schema":"https://github.com/citation-style-language/schema/raw/master/csl-citation.json"}</w:instrText>
      </w:r>
      <w:r w:rsidR="00BF7888">
        <w:fldChar w:fldCharType="separate"/>
      </w:r>
      <w:r w:rsidR="00BF7888" w:rsidRPr="00BF7888">
        <w:rPr>
          <w:noProof/>
        </w:rPr>
        <w:t>(R Core Team, 2021)</w:t>
      </w:r>
      <w:r w:rsidR="00BF7888">
        <w:fldChar w:fldCharType="end"/>
      </w:r>
      <w:r w:rsidR="002817D2" w:rsidRPr="00225243">
        <w:t xml:space="preserve">, and </w:t>
      </w:r>
      <w:del w:id="193" w:author="Luisa Genes" w:date="2022-02-07T15:13:00Z">
        <w:r w:rsidR="009D01A7" w:rsidDel="00301E4D">
          <w:delText>predictors</w:delText>
        </w:r>
        <w:r w:rsidR="000E4394" w:rsidDel="00301E4D">
          <w:delText xml:space="preserve"> </w:delText>
        </w:r>
      </w:del>
      <w:r w:rsidR="002817D2" w:rsidRPr="00225243">
        <w:t xml:space="preserve">selected based on the </w:t>
      </w:r>
      <w:proofErr w:type="spellStart"/>
      <w:r w:rsidR="002817D2" w:rsidRPr="00225243">
        <w:t>ΔAIC</w:t>
      </w:r>
      <w:ins w:id="194" w:author="Luísa Genes" w:date="2022-01-20T14:35:00Z">
        <w:r w:rsidR="00AD43F5">
          <w:t>c</w:t>
        </w:r>
      </w:ins>
      <w:proofErr w:type="spellEnd"/>
      <w:r w:rsidR="002817D2" w:rsidRPr="00225243">
        <w:t xml:space="preserve"> &lt; 2.0 threshold.</w:t>
      </w:r>
      <w:ins w:id="195" w:author="Luísa Genes" w:date="2022-01-19T15:01:00Z">
        <w:r w:rsidR="00422E7C">
          <w:t xml:space="preserve"> </w:t>
        </w:r>
      </w:ins>
    </w:p>
    <w:p w14:paraId="46E02CF1" w14:textId="495822B2" w:rsidR="001D5C23" w:rsidRPr="00225243" w:rsidRDefault="004F43C4" w:rsidP="001D5C23">
      <w:pPr>
        <w:pStyle w:val="Heading1"/>
      </w:pPr>
      <w:r w:rsidRPr="00225243">
        <w:t>Results</w:t>
      </w:r>
    </w:p>
    <w:p w14:paraId="6945E492" w14:textId="59C8C049" w:rsidR="009D01A7" w:rsidRDefault="00D13196" w:rsidP="00B632BF">
      <w:pPr>
        <w:spacing w:line="360" w:lineRule="auto"/>
        <w:jc w:val="both"/>
      </w:pPr>
      <w:r>
        <w:t>Within the studied seed dispersal network, frugivore</w:t>
      </w:r>
      <w:r w:rsidR="002F77CE">
        <w:t xml:space="preserve"> species showed a wide range of population density</w:t>
      </w:r>
      <w:r w:rsidR="008A78FE">
        <w:t xml:space="preserve"> (0.1</w:t>
      </w:r>
      <w:r w:rsidR="00FD27AC">
        <w:t>-</w:t>
      </w:r>
      <w:r w:rsidR="008A78FE">
        <w:t>36 individuals/km</w:t>
      </w:r>
      <w:r w:rsidR="008A78FE">
        <w:rPr>
          <w:vertAlign w:val="superscript"/>
        </w:rPr>
        <w:t>2</w:t>
      </w:r>
      <w:r w:rsidR="008A78FE">
        <w:t>)</w:t>
      </w:r>
      <w:r w:rsidR="002F77CE">
        <w:t>, body size</w:t>
      </w:r>
      <w:r w:rsidR="008A78FE">
        <w:t xml:space="preserve"> (0.07</w:t>
      </w:r>
      <w:r w:rsidR="00FD27AC">
        <w:t>-</w:t>
      </w:r>
      <w:r w:rsidR="008A78FE">
        <w:t>240 kg)</w:t>
      </w:r>
      <w:r w:rsidR="002F77CE">
        <w:t>, and population biomass</w:t>
      </w:r>
      <w:r w:rsidR="008A78FE">
        <w:t xml:space="preserve"> (0.1</w:t>
      </w:r>
      <w:r w:rsidR="00FD27AC">
        <w:t>-</w:t>
      </w:r>
      <w:r w:rsidR="008A78FE">
        <w:t>149 kg/km</w:t>
      </w:r>
      <w:r w:rsidR="008A78FE">
        <w:rPr>
          <w:vertAlign w:val="superscript"/>
        </w:rPr>
        <w:t>2</w:t>
      </w:r>
      <w:r w:rsidR="008A78FE">
        <w:t>)</w:t>
      </w:r>
      <w:r w:rsidR="002F77CE">
        <w:t xml:space="preserve"> </w:t>
      </w:r>
      <w:r w:rsidR="00FD27AC">
        <w:t xml:space="preserve">values </w:t>
      </w:r>
      <w:r w:rsidR="002F77CE">
        <w:t>(Fig. 1</w:t>
      </w:r>
      <w:r w:rsidR="009362BB">
        <w:t>)</w:t>
      </w:r>
      <w:r w:rsidR="002F77CE">
        <w:t xml:space="preserve">. </w:t>
      </w:r>
      <w:r w:rsidR="008A78FE">
        <w:t xml:space="preserve">The </w:t>
      </w:r>
      <w:r>
        <w:t xml:space="preserve">set </w:t>
      </w:r>
      <w:r w:rsidR="00005109">
        <w:t xml:space="preserve">of </w:t>
      </w:r>
      <w:r w:rsidR="008A78FE">
        <w:t>16</w:t>
      </w:r>
      <w:r w:rsidR="002F77CE">
        <w:t xml:space="preserve"> bird and mammal species </w:t>
      </w:r>
      <w:r w:rsidR="008A78FE">
        <w:t xml:space="preserve">included in this study </w:t>
      </w:r>
      <w:r w:rsidR="002F77CE">
        <w:t>dispersed 31 plant species (Fig. 2)</w:t>
      </w:r>
      <w:r w:rsidR="008A78FE">
        <w:t xml:space="preserve"> and</w:t>
      </w:r>
      <w:r w:rsidR="00FD27AC">
        <w:t>,</w:t>
      </w:r>
      <w:r w:rsidR="008A78FE">
        <w:t xml:space="preserve"> notably, large-bodied species such as the tapir</w:t>
      </w:r>
      <w:ins w:id="196" w:author="Luísa Genes" w:date="2022-01-20T14:57:00Z">
        <w:r w:rsidR="005E5C7E">
          <w:t xml:space="preserve"> (</w:t>
        </w:r>
        <w:proofErr w:type="spellStart"/>
        <w:r w:rsidR="005E5C7E" w:rsidRPr="000617A3">
          <w:rPr>
            <w:i/>
            <w:iCs/>
          </w:rPr>
          <w:t>Tapirus</w:t>
        </w:r>
        <w:proofErr w:type="spellEnd"/>
        <w:r w:rsidR="005E5C7E" w:rsidRPr="000617A3">
          <w:rPr>
            <w:i/>
            <w:iCs/>
          </w:rPr>
          <w:t xml:space="preserve"> </w:t>
        </w:r>
        <w:proofErr w:type="spellStart"/>
        <w:r w:rsidR="005E5C7E" w:rsidRPr="000617A3">
          <w:rPr>
            <w:i/>
            <w:iCs/>
          </w:rPr>
          <w:t>terrestris</w:t>
        </w:r>
        <w:proofErr w:type="spellEnd"/>
        <w:r w:rsidR="005E5C7E">
          <w:t>)</w:t>
        </w:r>
      </w:ins>
      <w:r w:rsidR="008A78FE">
        <w:t xml:space="preserve"> and white-lipped peccary </w:t>
      </w:r>
      <w:ins w:id="197" w:author="Luísa Genes" w:date="2022-01-20T14:57:00Z">
        <w:r w:rsidR="005E5C7E">
          <w:t>(</w:t>
        </w:r>
        <w:r w:rsidR="005E5C7E" w:rsidRPr="000617A3">
          <w:rPr>
            <w:i/>
            <w:iCs/>
          </w:rPr>
          <w:t>Taya</w:t>
        </w:r>
      </w:ins>
      <w:ins w:id="198" w:author="Luísa Genes" w:date="2022-01-20T14:58:00Z">
        <w:r w:rsidR="005E5C7E" w:rsidRPr="000617A3">
          <w:rPr>
            <w:i/>
            <w:iCs/>
          </w:rPr>
          <w:t xml:space="preserve">ssu </w:t>
        </w:r>
        <w:proofErr w:type="spellStart"/>
        <w:r w:rsidR="005E5C7E" w:rsidRPr="000617A3">
          <w:rPr>
            <w:i/>
            <w:iCs/>
          </w:rPr>
          <w:t>pecari</w:t>
        </w:r>
        <w:proofErr w:type="spellEnd"/>
        <w:r w:rsidR="005E5C7E">
          <w:t xml:space="preserve">) </w:t>
        </w:r>
      </w:ins>
      <w:r w:rsidR="008A78FE">
        <w:t>showed more frequent interactions</w:t>
      </w:r>
      <w:r w:rsidR="002F77CE">
        <w:t>.</w:t>
      </w:r>
      <w:r w:rsidR="004C1F1C">
        <w:t xml:space="preserve"> </w:t>
      </w:r>
      <w:ins w:id="199" w:author="Luísa Genes" w:date="2022-02-22T14:47:00Z">
        <w:r w:rsidR="000617A3">
          <w:t>Indeed, according to our models, body size and population biomass were better predictors of seed dispersal interaction patterns than population density (Fig. S1), in a non-</w:t>
        </w:r>
        <w:proofErr w:type="spellStart"/>
        <w:r w:rsidR="000617A3">
          <w:t>defaunated</w:t>
        </w:r>
        <w:proofErr w:type="spellEnd"/>
        <w:r w:rsidR="000617A3">
          <w:t xml:space="preserve"> frugivore community (Fig. 3).</w:t>
        </w:r>
      </w:ins>
      <w:ins w:id="200" w:author="Luísa Genes" w:date="2022-02-22T14:48:00Z">
        <w:r w:rsidR="000617A3">
          <w:t xml:space="preserve"> </w:t>
        </w:r>
      </w:ins>
      <w:r w:rsidR="004C1F1C">
        <w:t>However, relatively smaller-sized species, such as the toco toucan (</w:t>
      </w:r>
      <w:proofErr w:type="spellStart"/>
      <w:r w:rsidR="004C1F1C" w:rsidRPr="004C1F1C">
        <w:rPr>
          <w:i/>
          <w:iCs/>
        </w:rPr>
        <w:t>Ramphastos</w:t>
      </w:r>
      <w:proofErr w:type="spellEnd"/>
      <w:r w:rsidR="004C1F1C" w:rsidRPr="004C1F1C">
        <w:rPr>
          <w:i/>
          <w:iCs/>
        </w:rPr>
        <w:t xml:space="preserve"> toco</w:t>
      </w:r>
      <w:r w:rsidR="004C1F1C" w:rsidRPr="004C1F1C">
        <w:t>)</w:t>
      </w:r>
      <w:r w:rsidR="004C1F1C">
        <w:t xml:space="preserve"> also interacted with a high number of plant species</w:t>
      </w:r>
      <w:del w:id="201" w:author="Luísa Genes" w:date="2022-02-22T14:47:00Z">
        <w:r w:rsidR="004C1F1C" w:rsidDel="000617A3">
          <w:delText xml:space="preserve">, </w:delText>
        </w:r>
        <w:r w:rsidR="00041085" w:rsidDel="000617A3">
          <w:delText xml:space="preserve">indicating </w:delText>
        </w:r>
        <w:r w:rsidR="004C1F1C" w:rsidDel="000617A3">
          <w:delText>that dispersal</w:delText>
        </w:r>
      </w:del>
      <w:del w:id="202" w:author="Luísa Genes" w:date="2022-02-22T14:46:00Z">
        <w:r w:rsidR="004C1F1C" w:rsidDel="000617A3">
          <w:delText xml:space="preserve"> interactions may not be solely determined by body size</w:delText>
        </w:r>
      </w:del>
      <w:r w:rsidR="004C1F1C">
        <w:t>.</w:t>
      </w:r>
      <w:del w:id="203" w:author="Luísa Genes" w:date="2022-02-22T14:47:00Z">
        <w:r w:rsidR="002F77CE" w:rsidDel="000617A3">
          <w:delText xml:space="preserve"> </w:delText>
        </w:r>
        <w:r w:rsidR="004C1F1C" w:rsidDel="000617A3">
          <w:delText xml:space="preserve">Indeed, </w:delText>
        </w:r>
        <w:r w:rsidR="00CC447F" w:rsidDel="000617A3">
          <w:delText>according to our models, body size and population biomass were better predictors of seed dispersal interaction patterns than population density</w:delText>
        </w:r>
        <w:r w:rsidR="008413C4" w:rsidDel="000617A3">
          <w:delText xml:space="preserve"> (Fig. S1),</w:delText>
        </w:r>
        <w:r w:rsidR="00CC447F" w:rsidDel="000617A3">
          <w:delText xml:space="preserve"> in this </w:delText>
        </w:r>
      </w:del>
      <w:ins w:id="204" w:author="Rodolfo Dirzo" w:date="2022-02-20T09:25:00Z">
        <w:del w:id="205" w:author="Luísa Genes" w:date="2022-02-22T14:47:00Z">
          <w:r w:rsidR="00041085" w:rsidDel="000617A3">
            <w:delText xml:space="preserve">a </w:delText>
          </w:r>
        </w:del>
      </w:ins>
      <w:del w:id="206" w:author="Luísa Genes" w:date="2022-02-22T14:47:00Z">
        <w:r w:rsidR="00CC447F" w:rsidDel="000617A3">
          <w:delText xml:space="preserve">non-defaunated frugivore </w:delText>
        </w:r>
        <w:r w:rsidR="00C31F40" w:rsidDel="000617A3">
          <w:delText>community</w:delText>
        </w:r>
        <w:r w:rsidR="00CC447F" w:rsidDel="000617A3">
          <w:delText xml:space="preserve"> (Fig. </w:delText>
        </w:r>
        <w:r w:rsidR="002F77CE" w:rsidDel="000617A3">
          <w:delText>3</w:delText>
        </w:r>
        <w:r w:rsidR="00CC447F" w:rsidDel="000617A3">
          <w:delText>).</w:delText>
        </w:r>
      </w:del>
    </w:p>
    <w:p w14:paraId="5AAAD321" w14:textId="4006B280" w:rsidR="00B632BF" w:rsidRPr="007C77AD" w:rsidRDefault="00005109" w:rsidP="002F77CE">
      <w:pPr>
        <w:spacing w:line="360" w:lineRule="auto"/>
        <w:ind w:firstLine="567"/>
        <w:jc w:val="both"/>
      </w:pPr>
      <w:r>
        <w:t>B</w:t>
      </w:r>
      <w:r w:rsidR="00CC447F">
        <w:t>ody size (</w:t>
      </w:r>
      <w:ins w:id="207" w:author="Luísa Genes" w:date="2022-01-20T10:56:00Z">
        <w:r w:rsidR="00781A24">
          <w:t xml:space="preserve">GLM, </w:t>
        </w:r>
      </w:ins>
      <w:r w:rsidR="00CC447F">
        <w:t>p=0.03</w:t>
      </w:r>
      <w:del w:id="208" w:author="Luísa Genes" w:date="2022-01-20T10:54:00Z">
        <w:r w:rsidR="00CC447F" w:rsidDel="00985C2B">
          <w:delText>1</w:delText>
        </w:r>
      </w:del>
      <w:del w:id="209" w:author="Luísa Genes" w:date="2022-01-20T10:53:00Z">
        <w:r w:rsidR="00CC447F" w:rsidDel="00985C2B">
          <w:delText>5</w:delText>
        </w:r>
      </w:del>
      <w:r w:rsidR="00CC447F">
        <w:t xml:space="preserve">, </w:t>
      </w:r>
      <w:ins w:id="210" w:author="Luísa Genes" w:date="2022-01-20T11:00:00Z">
        <w:r w:rsidR="009A26BA">
          <w:t>z=</w:t>
        </w:r>
      </w:ins>
      <w:ins w:id="211" w:author="Luísa Genes" w:date="2022-01-20T11:08:00Z">
        <w:r w:rsidR="00E41F18">
          <w:t>2.154</w:t>
        </w:r>
      </w:ins>
      <w:ins w:id="212" w:author="Luísa Genes" w:date="2022-01-20T10:58:00Z">
        <w:r w:rsidR="009A26BA">
          <w:t xml:space="preserve">, n=16, </w:t>
        </w:r>
      </w:ins>
      <w:r w:rsidR="00CC447F">
        <w:t>R</w:t>
      </w:r>
      <w:r w:rsidR="00CC447F">
        <w:rPr>
          <w:vertAlign w:val="superscript"/>
        </w:rPr>
        <w:t>2</w:t>
      </w:r>
      <w:r w:rsidR="00CC447F">
        <w:t xml:space="preserve">=0.227; </w:t>
      </w:r>
      <w:proofErr w:type="spellStart"/>
      <w:r w:rsidR="00CC447F">
        <w:t>AIC</w:t>
      </w:r>
      <w:ins w:id="213" w:author="Luísa Genes" w:date="2022-01-20T14:33:00Z">
        <w:r w:rsidR="008431D8">
          <w:t>c</w:t>
        </w:r>
      </w:ins>
      <w:proofErr w:type="spellEnd"/>
      <w:r w:rsidR="00CC447F">
        <w:t>=</w:t>
      </w:r>
      <w:del w:id="214" w:author="Luísa Genes" w:date="2022-01-20T14:32:00Z">
        <w:r w:rsidR="00CC447F" w:rsidDel="008431D8">
          <w:delText>99.586</w:delText>
        </w:r>
      </w:del>
      <w:ins w:id="215" w:author="Luísa Genes" w:date="2022-01-20T14:32:00Z">
        <w:r w:rsidR="008431D8">
          <w:t>101.58</w:t>
        </w:r>
      </w:ins>
      <w:r w:rsidR="00CC447F">
        <w:t>) and population biomass (p=0.007</w:t>
      </w:r>
      <w:del w:id="216" w:author="Luísa Genes" w:date="2022-01-20T10:54:00Z">
        <w:r w:rsidR="00CC447F" w:rsidDel="00985C2B">
          <w:delText>48</w:delText>
        </w:r>
      </w:del>
      <w:r w:rsidR="00CC447F">
        <w:t xml:space="preserve">, </w:t>
      </w:r>
      <w:ins w:id="217" w:author="Luísa Genes" w:date="2022-01-20T11:01:00Z">
        <w:r w:rsidR="009A26BA">
          <w:t>z=</w:t>
        </w:r>
      </w:ins>
      <w:ins w:id="218" w:author="Luísa Genes" w:date="2022-01-20T11:09:00Z">
        <w:r w:rsidR="00E41F18">
          <w:t>2.674</w:t>
        </w:r>
      </w:ins>
      <w:ins w:id="219" w:author="Luísa Genes" w:date="2022-01-20T11:01:00Z">
        <w:r w:rsidR="009A26BA">
          <w:t xml:space="preserve">, n=16, </w:t>
        </w:r>
      </w:ins>
      <w:r w:rsidR="00CC447F">
        <w:t>R</w:t>
      </w:r>
      <w:r w:rsidR="00CC447F">
        <w:rPr>
          <w:vertAlign w:val="superscript"/>
        </w:rPr>
        <w:t>2</w:t>
      </w:r>
      <w:r w:rsidR="00CC447F">
        <w:t xml:space="preserve">=0.303; </w:t>
      </w:r>
      <w:proofErr w:type="spellStart"/>
      <w:r w:rsidR="00CC447F">
        <w:t>AIC</w:t>
      </w:r>
      <w:ins w:id="220" w:author="Luísa Genes" w:date="2022-01-20T14:33:00Z">
        <w:r w:rsidR="008431D8">
          <w:t>c</w:t>
        </w:r>
      </w:ins>
      <w:proofErr w:type="spellEnd"/>
      <w:r w:rsidR="00CC447F">
        <w:t>=</w:t>
      </w:r>
      <w:del w:id="221" w:author="Luísa Genes" w:date="2022-01-20T14:32:00Z">
        <w:r w:rsidRPr="00D15B7A" w:rsidDel="008431D8">
          <w:rPr>
            <w:color w:val="000000"/>
          </w:rPr>
          <w:delText>97.934</w:delText>
        </w:r>
      </w:del>
      <w:ins w:id="222" w:author="Luísa Genes" w:date="2022-01-20T14:32:00Z">
        <w:r w:rsidR="008431D8">
          <w:rPr>
            <w:color w:val="000000"/>
          </w:rPr>
          <w:t>99.93</w:t>
        </w:r>
      </w:ins>
      <w:r w:rsidR="00CC447F">
        <w:t>) were equally good predictors</w:t>
      </w:r>
      <w:r>
        <w:t xml:space="preserve"> of in</w:t>
      </w:r>
      <w:ins w:id="223" w:author="Luísa Genes" w:date="2022-01-20T14:30:00Z">
        <w:r w:rsidR="008431D8">
          <w:softHyphen/>
        </w:r>
      </w:ins>
      <w:r>
        <w:t>teraction richness</w:t>
      </w:r>
      <w:r w:rsidR="00CC447F">
        <w:t xml:space="preserve"> (</w:t>
      </w:r>
      <w:proofErr w:type="spellStart"/>
      <w:r w:rsidRPr="00225243">
        <w:t>Δ</w:t>
      </w:r>
      <w:r>
        <w:t>AIC</w:t>
      </w:r>
      <w:ins w:id="224" w:author="Luísa Genes" w:date="2022-01-20T14:33:00Z">
        <w:r w:rsidR="008431D8">
          <w:t>c</w:t>
        </w:r>
      </w:ins>
      <w:proofErr w:type="spellEnd"/>
      <w:r>
        <w:t xml:space="preserve"> = </w:t>
      </w:r>
      <w:r w:rsidRPr="00005109">
        <w:t>1.65</w:t>
      </w:r>
      <w:del w:id="225" w:author="Luísa Genes" w:date="2022-01-20T14:33:00Z">
        <w:r w:rsidRPr="00005109" w:rsidDel="008431D8">
          <w:delText>2</w:delText>
        </w:r>
      </w:del>
      <w:r>
        <w:t xml:space="preserve">; </w:t>
      </w:r>
      <w:r w:rsidR="00CC447F">
        <w:t xml:space="preserve">Table </w:t>
      </w:r>
      <w:ins w:id="226" w:author="Luisa Genes" w:date="2022-02-04T16:00:00Z">
        <w:r w:rsidR="008322A2">
          <w:t>S</w:t>
        </w:r>
      </w:ins>
      <w:r w:rsidR="00F43D2E">
        <w:t>2</w:t>
      </w:r>
      <w:r w:rsidR="00CC447F">
        <w:t>)</w:t>
      </w:r>
      <w:r>
        <w:t>, although population biomass explained a slightly larger proportion of the response variable (R</w:t>
      </w:r>
      <w:r>
        <w:rPr>
          <w:vertAlign w:val="superscript"/>
        </w:rPr>
        <w:t>2</w:t>
      </w:r>
      <w:r>
        <w:t>=0.303 v</w:t>
      </w:r>
      <w:r w:rsidR="000A203D">
        <w:t xml:space="preserve">ersus </w:t>
      </w:r>
      <w:r>
        <w:t>R</w:t>
      </w:r>
      <w:r>
        <w:rPr>
          <w:vertAlign w:val="superscript"/>
        </w:rPr>
        <w:t>2</w:t>
      </w:r>
      <w:r>
        <w:t>=0.227)</w:t>
      </w:r>
      <w:r w:rsidR="00CC447F">
        <w:t xml:space="preserve">. Population biomass was the best predictor of </w:t>
      </w:r>
      <w:r w:rsidR="00CC447F">
        <w:lastRenderedPageBreak/>
        <w:t xml:space="preserve">interaction diversity </w:t>
      </w:r>
      <w:r w:rsidR="007C77AD">
        <w:t>(</w:t>
      </w:r>
      <w:ins w:id="227" w:author="Luísa Genes" w:date="2022-01-20T10:56:00Z">
        <w:r w:rsidR="00781A24">
          <w:t xml:space="preserve">GLM, </w:t>
        </w:r>
      </w:ins>
      <w:r w:rsidR="007C77AD">
        <w:t>p=0.02</w:t>
      </w:r>
      <w:del w:id="228" w:author="Luísa Genes" w:date="2022-01-20T10:54:00Z">
        <w:r w:rsidR="007C77AD" w:rsidDel="00985C2B">
          <w:delText>11</w:delText>
        </w:r>
      </w:del>
      <w:r w:rsidR="007C77AD">
        <w:t>,</w:t>
      </w:r>
      <w:ins w:id="229" w:author="Luísa Genes" w:date="2022-01-20T11:02:00Z">
        <w:r w:rsidR="009A26BA">
          <w:t xml:space="preserve"> t=</w:t>
        </w:r>
      </w:ins>
      <w:ins w:id="230" w:author="Luísa Genes" w:date="2022-01-20T14:27:00Z">
        <w:r w:rsidR="00022B2D" w:rsidRPr="00225243">
          <w:rPr>
            <w:color w:val="000000"/>
          </w:rPr>
          <w:t>0.059</w:t>
        </w:r>
      </w:ins>
      <w:ins w:id="231" w:author="Luísa Genes" w:date="2022-01-20T11:02:00Z">
        <w:r w:rsidR="009A26BA">
          <w:t>, n=16,</w:t>
        </w:r>
      </w:ins>
      <w:r w:rsidR="007C77AD">
        <w:t xml:space="preserve"> R</w:t>
      </w:r>
      <w:r w:rsidR="007C77AD">
        <w:rPr>
          <w:vertAlign w:val="superscript"/>
        </w:rPr>
        <w:t>2</w:t>
      </w:r>
      <w:r w:rsidR="007C77AD">
        <w:t>=0.415)</w:t>
      </w:r>
      <w:ins w:id="232" w:author="Luisa Genes" w:date="2022-02-07T15:19:00Z">
        <w:r w:rsidR="004C0DEA">
          <w:t xml:space="preserve"> </w:t>
        </w:r>
      </w:ins>
      <w:del w:id="233" w:author="Luisa Genes" w:date="2022-02-07T15:19:00Z">
        <w:r w:rsidR="00B632BF" w:rsidDel="004C0DEA">
          <w:delText xml:space="preserve">, </w:delText>
        </w:r>
        <w:r w:rsidR="00B632BF" w:rsidRPr="00F7096D" w:rsidDel="004C0DEA">
          <w:delText>closeness centrality (</w:delText>
        </w:r>
      </w:del>
      <w:ins w:id="234" w:author="Luísa Genes" w:date="2022-01-20T10:56:00Z">
        <w:del w:id="235" w:author="Luisa Genes" w:date="2022-02-07T15:19:00Z">
          <w:r w:rsidR="00781A24" w:rsidDel="004C0DEA">
            <w:delText xml:space="preserve">GLM, </w:delText>
          </w:r>
        </w:del>
      </w:ins>
      <w:del w:id="236" w:author="Luisa Genes" w:date="2022-02-07T15:19:00Z">
        <w:r w:rsidR="00B632BF" w:rsidRPr="00F7096D" w:rsidDel="004C0DEA">
          <w:delText>p=0.037,</w:delText>
        </w:r>
      </w:del>
      <w:ins w:id="237" w:author="Luísa Genes" w:date="2022-01-20T11:04:00Z">
        <w:del w:id="238" w:author="Luisa Genes" w:date="2022-02-07T15:19:00Z">
          <w:r w:rsidR="00376400" w:rsidDel="004C0DEA">
            <w:delText xml:space="preserve"> t=</w:delText>
          </w:r>
        </w:del>
      </w:ins>
      <w:ins w:id="239" w:author="Luísa Genes" w:date="2022-01-20T14:28:00Z">
        <w:del w:id="240" w:author="Luisa Genes" w:date="2022-02-07T15:19:00Z">
          <w:r w:rsidR="00022B2D" w:rsidDel="004C0DEA">
            <w:rPr>
              <w:color w:val="000000"/>
            </w:rPr>
            <w:delText>0.039</w:delText>
          </w:r>
        </w:del>
      </w:ins>
      <w:ins w:id="241" w:author="Luísa Genes" w:date="2022-01-20T11:04:00Z">
        <w:del w:id="242" w:author="Luisa Genes" w:date="2022-02-07T15:19:00Z">
          <w:r w:rsidR="00376400" w:rsidDel="004C0DEA">
            <w:delText>, n=16,</w:delText>
          </w:r>
        </w:del>
      </w:ins>
      <w:del w:id="243" w:author="Luisa Genes" w:date="2022-02-07T15:19:00Z">
        <w:r w:rsidR="00B632BF" w:rsidRPr="00F7096D" w:rsidDel="004C0DEA">
          <w:delText xml:space="preserve"> R</w:delText>
        </w:r>
        <w:r w:rsidR="00B632BF" w:rsidRPr="00F7096D" w:rsidDel="004C0DEA">
          <w:rPr>
            <w:vertAlign w:val="superscript"/>
          </w:rPr>
          <w:delText>2</w:delText>
        </w:r>
        <w:r w:rsidR="00B632BF" w:rsidDel="004C0DEA">
          <w:delText xml:space="preserve">=0.273) </w:delText>
        </w:r>
      </w:del>
      <w:r w:rsidR="00B632BF">
        <w:t>and the c-score</w:t>
      </w:r>
      <w:ins w:id="244" w:author="Rodolfo Dirzo" w:date="2022-02-20T09:29:00Z">
        <w:del w:id="245" w:author="Luísa Genes" w:date="2022-02-22T14:51:00Z">
          <w:r w:rsidR="00AC1E61" w:rsidDel="000617A3">
            <w:delText xml:space="preserve">, that </w:delText>
          </w:r>
        </w:del>
        <w:del w:id="246" w:author="Luísa Genes" w:date="2022-02-22T14:50:00Z">
          <w:r w:rsidR="00AC1E61" w:rsidDel="000617A3">
            <w:delText>is…..</w:delText>
          </w:r>
          <w:r w:rsidR="00AC1E61" w:rsidRPr="00AC1E61" w:rsidDel="000617A3">
            <w:rPr>
              <w:highlight w:val="yellow"/>
              <w:rPrChange w:id="247" w:author="Rodolfo Dirzo" w:date="2022-02-20T09:30:00Z">
                <w:rPr/>
              </w:rPrChange>
            </w:rPr>
            <w:delText>[</w:delText>
          </w:r>
        </w:del>
      </w:ins>
      <w:ins w:id="248" w:author="Luísa Genes" w:date="2022-02-22T14:51:00Z">
        <w:r w:rsidR="000617A3">
          <w:t xml:space="preserve"> </w:t>
        </w:r>
      </w:ins>
      <w:ins w:id="249" w:author="Rodolfo Dirzo" w:date="2022-02-20T09:30:00Z">
        <w:del w:id="250" w:author="Luísa Genes" w:date="2022-02-22T14:51:00Z">
          <w:r w:rsidR="00AC1E61" w:rsidRPr="00AC1E61" w:rsidDel="000617A3">
            <w:rPr>
              <w:highlight w:val="yellow"/>
              <w:rPrChange w:id="251" w:author="Rodolfo Dirzo" w:date="2022-02-20T09:30:00Z">
                <w:rPr/>
              </w:rPrChange>
            </w:rPr>
            <w:delText xml:space="preserve">would it be </w:delText>
          </w:r>
        </w:del>
      </w:ins>
      <w:ins w:id="252" w:author="Rodolfo Dirzo" w:date="2022-02-20T09:29:00Z">
        <w:del w:id="253" w:author="Luísa Genes" w:date="2022-02-22T14:51:00Z">
          <w:r w:rsidR="00AC1E61" w:rsidRPr="00AC1E61" w:rsidDel="000617A3">
            <w:rPr>
              <w:highlight w:val="yellow"/>
              <w:rPrChange w:id="254" w:author="Rodolfo Dirzo" w:date="2022-02-20T09:30:00Z">
                <w:rPr/>
              </w:rPrChange>
            </w:rPr>
            <w:delText>useful to say what this is in biological terms?]</w:delText>
          </w:r>
        </w:del>
      </w:ins>
      <w:del w:id="255" w:author="Luísa Genes" w:date="2022-02-22T14:51:00Z">
        <w:r w:rsidR="00B632BF" w:rsidDel="000617A3">
          <w:delText xml:space="preserve"> </w:delText>
        </w:r>
      </w:del>
      <w:r w:rsidR="00B632BF">
        <w:t>(</w:t>
      </w:r>
      <w:ins w:id="256" w:author="Luísa Genes" w:date="2022-01-20T10:56:00Z">
        <w:r w:rsidR="00781A24">
          <w:t xml:space="preserve">GLM, </w:t>
        </w:r>
      </w:ins>
      <w:r w:rsidR="00B632BF">
        <w:t>p=0.02</w:t>
      </w:r>
      <w:del w:id="257" w:author="Luísa Genes" w:date="2022-01-20T10:54:00Z">
        <w:r w:rsidR="00B632BF" w:rsidDel="00985C2B">
          <w:delText>421</w:delText>
        </w:r>
      </w:del>
      <w:r w:rsidR="00B632BF">
        <w:t>,</w:t>
      </w:r>
      <w:ins w:id="258" w:author="Luísa Genes" w:date="2022-01-20T11:05:00Z">
        <w:r w:rsidR="00376400">
          <w:t xml:space="preserve"> t=</w:t>
        </w:r>
      </w:ins>
      <w:ins w:id="259" w:author="Luísa Genes" w:date="2022-01-20T14:29:00Z">
        <w:r w:rsidR="00022B2D" w:rsidRPr="00225243">
          <w:rPr>
            <w:color w:val="000000"/>
          </w:rPr>
          <w:t>0.049</w:t>
        </w:r>
      </w:ins>
      <w:ins w:id="260" w:author="Luísa Genes" w:date="2022-01-20T11:05:00Z">
        <w:r w:rsidR="00376400">
          <w:t>, n=16</w:t>
        </w:r>
      </w:ins>
      <w:r w:rsidR="00B632BF">
        <w:t xml:space="preserve"> R</w:t>
      </w:r>
      <w:r w:rsidR="00B632BF">
        <w:rPr>
          <w:vertAlign w:val="superscript"/>
        </w:rPr>
        <w:t>2</w:t>
      </w:r>
      <w:r w:rsidR="00B632BF">
        <w:t>=0.264)</w:t>
      </w:r>
      <w:ins w:id="261" w:author="Luísa Genes" w:date="2022-02-22T14:51:00Z">
        <w:r w:rsidR="000617A3">
          <w:t>, that represents the participation of each species in a network</w:t>
        </w:r>
      </w:ins>
      <w:r w:rsidR="007C77AD">
        <w:t>.</w:t>
      </w:r>
      <w:ins w:id="262" w:author="Luisa Genes" w:date="2022-02-07T15:21:00Z">
        <w:r w:rsidR="004C0DEA">
          <w:t xml:space="preserve"> </w:t>
        </w:r>
      </w:ins>
      <w:ins w:id="263" w:author="User15551" w:date="2022-02-24T21:40:00Z">
        <w:r w:rsidR="004D02AE">
          <w:t xml:space="preserve">A model with only </w:t>
        </w:r>
      </w:ins>
      <w:ins w:id="264" w:author="Luisa Genes" w:date="2022-02-07T15:21:00Z">
        <w:del w:id="265" w:author="User15551" w:date="2022-02-24T21:40:00Z">
          <w:r w:rsidR="004C0DEA" w:rsidDel="004D02AE">
            <w:delText>P</w:delText>
          </w:r>
        </w:del>
        <w:proofErr w:type="spellStart"/>
        <w:r w:rsidR="004C0DEA">
          <w:t>opulation</w:t>
        </w:r>
        <w:proofErr w:type="spellEnd"/>
        <w:r w:rsidR="004C0DEA">
          <w:t xml:space="preserve"> biomass</w:t>
        </w:r>
      </w:ins>
      <w:ins w:id="266" w:author="Luisa Genes" w:date="2022-02-07T15:23:00Z">
        <w:r w:rsidR="004C0DEA">
          <w:t xml:space="preserve"> </w:t>
        </w:r>
        <w:r w:rsidR="004C0DEA" w:rsidRPr="00F7096D">
          <w:t>(</w:t>
        </w:r>
        <w:r w:rsidR="004C0DEA">
          <w:t xml:space="preserve">LM, </w:t>
        </w:r>
        <w:r w:rsidR="004C0DEA" w:rsidRPr="00F7096D">
          <w:t>p=0.03,</w:t>
        </w:r>
        <w:r w:rsidR="004C0DEA">
          <w:t xml:space="preserve"> t=</w:t>
        </w:r>
      </w:ins>
      <w:ins w:id="267" w:author="Luisa Genes" w:date="2022-02-07T15:56:00Z">
        <w:r w:rsidR="007222FF">
          <w:rPr>
            <w:color w:val="000000"/>
          </w:rPr>
          <w:t>2.295</w:t>
        </w:r>
      </w:ins>
      <w:ins w:id="268" w:author="Luisa Genes" w:date="2022-02-07T15:23:00Z">
        <w:r w:rsidR="004C0DEA">
          <w:t>, n=16,</w:t>
        </w:r>
        <w:r w:rsidR="004C0DEA" w:rsidRPr="00F7096D">
          <w:t xml:space="preserve"> R</w:t>
        </w:r>
        <w:r w:rsidR="004C0DEA" w:rsidRPr="00F7096D">
          <w:rPr>
            <w:vertAlign w:val="superscript"/>
          </w:rPr>
          <w:t>2</w:t>
        </w:r>
        <w:r w:rsidR="004C0DEA">
          <w:t>=0.2</w:t>
        </w:r>
      </w:ins>
      <w:ins w:id="269" w:author="Luisa Genes" w:date="2022-02-07T15:56:00Z">
        <w:r w:rsidR="007222FF">
          <w:t>21</w:t>
        </w:r>
      </w:ins>
      <w:proofErr w:type="gramStart"/>
      <w:ins w:id="270" w:author="Luisa Genes" w:date="2022-02-07T15:23:00Z">
        <w:r w:rsidR="004C0DEA">
          <w:t xml:space="preserve">) </w:t>
        </w:r>
      </w:ins>
      <w:ins w:id="271" w:author="Luisa Genes" w:date="2022-02-07T15:21:00Z">
        <w:r w:rsidR="004C0DEA">
          <w:t xml:space="preserve"> </w:t>
        </w:r>
        <w:commentRangeStart w:id="272"/>
        <w:r w:rsidR="004C0DEA">
          <w:t>and</w:t>
        </w:r>
        <w:proofErr w:type="gramEnd"/>
        <w:r w:rsidR="004C0DEA">
          <w:t xml:space="preserve"> a mode</w:t>
        </w:r>
      </w:ins>
      <w:ins w:id="273" w:author="Luisa Genes" w:date="2022-02-07T15:22:00Z">
        <w:r w:rsidR="004C0DEA">
          <w:t xml:space="preserve">l that included both </w:t>
        </w:r>
      </w:ins>
      <w:ins w:id="274" w:author="Luisa Genes" w:date="2022-02-07T15:43:00Z">
        <w:r w:rsidR="005E3FFD">
          <w:t xml:space="preserve">body size and </w:t>
        </w:r>
        <w:r w:rsidR="005E3FFD" w:rsidRPr="007222FF">
          <w:t>density</w:t>
        </w:r>
      </w:ins>
      <w:ins w:id="275" w:author="Luisa Genes" w:date="2022-02-07T15:22:00Z">
        <w:r w:rsidR="004C0DEA" w:rsidRPr="007222FF">
          <w:t xml:space="preserve"> </w:t>
        </w:r>
      </w:ins>
      <w:commentRangeEnd w:id="272"/>
      <w:ins w:id="276" w:author="other version" w:date="2022-02-21T12:02:00Z">
        <w:r w:rsidR="002B1D5C">
          <w:rPr>
            <w:rStyle w:val="CommentReference"/>
            <w:rFonts w:eastAsiaTheme="minorHAnsi" w:cstheme="minorBidi"/>
          </w:rPr>
          <w:commentReference w:id="272"/>
        </w:r>
      </w:ins>
      <w:ins w:id="277" w:author="Camila Donatti" w:date="2022-02-17T15:22:00Z">
        <w:r w:rsidR="002B1D5C">
          <w:t xml:space="preserve"> </w:t>
        </w:r>
      </w:ins>
      <w:ins w:id="278" w:author="Luisa Genes" w:date="2022-02-07T15:23:00Z">
        <w:r w:rsidR="004C0DEA" w:rsidRPr="007222FF">
          <w:t>(</w:t>
        </w:r>
      </w:ins>
      <w:ins w:id="279" w:author="Luisa Genes" w:date="2022-02-07T16:01:00Z">
        <w:r w:rsidR="007222FF" w:rsidRPr="009D51CA">
          <w:t>LM</w:t>
        </w:r>
      </w:ins>
      <w:ins w:id="280" w:author="Luisa Genes" w:date="2022-02-07T15:23:00Z">
        <w:r w:rsidR="004C0DEA" w:rsidRPr="007222FF">
          <w:t xml:space="preserve">, </w:t>
        </w:r>
      </w:ins>
      <w:ins w:id="281" w:author="Luisa Genes" w:date="2022-02-07T15:26:00Z">
        <w:r w:rsidR="00524552" w:rsidRPr="009D51CA">
          <w:t xml:space="preserve">p=0.03, n=16, </w:t>
        </w:r>
        <w:r w:rsidR="00524552" w:rsidRPr="007222FF">
          <w:t>R</w:t>
        </w:r>
        <w:r w:rsidR="00524552" w:rsidRPr="007222FF">
          <w:rPr>
            <w:vertAlign w:val="superscript"/>
          </w:rPr>
          <w:t>2</w:t>
        </w:r>
        <w:r w:rsidR="00524552">
          <w:t>= 0.30</w:t>
        </w:r>
      </w:ins>
      <w:ins w:id="282" w:author="Luisa Genes" w:date="2022-02-07T16:00:00Z">
        <w:r w:rsidR="007222FF">
          <w:t>9</w:t>
        </w:r>
      </w:ins>
      <w:ins w:id="283" w:author="Luisa Genes" w:date="2022-02-07T15:23:00Z">
        <w:r w:rsidR="004C0DEA">
          <w:t>)</w:t>
        </w:r>
      </w:ins>
      <w:ins w:id="284" w:author="Luisa Genes" w:date="2022-02-07T15:22:00Z">
        <w:r w:rsidR="004C0DEA">
          <w:t xml:space="preserve"> equally predicted </w:t>
        </w:r>
        <w:commentRangeStart w:id="285"/>
        <w:r w:rsidR="004C0DEA">
          <w:t>closeness centrality</w:t>
        </w:r>
      </w:ins>
      <w:ins w:id="286" w:author="Rodolfo Dirzo" w:date="2022-02-20T09:32:00Z">
        <w:r w:rsidR="00AC1E61">
          <w:t xml:space="preserve">, </w:t>
        </w:r>
        <w:r w:rsidR="00AC1E61" w:rsidRPr="009D51CA">
          <w:rPr>
            <w:highlight w:val="yellow"/>
          </w:rPr>
          <w:t>that is</w:t>
        </w:r>
      </w:ins>
      <w:ins w:id="287" w:author="Luísa Genes" w:date="2022-02-22T14:53:00Z">
        <w:r w:rsidR="009D51CA">
          <w:rPr>
            <w:highlight w:val="yellow"/>
          </w:rPr>
          <w:t xml:space="preserve"> how connected each species</w:t>
        </w:r>
      </w:ins>
      <w:ins w:id="288" w:author="Luísa Genes" w:date="2022-02-22T14:54:00Z">
        <w:r w:rsidR="009D51CA">
          <w:rPr>
            <w:highlight w:val="yellow"/>
          </w:rPr>
          <w:t xml:space="preserve"> is to other species in the network.</w:t>
        </w:r>
      </w:ins>
      <w:ins w:id="289" w:author="User15551" w:date="2022-02-24T21:40:00Z">
        <w:r w:rsidR="004D02AE">
          <w:rPr>
            <w:highlight w:val="yellow"/>
          </w:rPr>
          <w:t xml:space="preserve"> Thus, as population biomass is a function body size and density, these results support the notion that total biomass is a key factor structurin</w:t>
        </w:r>
      </w:ins>
      <w:ins w:id="290" w:author="User15551" w:date="2022-02-24T21:41:00Z">
        <w:r w:rsidR="004D02AE">
          <w:rPr>
            <w:highlight w:val="yellow"/>
          </w:rPr>
          <w:t>g the role of frugivorous species in the network is the total biomass of the population.</w:t>
        </w:r>
      </w:ins>
      <w:r w:rsidR="00B632BF" w:rsidRPr="009D51CA">
        <w:rPr>
          <w:highlight w:val="yellow"/>
        </w:rPr>
        <w:t xml:space="preserve"> </w:t>
      </w:r>
      <w:commentRangeEnd w:id="285"/>
      <w:r w:rsidR="007222FF" w:rsidRPr="009D51CA">
        <w:rPr>
          <w:rStyle w:val="CommentReference"/>
          <w:rFonts w:eastAsiaTheme="minorHAnsi"/>
          <w:highlight w:val="yellow"/>
        </w:rPr>
        <w:commentReference w:id="285"/>
      </w:r>
      <w:r w:rsidR="00B632BF">
        <w:t>Finally, population biomass</w:t>
      </w:r>
      <w:del w:id="291" w:author="Luisa Genes" w:date="2022-02-07T15:21:00Z">
        <w:r w:rsidR="00B632BF" w:rsidDel="004C0DEA">
          <w:delText xml:space="preserve"> </w:delText>
        </w:r>
      </w:del>
      <w:del w:id="292" w:author="Luisa Genes" w:date="2022-02-07T15:20:00Z">
        <w:r w:rsidR="00B632BF" w:rsidDel="004C0DEA">
          <w:delText>(</w:delText>
        </w:r>
      </w:del>
      <w:ins w:id="293" w:author="Luísa Genes" w:date="2022-01-20T10:56:00Z">
        <w:del w:id="294" w:author="Luisa Genes" w:date="2022-02-07T15:20:00Z">
          <w:r w:rsidR="00781A24" w:rsidDel="004C0DEA">
            <w:delText xml:space="preserve">GLM, </w:delText>
          </w:r>
        </w:del>
      </w:ins>
      <w:del w:id="295" w:author="Luisa Genes" w:date="2022-02-07T15:20:00Z">
        <w:r w:rsidR="00B632BF" w:rsidDel="004C0DEA">
          <w:delText>p=0.0111,</w:delText>
        </w:r>
      </w:del>
      <w:ins w:id="296" w:author="Luísa Genes" w:date="2022-01-20T14:29:00Z">
        <w:del w:id="297" w:author="Luisa Genes" w:date="2022-02-07T15:20:00Z">
          <w:r w:rsidR="00022B2D" w:rsidDel="004C0DEA">
            <w:delText xml:space="preserve"> t=</w:delText>
          </w:r>
        </w:del>
      </w:ins>
      <w:ins w:id="298" w:author="Luísa Genes" w:date="2022-01-20T14:30:00Z">
        <w:del w:id="299" w:author="Luisa Genes" w:date="2022-02-07T15:20:00Z">
          <w:r w:rsidR="00022B2D" w:rsidRPr="00225243" w:rsidDel="004C0DEA">
            <w:rPr>
              <w:color w:val="000000"/>
            </w:rPr>
            <w:delText>0.319</w:delText>
          </w:r>
          <w:r w:rsidR="00022B2D" w:rsidDel="004C0DEA">
            <w:rPr>
              <w:color w:val="000000"/>
            </w:rPr>
            <w:delText>, n=16,</w:delText>
          </w:r>
        </w:del>
      </w:ins>
      <w:del w:id="300" w:author="Luisa Genes" w:date="2022-02-07T15:20:00Z">
        <w:r w:rsidR="00B632BF" w:rsidDel="004C0DEA">
          <w:delText xml:space="preserve"> R</w:delText>
        </w:r>
        <w:r w:rsidR="00B632BF" w:rsidDel="004C0DEA">
          <w:rPr>
            <w:vertAlign w:val="superscript"/>
          </w:rPr>
          <w:delText>2</w:delText>
        </w:r>
        <w:r w:rsidR="00B632BF" w:rsidDel="004C0DEA">
          <w:delText>= 0.23849; AIC</w:delText>
        </w:r>
      </w:del>
      <w:ins w:id="301" w:author="Luísa Genes" w:date="2022-01-20T14:34:00Z">
        <w:del w:id="302" w:author="Luisa Genes" w:date="2022-02-07T15:20:00Z">
          <w:r w:rsidR="008431D8" w:rsidDel="004C0DEA">
            <w:delText>c</w:delText>
          </w:r>
        </w:del>
      </w:ins>
      <w:del w:id="303" w:author="Luisa Genes" w:date="2022-02-07T15:20:00Z">
        <w:r w:rsidR="00B632BF" w:rsidDel="004C0DEA">
          <w:delText>= 4</w:delText>
        </w:r>
      </w:del>
      <w:ins w:id="304" w:author="Luísa Genes" w:date="2022-01-20T14:34:00Z">
        <w:del w:id="305" w:author="Luisa Genes" w:date="2022-02-07T15:20:00Z">
          <w:r w:rsidR="008431D8" w:rsidDel="004C0DEA">
            <w:delText>2</w:delText>
          </w:r>
        </w:del>
      </w:ins>
      <w:del w:id="306" w:author="Luisa Genes" w:date="2022-02-07T15:20:00Z">
        <w:r w:rsidR="00B632BF" w:rsidDel="004C0DEA">
          <w:delText>0.28)</w:delText>
        </w:r>
      </w:del>
      <w:r w:rsidR="00B632BF">
        <w:t xml:space="preserve"> </w:t>
      </w:r>
      <w:ins w:id="307" w:author="Luisa Genes" w:date="2022-02-07T15:23:00Z">
        <w:r w:rsidR="004C0DEA">
          <w:t>(GLM, p=0.0111, t=</w:t>
        </w:r>
        <w:r w:rsidR="004C0DEA" w:rsidRPr="00225243">
          <w:rPr>
            <w:color w:val="000000"/>
          </w:rPr>
          <w:t>0.319</w:t>
        </w:r>
        <w:r w:rsidR="004C0DEA">
          <w:rPr>
            <w:color w:val="000000"/>
          </w:rPr>
          <w:t>, n=16,</w:t>
        </w:r>
        <w:r w:rsidR="004C0DEA">
          <w:t xml:space="preserve"> R</w:t>
        </w:r>
        <w:r w:rsidR="004C0DEA">
          <w:rPr>
            <w:vertAlign w:val="superscript"/>
          </w:rPr>
          <w:t>2</w:t>
        </w:r>
        <w:r w:rsidR="004C0DEA">
          <w:t xml:space="preserve">= 0.23849) </w:t>
        </w:r>
      </w:ins>
      <w:r w:rsidR="00B632BF">
        <w:t xml:space="preserve">and body </w:t>
      </w:r>
      <w:r w:rsidR="00B632BF" w:rsidRPr="00386D32">
        <w:t>size</w:t>
      </w:r>
      <w:ins w:id="308" w:author="Luisa Genes" w:date="2022-02-07T15:23:00Z">
        <w:r w:rsidR="004C0DEA">
          <w:t xml:space="preserve"> (GLM, </w:t>
        </w:r>
        <w:r w:rsidR="004C0DEA" w:rsidRPr="00386D32">
          <w:t>p=0.01,</w:t>
        </w:r>
        <w:r w:rsidR="004C0DEA">
          <w:t>t=0.325, n=16</w:t>
        </w:r>
        <w:r w:rsidR="004C0DEA" w:rsidRPr="00386D32">
          <w:t xml:space="preserve"> R</w:t>
        </w:r>
        <w:r w:rsidR="004C0DEA" w:rsidRPr="00386D32">
          <w:rPr>
            <w:vertAlign w:val="superscript"/>
          </w:rPr>
          <w:t>2</w:t>
        </w:r>
        <w:r w:rsidR="004C0DEA">
          <w:t xml:space="preserve">=0.32637; </w:t>
        </w:r>
        <w:proofErr w:type="spellStart"/>
        <w:r w:rsidR="004C0DEA">
          <w:t>AICc</w:t>
        </w:r>
        <w:proofErr w:type="spellEnd"/>
        <w:r w:rsidR="004C0DEA">
          <w:t>=40.56)</w:t>
        </w:r>
      </w:ins>
      <w:r w:rsidR="00B632BF" w:rsidRPr="00386D32">
        <w:t xml:space="preserve"> </w:t>
      </w:r>
      <w:del w:id="309" w:author="Luisa Genes" w:date="2022-02-07T15:20:00Z">
        <w:r w:rsidR="00B632BF" w:rsidRPr="00386D32" w:rsidDel="004C0DEA">
          <w:delText>(</w:delText>
        </w:r>
      </w:del>
      <w:ins w:id="310" w:author="Luísa Genes" w:date="2022-01-20T10:56:00Z">
        <w:del w:id="311" w:author="Luisa Genes" w:date="2022-02-07T15:20:00Z">
          <w:r w:rsidR="00781A24" w:rsidDel="004C0DEA">
            <w:delText xml:space="preserve">GLM, </w:delText>
          </w:r>
        </w:del>
      </w:ins>
      <w:del w:id="312" w:author="Luisa Genes" w:date="2022-02-07T15:20:00Z">
        <w:r w:rsidR="00B632BF" w:rsidRPr="00386D32" w:rsidDel="004C0DEA">
          <w:delText>p=0.0</w:delText>
        </w:r>
        <w:r w:rsidR="00386D32" w:rsidRPr="00386D32" w:rsidDel="004C0DEA">
          <w:delText>14</w:delText>
        </w:r>
        <w:r w:rsidR="00B632BF" w:rsidRPr="00386D32" w:rsidDel="004C0DEA">
          <w:delText>,</w:delText>
        </w:r>
      </w:del>
      <w:ins w:id="313" w:author="Luísa Genes" w:date="2022-01-20T11:05:00Z">
        <w:del w:id="314" w:author="Luisa Genes" w:date="2022-02-07T15:20:00Z">
          <w:r w:rsidR="00376400" w:rsidDel="004C0DEA">
            <w:delText>t=</w:delText>
          </w:r>
        </w:del>
      </w:ins>
      <w:ins w:id="315" w:author="Luísa Genes" w:date="2022-01-20T14:30:00Z">
        <w:del w:id="316" w:author="Luisa Genes" w:date="2022-02-07T15:20:00Z">
          <w:r w:rsidR="00022B2D" w:rsidDel="004C0DEA">
            <w:delText>0.325</w:delText>
          </w:r>
        </w:del>
      </w:ins>
      <w:ins w:id="317" w:author="Luísa Genes" w:date="2022-01-20T11:05:00Z">
        <w:del w:id="318" w:author="Luisa Genes" w:date="2022-02-07T15:20:00Z">
          <w:r w:rsidR="00376400" w:rsidDel="004C0DEA">
            <w:delText>, n=16</w:delText>
          </w:r>
        </w:del>
      </w:ins>
      <w:del w:id="319" w:author="Luisa Genes" w:date="2022-02-07T15:20:00Z">
        <w:r w:rsidR="00B632BF" w:rsidRPr="00386D32" w:rsidDel="004C0DEA">
          <w:delText xml:space="preserve"> R</w:delText>
        </w:r>
        <w:r w:rsidR="00B632BF" w:rsidRPr="00386D32" w:rsidDel="004C0DEA">
          <w:rPr>
            <w:vertAlign w:val="superscript"/>
          </w:rPr>
          <w:delText>2</w:delText>
        </w:r>
        <w:r w:rsidR="00B632BF" w:rsidDel="004C0DEA">
          <w:delText>=0.32637; AIC</w:delText>
        </w:r>
      </w:del>
      <w:ins w:id="320" w:author="Luísa Genes" w:date="2022-01-20T14:34:00Z">
        <w:del w:id="321" w:author="Luisa Genes" w:date="2022-02-07T15:20:00Z">
          <w:r w:rsidR="00AD43F5" w:rsidDel="004C0DEA">
            <w:delText>c</w:delText>
          </w:r>
        </w:del>
      </w:ins>
      <w:del w:id="322" w:author="Luisa Genes" w:date="2022-02-07T15:20:00Z">
        <w:r w:rsidR="00B632BF" w:rsidDel="004C0DEA">
          <w:delText>=</w:delText>
        </w:r>
      </w:del>
      <w:ins w:id="323" w:author="Luísa Genes" w:date="2022-01-20T14:34:00Z">
        <w:del w:id="324" w:author="Luisa Genes" w:date="2022-02-07T15:20:00Z">
          <w:r w:rsidR="008431D8" w:rsidDel="004C0DEA">
            <w:delText>40</w:delText>
          </w:r>
        </w:del>
      </w:ins>
      <w:del w:id="325" w:author="Luisa Genes" w:date="2022-02-07T15:20:00Z">
        <w:r w:rsidR="00B632BF" w:rsidDel="004C0DEA">
          <w:delText xml:space="preserve">38.561) </w:delText>
        </w:r>
      </w:del>
      <w:r w:rsidR="00B632BF">
        <w:t>were equally good predictors of</w:t>
      </w:r>
      <w:r w:rsidR="004C0DEA">
        <w:t xml:space="preserve"> </w:t>
      </w:r>
      <w:r w:rsidR="00B632BF">
        <w:t>the z-score</w:t>
      </w:r>
      <w:r w:rsidR="004C0DEA">
        <w:t>.</w:t>
      </w:r>
    </w:p>
    <w:p w14:paraId="7871D8D2" w14:textId="77777777" w:rsidR="004F43C4" w:rsidRPr="00225243" w:rsidRDefault="004F43C4" w:rsidP="004F43C4">
      <w:commentRangeStart w:id="326"/>
    </w:p>
    <w:p w14:paraId="322D7844" w14:textId="73652498" w:rsidR="00B657B8" w:rsidRDefault="004F43C4" w:rsidP="009D51CA">
      <w:pPr>
        <w:numPr>
          <w:ilvl w:val="0"/>
          <w:numId w:val="17"/>
        </w:numPr>
        <w:jc w:val="both"/>
        <w:rPr>
          <w:b/>
          <w:bCs/>
          <w:lang w:val="en-GB"/>
        </w:rPr>
      </w:pPr>
      <w:r w:rsidRPr="00225243">
        <w:rPr>
          <w:b/>
          <w:bCs/>
          <w:lang w:val="en-GB"/>
        </w:rPr>
        <w:t>Discussion</w:t>
      </w:r>
      <w:commentRangeEnd w:id="326"/>
      <w:r w:rsidR="004D02AE">
        <w:rPr>
          <w:rStyle w:val="CommentReference"/>
          <w:rFonts w:eastAsiaTheme="minorHAnsi" w:cstheme="minorBidi"/>
        </w:rPr>
        <w:commentReference w:id="326"/>
      </w:r>
    </w:p>
    <w:p w14:paraId="148DDB99" w14:textId="1FA517C6" w:rsidR="00CA6F1C" w:rsidDel="002927EF" w:rsidRDefault="00172301" w:rsidP="00CA6F1C">
      <w:pPr>
        <w:spacing w:line="360" w:lineRule="auto"/>
        <w:jc w:val="both"/>
        <w:rPr>
          <w:ins w:id="327" w:author="Gianalberto Losapio" w:date="2022-02-14T17:55:00Z"/>
          <w:del w:id="328" w:author="Luísa Genes" w:date="2022-02-22T15:25:00Z"/>
          <w:lang w:val="en-GB"/>
        </w:rPr>
      </w:pPr>
      <w:r w:rsidRPr="009D703C">
        <w:rPr>
          <w:lang w:val="en-GB"/>
        </w:rPr>
        <w:t xml:space="preserve">Recent </w:t>
      </w:r>
      <w:r>
        <w:rPr>
          <w:lang w:val="en-GB"/>
        </w:rPr>
        <w:t xml:space="preserve">studies highlight the role of </w:t>
      </w:r>
      <w:r w:rsidR="001D5667">
        <w:rPr>
          <w:lang w:val="en-GB"/>
        </w:rPr>
        <w:t xml:space="preserve">frugivores in ecosystem </w:t>
      </w:r>
      <w:r w:rsidR="00C80FAE">
        <w:rPr>
          <w:lang w:val="en-GB"/>
        </w:rPr>
        <w:t>functioning</w:t>
      </w:r>
      <w:r w:rsidR="001D5667">
        <w:rPr>
          <w:lang w:val="en-GB"/>
        </w:rPr>
        <w:t xml:space="preserve">, but little is known about whether and how differences in animals body size and population density explain the structure of </w:t>
      </w:r>
      <w:r w:rsidR="001D5667" w:rsidRPr="00225243">
        <w:t>seed dispersal networks</w:t>
      </w:r>
      <w:r w:rsidR="001D5667">
        <w:rPr>
          <w:lang w:val="en-GB"/>
        </w:rPr>
        <w:t xml:space="preserve"> and </w:t>
      </w:r>
      <w:r w:rsidR="001D5667" w:rsidRPr="00225243">
        <w:t xml:space="preserve">compensate </w:t>
      </w:r>
      <w:r w:rsidR="001D5667">
        <w:t xml:space="preserve">for </w:t>
      </w:r>
      <w:r w:rsidR="001D5667" w:rsidRPr="00225243">
        <w:t xml:space="preserve">the </w:t>
      </w:r>
      <w:r w:rsidR="001D5667">
        <w:t>defaunation</w:t>
      </w:r>
      <w:r w:rsidR="001D5667" w:rsidRPr="00225243">
        <w:t xml:space="preserve"> of larg</w:t>
      </w:r>
      <w:r w:rsidR="001D5667">
        <w:t>e vertebrates.</w:t>
      </w:r>
      <w:r w:rsidR="001D5667">
        <w:rPr>
          <w:b/>
          <w:bCs/>
          <w:lang w:val="en-GB"/>
        </w:rPr>
        <w:t xml:space="preserve"> </w:t>
      </w:r>
      <w:r w:rsidR="00D9194A">
        <w:rPr>
          <w:lang w:val="en-GB"/>
        </w:rPr>
        <w:t>In a non-</w:t>
      </w:r>
      <w:proofErr w:type="spellStart"/>
      <w:r w:rsidR="00D9194A">
        <w:rPr>
          <w:lang w:val="en-GB"/>
        </w:rPr>
        <w:t>defaunated</w:t>
      </w:r>
      <w:proofErr w:type="spellEnd"/>
      <w:r w:rsidR="00D9194A">
        <w:rPr>
          <w:lang w:val="en-GB"/>
        </w:rPr>
        <w:t xml:space="preserve"> </w:t>
      </w:r>
      <w:r w:rsidR="00C80FAE">
        <w:rPr>
          <w:lang w:val="en-GB"/>
        </w:rPr>
        <w:t>landscape from</w:t>
      </w:r>
      <w:r w:rsidR="00D9194A">
        <w:rPr>
          <w:lang w:val="en-GB"/>
        </w:rPr>
        <w:t xml:space="preserve"> the Brazilian Pantanal</w:t>
      </w:r>
      <w:r w:rsidR="001D5667">
        <w:rPr>
          <w:lang w:val="en-GB"/>
        </w:rPr>
        <w:t xml:space="preserve"> we examined a </w:t>
      </w:r>
      <w:r w:rsidR="001D5667">
        <w:t xml:space="preserve">frugivory community </w:t>
      </w:r>
      <w:r w:rsidR="00E87C3A">
        <w:t xml:space="preserve">that </w:t>
      </w:r>
      <w:r w:rsidR="00C80FAE">
        <w:t xml:space="preserve">comprises </w:t>
      </w:r>
      <w:r w:rsidR="00D9194A">
        <w:rPr>
          <w:lang w:val="en-GB"/>
        </w:rPr>
        <w:t>a wide range of population density and body size</w:t>
      </w:r>
      <w:r w:rsidR="00000B2F">
        <w:rPr>
          <w:lang w:val="en-GB"/>
        </w:rPr>
        <w:t xml:space="preserve"> </w:t>
      </w:r>
      <w:r w:rsidR="00C80FAE">
        <w:rPr>
          <w:lang w:val="en-GB"/>
        </w:rPr>
        <w:t xml:space="preserve">values across </w:t>
      </w:r>
      <w:r w:rsidR="00BA2AFA">
        <w:rPr>
          <w:lang w:val="en-GB"/>
        </w:rPr>
        <w:t>16</w:t>
      </w:r>
      <w:r w:rsidR="00C80FAE">
        <w:rPr>
          <w:lang w:val="en-GB"/>
        </w:rPr>
        <w:t xml:space="preserve"> native vertebrate species</w:t>
      </w:r>
      <w:r w:rsidR="001D5667">
        <w:rPr>
          <w:lang w:val="en-GB"/>
        </w:rPr>
        <w:t xml:space="preserve">. We found that </w:t>
      </w:r>
      <w:r w:rsidR="00C66A36">
        <w:rPr>
          <w:lang w:val="en-GB"/>
        </w:rPr>
        <w:t xml:space="preserve">frugivore </w:t>
      </w:r>
      <w:r w:rsidR="00D9194A">
        <w:rPr>
          <w:lang w:val="en-GB"/>
        </w:rPr>
        <w:t>population density itself is not a good predictor of seed dispersal patterns</w:t>
      </w:r>
      <w:r w:rsidR="00745763">
        <w:rPr>
          <w:lang w:val="en-GB"/>
        </w:rPr>
        <w:t xml:space="preserve"> and seed dispersal network </w:t>
      </w:r>
      <w:r w:rsidR="001D5667">
        <w:rPr>
          <w:lang w:val="en-GB"/>
        </w:rPr>
        <w:t>structure</w:t>
      </w:r>
      <w:r w:rsidR="00D9194A">
        <w:rPr>
          <w:lang w:val="en-GB"/>
        </w:rPr>
        <w:t xml:space="preserve">. In contrast, both body size, and population biomass </w:t>
      </w:r>
      <w:r w:rsidR="00BA2AFA">
        <w:rPr>
          <w:lang w:val="en-GB"/>
        </w:rPr>
        <w:t>(</w:t>
      </w:r>
      <w:r w:rsidR="00D9194A">
        <w:rPr>
          <w:lang w:val="en-GB"/>
        </w:rPr>
        <w:t>which is a combination</w:t>
      </w:r>
      <w:r w:rsidR="00CC7B42">
        <w:rPr>
          <w:lang w:val="en-GB"/>
        </w:rPr>
        <w:t xml:space="preserve"> </w:t>
      </w:r>
      <w:r w:rsidR="00745763">
        <w:rPr>
          <w:lang w:val="en-GB"/>
        </w:rPr>
        <w:t>of</w:t>
      </w:r>
      <w:r w:rsidR="00D9194A">
        <w:rPr>
          <w:lang w:val="en-GB"/>
        </w:rPr>
        <w:t xml:space="preserve"> density and body size</w:t>
      </w:r>
      <w:r w:rsidR="00BA2AFA">
        <w:rPr>
          <w:lang w:val="en-GB"/>
        </w:rPr>
        <w:t>)</w:t>
      </w:r>
      <w:r w:rsidR="00D9194A">
        <w:rPr>
          <w:lang w:val="en-GB"/>
        </w:rPr>
        <w:t xml:space="preserve"> </w:t>
      </w:r>
      <w:r w:rsidR="00BA2AFA">
        <w:rPr>
          <w:lang w:val="en-GB"/>
        </w:rPr>
        <w:t xml:space="preserve">were found to significantly </w:t>
      </w:r>
      <w:r w:rsidR="00A701A2">
        <w:rPr>
          <w:lang w:val="en-GB"/>
        </w:rPr>
        <w:t xml:space="preserve">influence </w:t>
      </w:r>
      <w:r w:rsidR="00D9194A">
        <w:rPr>
          <w:lang w:val="en-GB"/>
        </w:rPr>
        <w:t>seed dispersal patterns</w:t>
      </w:r>
      <w:r w:rsidR="00000B2F">
        <w:rPr>
          <w:lang w:val="en-GB"/>
        </w:rPr>
        <w:t xml:space="preserve"> (Fig. 2)</w:t>
      </w:r>
      <w:r w:rsidR="00D9194A">
        <w:rPr>
          <w:lang w:val="en-GB"/>
        </w:rPr>
        <w:t>.</w:t>
      </w:r>
      <w:r w:rsidR="00CA6F1C">
        <w:rPr>
          <w:lang w:val="en-GB"/>
        </w:rPr>
        <w:t xml:space="preserve"> </w:t>
      </w:r>
      <w:ins w:id="329" w:author="Luisa Genes" w:date="2022-02-07T17:02:00Z">
        <w:r w:rsidR="00624FB0">
          <w:rPr>
            <w:lang w:val="en-GB"/>
          </w:rPr>
          <w:t>In this same community, there is a strong</w:t>
        </w:r>
      </w:ins>
      <w:r w:rsidR="00624FB0">
        <w:rPr>
          <w:lang w:val="en-GB"/>
        </w:rPr>
        <w:t xml:space="preserve"> </w:t>
      </w:r>
      <w:r w:rsidR="000D7C23">
        <w:rPr>
          <w:lang w:val="en-GB"/>
        </w:rPr>
        <w:t>association</w:t>
      </w:r>
      <w:r w:rsidR="00624FB0">
        <w:rPr>
          <w:lang w:val="en-GB"/>
        </w:rPr>
        <w:t xml:space="preserve"> </w:t>
      </w:r>
      <w:ins w:id="330" w:author="Luisa Genes" w:date="2022-02-07T17:03:00Z">
        <w:r w:rsidR="00624FB0">
          <w:rPr>
            <w:lang w:val="en-GB"/>
          </w:rPr>
          <w:t>between species body size and population biomass</w:t>
        </w:r>
      </w:ins>
      <w:ins w:id="331" w:author="Luisa Genes" w:date="2022-02-07T17:04:00Z">
        <w:r w:rsidR="00624FB0">
          <w:rPr>
            <w:lang w:val="en-GB"/>
          </w:rPr>
          <w:t xml:space="preserve">, whereas </w:t>
        </w:r>
      </w:ins>
      <w:ins w:id="332" w:author="Rodolfo Dirzo" w:date="2022-02-20T10:02:00Z">
        <w:r w:rsidR="00BA2AFA">
          <w:rPr>
            <w:lang w:val="en-GB"/>
          </w:rPr>
          <w:t xml:space="preserve">the </w:t>
        </w:r>
      </w:ins>
      <w:ins w:id="333" w:author="Luisa Genes" w:date="2022-02-07T17:04:00Z">
        <w:r w:rsidR="00624FB0">
          <w:rPr>
            <w:lang w:val="en-GB"/>
          </w:rPr>
          <w:t>correlation between species density and population biomass is weak.</w:t>
        </w:r>
      </w:ins>
      <w:ins w:id="334" w:author="Luísa Genes" w:date="2022-02-22T15:25:00Z">
        <w:r w:rsidR="002927EF">
          <w:rPr>
            <w:lang w:val="en-GB"/>
          </w:rPr>
          <w:t xml:space="preserve"> </w:t>
        </w:r>
      </w:ins>
    </w:p>
    <w:p w14:paraId="019CBE0D" w14:textId="4E9FF933" w:rsidR="00B461E8" w:rsidRPr="00B461E8" w:rsidRDefault="001F7DAC">
      <w:pPr>
        <w:spacing w:line="360" w:lineRule="auto"/>
        <w:jc w:val="both"/>
        <w:rPr>
          <w:lang w:val="en-GB"/>
        </w:rPr>
        <w:pPrChange w:id="335" w:author="Luísa Genes" w:date="2022-02-22T15:25:00Z">
          <w:pPr>
            <w:spacing w:line="360" w:lineRule="auto"/>
            <w:ind w:firstLine="720"/>
            <w:jc w:val="both"/>
          </w:pPr>
        </w:pPrChange>
      </w:pPr>
      <w:r>
        <w:rPr>
          <w:lang w:val="en-GB"/>
        </w:rPr>
        <w:t>More broadly</w:t>
      </w:r>
      <w:r w:rsidR="00624FB0">
        <w:rPr>
          <w:lang w:val="en-GB"/>
        </w:rPr>
        <w:t>,</w:t>
      </w:r>
      <w:r w:rsidR="00D9194A">
        <w:rPr>
          <w:lang w:val="en-GB"/>
        </w:rPr>
        <w:t xml:space="preserve"> </w:t>
      </w:r>
      <w:r w:rsidR="00CA6F1C">
        <w:rPr>
          <w:lang w:val="en-GB"/>
        </w:rPr>
        <w:t>our results indicate</w:t>
      </w:r>
      <w:r w:rsidR="00D9194A">
        <w:rPr>
          <w:lang w:val="en-GB"/>
        </w:rPr>
        <w:t xml:space="preserve"> that large </w:t>
      </w:r>
      <w:del w:id="336" w:author="Luisa Genes" w:date="2022-02-07T17:05:00Z">
        <w:r w:rsidR="00D9194A" w:rsidDel="00624FB0">
          <w:rPr>
            <w:lang w:val="en-GB"/>
          </w:rPr>
          <w:delText xml:space="preserve">and abundant </w:delText>
        </w:r>
      </w:del>
      <w:r w:rsidR="00D9194A">
        <w:rPr>
          <w:lang w:val="en-GB"/>
        </w:rPr>
        <w:t>frugivores are more important</w:t>
      </w:r>
      <w:r w:rsidR="00CC7B42">
        <w:rPr>
          <w:lang w:val="en-GB"/>
        </w:rPr>
        <w:t xml:space="preserve"> for the structure of this seed dispersal network</w:t>
      </w:r>
      <w:ins w:id="337" w:author="Luisa Genes" w:date="2022-02-07T17:05:00Z">
        <w:r w:rsidR="00624FB0">
          <w:rPr>
            <w:lang w:val="en-GB"/>
          </w:rPr>
          <w:t xml:space="preserve">, even if these species are not abundant. </w:t>
        </w:r>
      </w:ins>
      <w:del w:id="338" w:author="Luisa Genes" w:date="2022-02-07T17:05:00Z">
        <w:r w:rsidR="00D9194A" w:rsidDel="00624FB0">
          <w:rPr>
            <w:lang w:val="en-GB"/>
          </w:rPr>
          <w:delText xml:space="preserve"> than abundant animals </w:delText>
        </w:r>
        <w:r w:rsidR="00D9194A" w:rsidRPr="00D9194A" w:rsidDel="00624FB0">
          <w:rPr>
            <w:i/>
            <w:iCs/>
            <w:lang w:val="en-GB"/>
          </w:rPr>
          <w:delText>per se</w:delText>
        </w:r>
        <w:r w:rsidR="00D9194A" w:rsidDel="00624FB0">
          <w:rPr>
            <w:lang w:val="en-GB"/>
          </w:rPr>
          <w:delText xml:space="preserve">. </w:delText>
        </w:r>
      </w:del>
      <w:r w:rsidR="00D9194A">
        <w:rPr>
          <w:lang w:val="en-GB"/>
        </w:rPr>
        <w:t xml:space="preserve">In general, these species consumed more fruit species (interaction richness), </w:t>
      </w:r>
      <w:r w:rsidR="00112BC5">
        <w:rPr>
          <w:lang w:val="en-GB"/>
        </w:rPr>
        <w:t xml:space="preserve">consumed more fruit species in a higher frequency (interaction diversity), </w:t>
      </w:r>
      <w:r w:rsidR="00BA2AFA">
        <w:rPr>
          <w:lang w:val="en-GB"/>
        </w:rPr>
        <w:t xml:space="preserve">were </w:t>
      </w:r>
      <w:r w:rsidR="007A6F57">
        <w:rPr>
          <w:lang w:val="en-GB"/>
        </w:rPr>
        <w:t xml:space="preserve">more central in the interaction network (closeness centrality) and were more generalist (c- and z-score). </w:t>
      </w:r>
      <w:commentRangeStart w:id="339"/>
      <w:r w:rsidR="00BA2AFA">
        <w:rPr>
          <w:lang w:val="en-GB"/>
        </w:rPr>
        <w:t xml:space="preserve">However, </w:t>
      </w:r>
      <w:r w:rsidR="006C7EE3">
        <w:rPr>
          <w:lang w:val="en-GB"/>
        </w:rPr>
        <w:t>beyond</w:t>
      </w:r>
      <w:r w:rsidR="00A21B55">
        <w:rPr>
          <w:lang w:val="en-GB"/>
        </w:rPr>
        <w:t xml:space="preserve"> </w:t>
      </w:r>
      <w:r w:rsidR="00BA2AFA">
        <w:rPr>
          <w:lang w:val="en-GB"/>
        </w:rPr>
        <w:t xml:space="preserve">such </w:t>
      </w:r>
      <w:r w:rsidR="00A21B55">
        <w:rPr>
          <w:lang w:val="en-GB"/>
        </w:rPr>
        <w:t xml:space="preserve">general pattern, </w:t>
      </w:r>
      <w:commentRangeStart w:id="340"/>
      <w:commentRangeStart w:id="341"/>
      <w:del w:id="342" w:author="Luísa Genes" w:date="2022-02-22T15:24:00Z">
        <w:r w:rsidR="00A21B55" w:rsidDel="002927EF">
          <w:rPr>
            <w:lang w:val="en-GB"/>
          </w:rPr>
          <w:delText>a</w:delText>
        </w:r>
        <w:r w:rsidR="007A6F57" w:rsidDel="002927EF">
          <w:rPr>
            <w:lang w:val="en-GB"/>
          </w:rPr>
          <w:delText xml:space="preserve"> few </w:delText>
        </w:r>
      </w:del>
      <w:r w:rsidR="007A6F57">
        <w:rPr>
          <w:lang w:val="en-GB"/>
        </w:rPr>
        <w:t>smaller-sized frugivores</w:t>
      </w:r>
      <w:commentRangeEnd w:id="340"/>
      <w:r w:rsidR="006C7EE3">
        <w:rPr>
          <w:rStyle w:val="CommentReference"/>
          <w:rFonts w:eastAsiaTheme="minorHAnsi" w:cstheme="minorBidi"/>
        </w:rPr>
        <w:commentReference w:id="340"/>
      </w:r>
      <w:commentRangeEnd w:id="341"/>
      <w:r w:rsidR="005A6497">
        <w:rPr>
          <w:rStyle w:val="CommentReference"/>
          <w:rFonts w:eastAsiaTheme="minorHAnsi" w:cstheme="minorBidi"/>
        </w:rPr>
        <w:commentReference w:id="341"/>
      </w:r>
      <w:r w:rsidR="007A6F57">
        <w:rPr>
          <w:lang w:val="en-GB"/>
        </w:rPr>
        <w:t xml:space="preserve">, such as the </w:t>
      </w:r>
      <w:del w:id="343" w:author="Luísa Genes" w:date="2022-02-22T15:24:00Z">
        <w:r w:rsidR="007A6F57" w:rsidDel="002927EF">
          <w:rPr>
            <w:lang w:val="en-GB"/>
          </w:rPr>
          <w:delText xml:space="preserve">toco toucan </w:delText>
        </w:r>
      </w:del>
      <w:ins w:id="344" w:author="Rodolfo Dirzo" w:date="2022-02-20T10:06:00Z">
        <w:del w:id="345" w:author="Luísa Genes" w:date="2022-02-22T15:24:00Z">
          <w:r w:rsidR="006C7EE3" w:rsidDel="002927EF">
            <w:rPr>
              <w:lang w:val="en-GB"/>
            </w:rPr>
            <w:delText>(</w:delText>
          </w:r>
        </w:del>
      </w:ins>
      <w:del w:id="346" w:author="Luísa Genes" w:date="2022-02-22T15:24:00Z">
        <w:r w:rsidR="007A6F57" w:rsidRPr="007A6F57" w:rsidDel="002927EF">
          <w:rPr>
            <w:i/>
            <w:iCs/>
            <w:lang w:val="en-GB"/>
          </w:rPr>
          <w:delText>Ramphastos toco</w:delText>
        </w:r>
      </w:del>
      <w:ins w:id="347" w:author="Rodolfo Dirzo" w:date="2022-02-20T10:06:00Z">
        <w:del w:id="348" w:author="Luísa Genes" w:date="2022-02-22T15:24:00Z">
          <w:r w:rsidR="006C7EE3" w:rsidDel="002927EF">
            <w:rPr>
              <w:iCs/>
              <w:lang w:val="en-GB"/>
            </w:rPr>
            <w:delText>)</w:delText>
          </w:r>
        </w:del>
      </w:ins>
      <w:ins w:id="349" w:author="combined Rodolfo Dirzo" w:date="2022-02-21T12:02:00Z">
        <w:del w:id="350" w:author="Luísa Genes" w:date="2022-02-22T15:24:00Z">
          <w:r w:rsidR="007A6F57" w:rsidDel="002927EF">
            <w:rPr>
              <w:lang w:val="en-GB"/>
            </w:rPr>
            <w:delText>,</w:delText>
          </w:r>
        </w:del>
      </w:ins>
      <w:del w:id="351" w:author="Luísa Genes" w:date="2022-02-22T15:24:00Z">
        <w:r w:rsidR="007A6F57" w:rsidDel="002927EF">
          <w:rPr>
            <w:lang w:val="en-GB"/>
          </w:rPr>
          <w:delText xml:space="preserve">, the coati </w:delText>
        </w:r>
      </w:del>
      <w:ins w:id="352" w:author="Rodolfo Dirzo" w:date="2022-02-20T10:06:00Z">
        <w:del w:id="353" w:author="Luísa Genes" w:date="2022-02-22T15:24:00Z">
          <w:r w:rsidR="006C7EE3" w:rsidDel="002927EF">
            <w:rPr>
              <w:lang w:val="en-GB"/>
            </w:rPr>
            <w:delText>(</w:delText>
          </w:r>
        </w:del>
      </w:ins>
      <w:del w:id="354" w:author="Luísa Genes" w:date="2022-02-22T15:24:00Z">
        <w:r w:rsidR="007A6F57" w:rsidRPr="00A21B55" w:rsidDel="002927EF">
          <w:rPr>
            <w:i/>
            <w:iCs/>
            <w:lang w:val="en-GB"/>
          </w:rPr>
          <w:delText>Nasua nasua</w:delText>
        </w:r>
      </w:del>
      <w:ins w:id="355" w:author="Rodolfo Dirzo" w:date="2022-02-20T10:06:00Z">
        <w:del w:id="356" w:author="Luísa Genes" w:date="2022-02-22T15:24:00Z">
          <w:r w:rsidR="006C7EE3" w:rsidDel="002927EF">
            <w:rPr>
              <w:iCs/>
              <w:lang w:val="en-GB"/>
            </w:rPr>
            <w:delText>)</w:delText>
          </w:r>
        </w:del>
      </w:ins>
      <w:ins w:id="357" w:author="combined Rodolfo Dirzo" w:date="2022-02-21T12:02:00Z">
        <w:del w:id="358" w:author="Luísa Genes" w:date="2022-02-22T15:24:00Z">
          <w:r w:rsidR="007A6F57" w:rsidDel="002927EF">
            <w:rPr>
              <w:lang w:val="en-GB"/>
            </w:rPr>
            <w:delText>,</w:delText>
          </w:r>
        </w:del>
      </w:ins>
      <w:del w:id="359" w:author="Luísa Genes" w:date="2022-02-22T15:24:00Z">
        <w:r w:rsidR="007A6F57" w:rsidDel="002927EF">
          <w:rPr>
            <w:lang w:val="en-GB"/>
          </w:rPr>
          <w:delText xml:space="preserve">, </w:delText>
        </w:r>
        <w:r w:rsidR="00A21B55" w:rsidDel="002927EF">
          <w:rPr>
            <w:lang w:val="en-GB"/>
          </w:rPr>
          <w:delText xml:space="preserve">the agouti </w:delText>
        </w:r>
      </w:del>
      <w:ins w:id="360" w:author="Rodolfo Dirzo" w:date="2022-02-20T10:07:00Z">
        <w:del w:id="361" w:author="Luísa Genes" w:date="2022-02-22T15:24:00Z">
          <w:r w:rsidR="006C7EE3" w:rsidDel="002927EF">
            <w:rPr>
              <w:lang w:val="en-GB"/>
            </w:rPr>
            <w:delText>(</w:delText>
          </w:r>
        </w:del>
      </w:ins>
      <w:del w:id="362" w:author="Luísa Genes" w:date="2022-02-22T15:24:00Z">
        <w:r w:rsidR="00A21B55" w:rsidRPr="00A21B55" w:rsidDel="002927EF">
          <w:rPr>
            <w:i/>
            <w:iCs/>
            <w:lang w:val="en-GB"/>
          </w:rPr>
          <w:delText>Dasyprocta azarae</w:delText>
        </w:r>
      </w:del>
      <w:ins w:id="363" w:author="Rodolfo Dirzo" w:date="2022-02-20T10:07:00Z">
        <w:del w:id="364" w:author="Luísa Genes" w:date="2022-02-22T15:24:00Z">
          <w:r w:rsidR="006C7EE3" w:rsidDel="002927EF">
            <w:rPr>
              <w:iCs/>
              <w:lang w:val="en-GB"/>
            </w:rPr>
            <w:delText>)</w:delText>
          </w:r>
        </w:del>
      </w:ins>
      <w:ins w:id="365" w:author="combined Rodolfo Dirzo" w:date="2022-02-21T12:02:00Z">
        <w:del w:id="366" w:author="Luísa Genes" w:date="2022-02-22T15:24:00Z">
          <w:r w:rsidR="00A21B55" w:rsidDel="002927EF">
            <w:rPr>
              <w:lang w:val="en-GB"/>
            </w:rPr>
            <w:delText>,</w:delText>
          </w:r>
        </w:del>
      </w:ins>
      <w:del w:id="367" w:author="Luísa Genes" w:date="2022-02-22T15:24:00Z">
        <w:r w:rsidR="00A21B55" w:rsidDel="002927EF">
          <w:rPr>
            <w:lang w:val="en-GB"/>
          </w:rPr>
          <w:delText xml:space="preserve">, the piping guan </w:delText>
        </w:r>
      </w:del>
      <w:ins w:id="368" w:author="Rodolfo Dirzo" w:date="2022-02-20T10:07:00Z">
        <w:del w:id="369" w:author="Luísa Genes" w:date="2022-02-22T15:24:00Z">
          <w:r w:rsidR="006C7EE3" w:rsidDel="002927EF">
            <w:rPr>
              <w:lang w:val="en-GB"/>
            </w:rPr>
            <w:delText>(</w:delText>
          </w:r>
        </w:del>
      </w:ins>
      <w:del w:id="370" w:author="Luísa Genes" w:date="2022-02-22T15:24:00Z">
        <w:r w:rsidR="00A21B55" w:rsidRPr="00A21B55" w:rsidDel="002927EF">
          <w:rPr>
            <w:i/>
            <w:iCs/>
            <w:lang w:val="en-GB"/>
          </w:rPr>
          <w:delText>Aburria pipile</w:delText>
        </w:r>
      </w:del>
      <w:ins w:id="371" w:author="Rodolfo Dirzo" w:date="2022-02-20T10:07:00Z">
        <w:del w:id="372" w:author="Luísa Genes" w:date="2022-02-22T15:24:00Z">
          <w:r w:rsidR="006C7EE3" w:rsidDel="002927EF">
            <w:rPr>
              <w:iCs/>
              <w:lang w:val="en-GB"/>
            </w:rPr>
            <w:delText>)</w:delText>
          </w:r>
        </w:del>
      </w:ins>
      <w:ins w:id="373" w:author="combined Rodolfo Dirzo" w:date="2022-02-21T12:02:00Z">
        <w:del w:id="374" w:author="Luísa Genes" w:date="2022-02-22T15:24:00Z">
          <w:r w:rsidR="00A21B55" w:rsidDel="002927EF">
            <w:rPr>
              <w:lang w:val="en-GB"/>
            </w:rPr>
            <w:delText>,</w:delText>
          </w:r>
        </w:del>
      </w:ins>
      <w:del w:id="375" w:author="Luísa Genes" w:date="2022-02-22T15:24:00Z">
        <w:r w:rsidR="00A21B55" w:rsidDel="002927EF">
          <w:rPr>
            <w:lang w:val="en-GB"/>
          </w:rPr>
          <w:delText xml:space="preserve">, </w:delText>
        </w:r>
      </w:del>
      <w:proofErr w:type="spellStart"/>
      <w:r w:rsidR="00A21B55">
        <w:rPr>
          <w:lang w:val="en-GB"/>
        </w:rPr>
        <w:t>the</w:t>
      </w:r>
      <w:proofErr w:type="spellEnd"/>
      <w:r w:rsidR="00A21B55">
        <w:rPr>
          <w:lang w:val="en-GB"/>
        </w:rPr>
        <w:t xml:space="preserve"> </w:t>
      </w:r>
      <w:proofErr w:type="spellStart"/>
      <w:r w:rsidR="00A21B55" w:rsidRPr="00A21B55">
        <w:rPr>
          <w:lang w:val="en-GB"/>
        </w:rPr>
        <w:t>chaco</w:t>
      </w:r>
      <w:proofErr w:type="spellEnd"/>
      <w:r w:rsidR="00A21B55" w:rsidRPr="00A21B55">
        <w:rPr>
          <w:lang w:val="en-GB"/>
        </w:rPr>
        <w:t xml:space="preserve"> chachalaca </w:t>
      </w:r>
      <w:ins w:id="376" w:author="Rodolfo Dirzo" w:date="2022-02-20T10:07:00Z">
        <w:r w:rsidR="006C7EE3">
          <w:rPr>
            <w:lang w:val="en-GB"/>
          </w:rPr>
          <w:t>(</w:t>
        </w:r>
      </w:ins>
      <w:proofErr w:type="spellStart"/>
      <w:r w:rsidR="00A21B55">
        <w:rPr>
          <w:i/>
          <w:iCs/>
          <w:lang w:val="en-GB"/>
        </w:rPr>
        <w:t>Ortalis</w:t>
      </w:r>
      <w:proofErr w:type="spellEnd"/>
      <w:r w:rsidR="00A21B55">
        <w:rPr>
          <w:i/>
          <w:iCs/>
          <w:lang w:val="en-GB"/>
        </w:rPr>
        <w:t xml:space="preserve"> </w:t>
      </w:r>
      <w:proofErr w:type="spellStart"/>
      <w:r w:rsidR="00A21B55">
        <w:rPr>
          <w:i/>
          <w:iCs/>
          <w:lang w:val="en-GB"/>
        </w:rPr>
        <w:t>canicollis</w:t>
      </w:r>
      <w:proofErr w:type="spellEnd"/>
      <w:ins w:id="377" w:author="Rodolfo Dirzo" w:date="2022-02-20T10:07:00Z">
        <w:r w:rsidR="006C7EE3">
          <w:rPr>
            <w:iCs/>
            <w:lang w:val="en-GB"/>
          </w:rPr>
          <w:t>)</w:t>
        </w:r>
      </w:ins>
      <w:r w:rsidR="00A21B55">
        <w:rPr>
          <w:lang w:val="en-GB"/>
        </w:rPr>
        <w:t xml:space="preserve"> </w:t>
      </w:r>
      <w:del w:id="378" w:author="Luísa Genes" w:date="2022-02-22T15:25:00Z">
        <w:r w:rsidR="00A21B55" w:rsidDel="002927EF">
          <w:rPr>
            <w:lang w:val="en-GB"/>
          </w:rPr>
          <w:delText xml:space="preserve">and the bare-faced curassow </w:delText>
        </w:r>
      </w:del>
      <w:ins w:id="379" w:author="Rodolfo Dirzo" w:date="2022-02-20T10:07:00Z">
        <w:del w:id="380" w:author="Luísa Genes" w:date="2022-02-22T15:25:00Z">
          <w:r w:rsidR="006C7EE3" w:rsidDel="002927EF">
            <w:rPr>
              <w:lang w:val="en-GB"/>
            </w:rPr>
            <w:delText>(</w:delText>
          </w:r>
        </w:del>
      </w:ins>
      <w:del w:id="381" w:author="Luísa Genes" w:date="2022-02-22T15:25:00Z">
        <w:r w:rsidR="00A21B55" w:rsidRPr="00A21B55" w:rsidDel="002927EF">
          <w:rPr>
            <w:i/>
            <w:iCs/>
            <w:lang w:val="en-GB"/>
          </w:rPr>
          <w:delText>Crax fasciolata</w:delText>
        </w:r>
      </w:del>
      <w:ins w:id="382" w:author="Rodolfo Dirzo" w:date="2022-02-20T10:07:00Z">
        <w:del w:id="383" w:author="Luísa Genes" w:date="2022-02-22T15:25:00Z">
          <w:r w:rsidR="006C7EE3" w:rsidDel="002927EF">
            <w:rPr>
              <w:iCs/>
              <w:lang w:val="en-GB"/>
            </w:rPr>
            <w:delText>)</w:delText>
          </w:r>
        </w:del>
      </w:ins>
      <w:del w:id="384" w:author="Luísa Genes" w:date="2022-02-22T15:25:00Z">
        <w:r w:rsidR="00A21B55" w:rsidDel="002927EF">
          <w:rPr>
            <w:lang w:val="en-GB"/>
          </w:rPr>
          <w:delText xml:space="preserve"> </w:delText>
        </w:r>
      </w:del>
      <w:r w:rsidR="00A21B55">
        <w:rPr>
          <w:lang w:val="en-GB"/>
        </w:rPr>
        <w:t xml:space="preserve">were found amongst the top-three frugivores for each of the metrics described above. </w:t>
      </w:r>
      <w:commentRangeEnd w:id="339"/>
      <w:r w:rsidR="00CB2CC7">
        <w:rPr>
          <w:rStyle w:val="CommentReference"/>
          <w:rFonts w:eastAsiaTheme="minorHAnsi" w:cstheme="minorBidi"/>
        </w:rPr>
        <w:commentReference w:id="339"/>
      </w:r>
      <w:del w:id="385" w:author="Luísa Genes" w:date="2022-02-22T15:25:00Z">
        <w:r w:rsidR="00A21B55" w:rsidDel="002927EF">
          <w:rPr>
            <w:lang w:val="en-GB"/>
          </w:rPr>
          <w:delText>However, except for the coati and the agouti,</w:delText>
        </w:r>
        <w:r w:rsidR="005E39AA" w:rsidDel="002927EF">
          <w:rPr>
            <w:lang w:val="en-GB"/>
          </w:rPr>
          <w:delText xml:space="preserve"> which are mammals,</w:delText>
        </w:r>
        <w:r w:rsidR="00A21B55" w:rsidDel="002927EF">
          <w:rPr>
            <w:lang w:val="en-GB"/>
          </w:rPr>
          <w:delText xml:space="preserve"> all the other species </w:delText>
        </w:r>
        <w:r w:rsidR="00044EA1" w:rsidDel="002927EF">
          <w:rPr>
            <w:lang w:val="en-GB"/>
          </w:rPr>
          <w:delText>can be</w:delText>
        </w:r>
        <w:r w:rsidR="00A21B55" w:rsidDel="002927EF">
          <w:rPr>
            <w:lang w:val="en-GB"/>
          </w:rPr>
          <w:delText xml:space="preserve"> considered large-sized birds</w:delText>
        </w:r>
        <w:r w:rsidR="00044EA1" w:rsidDel="002927EF">
          <w:rPr>
            <w:lang w:val="en-GB"/>
          </w:rPr>
          <w:delText xml:space="preserve"> locally</w:delText>
        </w:r>
        <w:r w:rsidR="00A21B55" w:rsidDel="002927EF">
          <w:rPr>
            <w:lang w:val="en-GB"/>
          </w:rPr>
          <w:delText>.</w:delText>
        </w:r>
        <w:r w:rsidR="00B461E8" w:rsidDel="002927EF">
          <w:rPr>
            <w:lang w:val="en-GB"/>
          </w:rPr>
          <w:delText xml:space="preserve"> </w:delText>
        </w:r>
      </w:del>
    </w:p>
    <w:p w14:paraId="7D65E572" w14:textId="5132AEAC" w:rsidR="00A149A2" w:rsidDel="002927EF" w:rsidRDefault="0044027E" w:rsidP="00D9194A">
      <w:pPr>
        <w:spacing w:line="360" w:lineRule="auto"/>
        <w:jc w:val="both"/>
        <w:rPr>
          <w:del w:id="386" w:author="Luísa Genes" w:date="2022-02-22T15:26:00Z"/>
          <w:lang w:val="en-GB"/>
        </w:rPr>
      </w:pPr>
      <w:r>
        <w:rPr>
          <w:lang w:val="en-GB"/>
        </w:rPr>
        <w:tab/>
      </w:r>
      <w:r w:rsidR="00DF3617">
        <w:rPr>
          <w:lang w:val="en-GB"/>
        </w:rPr>
        <w:t xml:space="preserve">Other </w:t>
      </w:r>
      <w:r>
        <w:rPr>
          <w:lang w:val="en-GB"/>
        </w:rPr>
        <w:t xml:space="preserve">studies have pointed to the importance of functional traits, such as body size </w:t>
      </w:r>
      <w:r>
        <w:rPr>
          <w:lang w:val="en-GB"/>
        </w:rPr>
        <w:fldChar w:fldCharType="begin" w:fldLock="1"/>
      </w:r>
      <w:r>
        <w:rPr>
          <w:lang w:val="en-GB"/>
        </w:rPr>
        <w:instrText>ADDIN CSL_CITATION {"citationItems":[{"id":"ITEM-1","itemData":{"DOI":"10.1016/j.biocon.2013.03.025","ISSN":"00063207","abstract":"Large-bodied frugivores may play a key role in the networks of plants and their seed dispersers. These species, however, are often threatened by human impacts that lead to defaunation. In this paper, we discuss the potential implications of the loss of large frugivores for seed-dispersal networks. First, we review the role of large vertebrates as seed dispersers in different tropical ecosystems to show that these species are likely to be important components of seed-dispersal networks. Second, we showed that, despite their importance, large vertebrates are absent from most of the seed-dispersal networks described in the available literature. We identified three main reasons for this absence: (1) large vertebrates have already died out in the studied areas; (2) studies focus on particular taxonomic groups that consist mostly of small birds; and (3) it is inherently difficult to describe the interactions of naturally rare and secretive species such as large vertebrates. We argue that a proper evaluation of the importance of large frugivores within seed-dispersal networks would benefit from considering aspects other than the frequency of interactions. We suggest weighting pairwise interactions by their ecological consequences to quantify the contribution of large frugivores to outcomes of seed dispersal, such as landscape connectivity. © 2013 Elsevier Ltd.","author":[{"dropping-particle":"","family":"Vidal","given":"Mariana M.","non-dropping-particle":"","parse-names":false,"suffix":""},{"dropping-particle":"","family":"Pires","given":"Mathias M.","non-dropping-particle":"","parse-names":false,"suffix":""},{"dropping-particle":"","family":"Guimarães","given":"Paulo R.","non-dropping-particle":"","parse-names":false,"suffix":""}],"container-title":"Biological Conservation","id":"ITEM-1","issued":{"date-parts":[["2013"]]},"page":"42-48","publisher":"Elsevier Ltd","title":"Large vertebrates as the missing components of seed-dispersal networks","type":"article-journal","volume":"163"},"uris":["http://www.mendeley.com/documents/?uuid=3fe99e89-45b2-46af-9c58-b17a6f4623f6"]}],"mendeley":{"formattedCitation":"(Vidal et al., 2013)","manualFormatting":"(e.g. Vidal et al., 2013)","plainTextFormattedCitation":"(Vidal et al., 2013)","previouslyFormattedCitation":"(Vidal et al., 2013)"},"properties":{"noteIndex":0},"schema":"https://github.com/citation-style-language/schema/raw/master/csl-citation.json"}</w:instrText>
      </w:r>
      <w:r>
        <w:rPr>
          <w:lang w:val="en-GB"/>
        </w:rPr>
        <w:fldChar w:fldCharType="separate"/>
      </w:r>
      <w:r w:rsidRPr="0044027E">
        <w:rPr>
          <w:noProof/>
          <w:lang w:val="en-GB"/>
        </w:rPr>
        <w:t>(</w:t>
      </w:r>
      <w:r>
        <w:rPr>
          <w:noProof/>
          <w:lang w:val="en-GB"/>
        </w:rPr>
        <w:t xml:space="preserve">e.g. </w:t>
      </w:r>
      <w:r w:rsidRPr="0044027E">
        <w:rPr>
          <w:noProof/>
          <w:lang w:val="en-GB"/>
        </w:rPr>
        <w:t>Vidal et al., 2013)</w:t>
      </w:r>
      <w:r>
        <w:rPr>
          <w:lang w:val="en-GB"/>
        </w:rPr>
        <w:fldChar w:fldCharType="end"/>
      </w:r>
      <w:r>
        <w:rPr>
          <w:lang w:val="en-GB"/>
        </w:rPr>
        <w:t xml:space="preserve"> or neutral-based processes, such as species density </w:t>
      </w:r>
      <w:r>
        <w:rPr>
          <w:lang w:val="en-GB"/>
        </w:rPr>
        <w:fldChar w:fldCharType="begin" w:fldLock="1"/>
      </w:r>
      <w:r w:rsidR="00BF7888">
        <w:rPr>
          <w:lang w:val="en-GB"/>
        </w:rPr>
        <w:instrText>ADDIN CSL_CITATION {"citationItems":[{"id":"ITEM-1","itemData":{"author":[{"dropping-particle":"","family":"Vázquez","given":"Diego P","non-dropping-particle":"","parse-names":false,"suffix":""},{"dropping-particle":"","family":"Chacoff","given":"Natacha P","non-dropping-particle":"","parse-names":false,"suffix":""},{"dropping-particle":"","family":"Cagnolo","given":"Luciano","non-dropping-particle":"","parse-names":false,"suffix":""}],"container-title":"Ecology","id":"ITEM-1","issue":"8","issued":{"date-parts":[["2009","1"]]},"page":"2039-2046","title":"Evaluating multiple determinants of the structure of plant-animal mutualistic networks","type":"article-journal","volume":"90"},"uris":["http://www.mendeley.com/documents/?uuid=55075d34-3e09-427e-81d7-8bcc01cfe611"]},{"id":"ITEM-2","itemData":{"DOI":"10.1111/j.1600-0706.2008.16540.x","ISSN":"00301299","abstract":"Recently, there has been a vigorous interest in community ecology about the structure of mutualistic networks and its importance for species persistence and coevolution. However, the mechanisms shaping mutualistic networks have been rarely explored. Here we extend for the first time the neutral theory of biodiversity to a multi trophic system. We focus on nestedness, a distinctive pattern of mutualistic community assembly showing two characteristics, namely, asymmetrical specialization (specialists interacting with generalists) and a generalist core (generalists interacting with generalists). We investigate the importance of relative species abundance (RSA) for the nested assembly of plant-animal mutualistic networks. Our results show that neutral mutualistic communities give rise to networks considerably more nested than real communities. RSA explains 60-70% of nested patterns in two real communities studied here, while 30-40% of nestedness is still unexplained. The nested pattern in real communities is better explained when we introduce interaction-specific species traits such as forbidden links and intensity of dependence (relative importance of fruits for the diet of a frugivore) in our analysis. The fact that neutral mutualistic communities exhibit a perfectly nested structure and do not show a random or compartmentalized structure, underlines the importance of RSA in the assembly of mutualistic networks. © 2008 The Authors.","author":[{"dropping-particle":"","family":"Krishna","given":"Abhay","non-dropping-particle":"","parse-names":false,"suffix":""},{"dropping-particle":"","family":"Guimarães","given":"Paulo R.","non-dropping-particle":"","parse-names":false,"suffix":""},{"dropping-particle":"","family":"Jordano","given":"Pedro","non-dropping-particle":"","parse-names":false,"suffix":""},{"dropping-particle":"","family":"Bascompte","given":"Jordi","non-dropping-particle":"","parse-names":false,"suffix":""}],"container-title":"Oikos","id":"ITEM-2","issue":"11","issued":{"date-parts":[["2008"]]},"page":"1609-1618","title":"A neutral-niche theory of nestedness in mutualistic networks","type":"article-journal","volume":"117"},"uris":["http://www.mendeley.com/documents/?uuid=40c95246-3973-4825-8336-3a43bffc23f9"]},{"id":"ITEM-3","itemData":{"DOI":"10.1007/s00442-020-04662-4","ISBN":"0123456789","ISSN":"14321939","PMID":"32405932","abstract":"While functional traits can facilitate or constrain interactions between pair of species in ecological communities, relative abundances regulate the probabilities of encounter among individuals. However, the relative importance of traits and relative abundances for the role species play in seed dispersion networks remains poorly explored. Here, we analyzed 20 Neotropical seed dispersal networks distributed from Mexico to southeastern Brazil to evaluate how relative abundance and functional traits influence bat species’ roles in seed dispersal networks. We tested how bat relative abundance and traits relate to species contribution to between-module (c metric) and within-module connectivity (z metric) and their position and potential to mediate indirect effects between species (betweenness centrality). Our results indicate that relative abundance is the main determinant of the role bats play in the networks, while traits such as aspect ratio show modest yet statistically significant importance in predicting specific roles. Moreover, all seed dispersal networks presented two or three superabundant obligatory frugivore species that interacted with a high number of plants. The modest influence of the functional traits on species’ roles is likely related to the low variation of morphological traits related to foraging ecology, which reduces the chances of morphological mismatching between consumers and resources in the system. In this scenario, abundant bats have higher chances of encountering resources and being capable of consuming them which leads such species to play critical roles in the community by acting as module hubs and network connectors.","author":[{"dropping-particle":"","family":"Laurindo","given":"Rafael de Souza","non-dropping-particle":"","parse-names":false,"suffix":""},{"dropping-particle":"","family":"Vizentin-Bugoni","given":"Jeferson","non-dropping-particle":"","parse-names":false,"suffix":""},{"dropping-particle":"","family":"Tavares","given":"Davi Castro","non-dropping-particle":"","parse-names":false,"suffix":""},{"dropping-particle":"","family":"Mancini","given":"Matheus Camargo Silva","non-dropping-particle":"","parse-names":false,"suffix":""},{"dropping-particle":"","family":"Mello","given":"Rodrigo de Macêdo","non-dropping-particle":"","parse-names":false,"suffix":""},{"dropping-particle":"","family":"Gregorin","given":"Renato","non-dropping-particle":"","parse-names":false,"suffix":""}],"container-title":"Oecologia","id":"ITEM-3","issue":"1","issued":{"date-parts":[["2020"]]},"page":"189-198","publisher":"Springer Berlin Heidelberg","title":"Drivers of bat roles in Neotropical seed dispersal networks: abundance is more important than functional traits","type":"article-journal","volume":"193"},"uris":["http://www.mendeley.com/documents/?uuid=114f5512-21db-48ca-b655-65092f48598a"]}],"mendeley":{"formattedCitation":"(Krishna et al., 2008; Laurindo et al., 2020; Vázquez et al., 2009)","plainTextFormattedCitation":"(Krishna et al., 2008; Laurindo et al., 2020; Vázquez et al., 2009)","previouslyFormattedCitation":"(Krishna et al., 2008; Laurindo et al., 2020; Vázquez et al., 2009)"},"properties":{"noteIndex":0},"schema":"https://github.com/citation-style-language/schema/raw/master/csl-citation.json"}</w:instrText>
      </w:r>
      <w:r>
        <w:rPr>
          <w:lang w:val="en-GB"/>
        </w:rPr>
        <w:fldChar w:fldCharType="separate"/>
      </w:r>
      <w:r w:rsidR="00A0300A" w:rsidRPr="00A0300A">
        <w:rPr>
          <w:noProof/>
          <w:lang w:val="en-GB"/>
        </w:rPr>
        <w:t>(Krishna et al., 2008; Laurindo et al., 2020; Vázquez et al., 2009)</w:t>
      </w:r>
      <w:r>
        <w:rPr>
          <w:lang w:val="en-GB"/>
        </w:rPr>
        <w:fldChar w:fldCharType="end"/>
      </w:r>
      <w:r>
        <w:rPr>
          <w:lang w:val="en-GB"/>
        </w:rPr>
        <w:t xml:space="preserve"> in structuring species interactions.</w:t>
      </w:r>
      <w:r w:rsidR="00E172F7">
        <w:rPr>
          <w:lang w:val="en-GB"/>
        </w:rPr>
        <w:t xml:space="preserve"> In the context of defaunation, where large-sized, </w:t>
      </w:r>
      <w:r w:rsidR="00C00754">
        <w:rPr>
          <w:lang w:val="en-GB"/>
        </w:rPr>
        <w:t>and</w:t>
      </w:r>
      <w:r w:rsidR="00E172F7">
        <w:rPr>
          <w:lang w:val="en-GB"/>
        </w:rPr>
        <w:t xml:space="preserve"> often rarer animals, tend to be extirpated in higher frequencies </w:t>
      </w:r>
      <w:r w:rsidR="00E172F7">
        <w:rPr>
          <w:lang w:val="en-GB"/>
        </w:rPr>
        <w:fldChar w:fldCharType="begin" w:fldLock="1"/>
      </w:r>
      <w:r w:rsidR="00E172F7">
        <w:rPr>
          <w:lang w:val="en-GB"/>
        </w:rPr>
        <w:instrText>ADDIN CSL_CITATION {"citationItems":[{"id":"ITEM-1","itemData":{"DOI":"10.1126/science.1251817","ISBN":"1095-9203 (Electronic)\\r0036-8075 (Linking)","ISSN":"0036-8075","PMID":"25061202","abstract":"We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change.","author":[{"dropping-particle":"","family":"Dirzo","given":"R.","non-dropping-particle":"","parse-names":false,"suffix":""},{"dropping-particle":"","family":"Young","given":"H. S.","non-dropping-particle":"","parse-names":false,"suffix":""},{"dropping-particle":"","family":"Galetti","given":"M.","non-dropping-particle":"","parse-names":false,"suffix":""},{"dropping-particle":"","family":"Ceballos","given":"G.","non-dropping-particle":"","parse-names":false,"suffix":""},{"dropping-particle":"","family":"Isaac","given":"N. J. B.","non-dropping-particle":"","parse-names":false,"suffix":""},{"dropping-particle":"","family":"Collen","given":"B.","non-dropping-particle":"","parse-names":false,"suffix":""}],"container-title":"Science","id":"ITEM-1","issue":"6195","issued":{"date-parts":[["2014","7","25"]]},"page":"401-406","title":"Defaunation in the Anthropocene","type":"article-journal","volume":"345"},"uris":["http://www.mendeley.com/documents/?uuid=d589f03c-7e02-495f-896f-7a7981b37b3c"]},{"id":"ITEM-2","itemData":{"DOI":"10.1016/j.ecoser.2020.101173","ISSN":"22120416","abstract":"Mammals embody the apex of ecosystems processes, and their majestic diversity is overwhelmingly threatened in the Neotropical realm. Mammal population declines erode not only several levels of biological diversity, but may also impoverish critical ecosystem services (ES). Based on 2,427 putative baseline mammal assemblages derived from IUCN ranges polygons, we sought to understand, for the first time, the effects of mammal defaunation on natural ecosystem services throughout the entire Neotropical realm. At the assemblage-level, we simulated both stochastic and deterministic regimes of mammal defaunation, examining both diversity indices and classic metrics of ecological networks (e.g. modularity and nestedness). Our results show that ES losses are induced by declines in both taxonomic and functional diversity. Given any defaunation regime, Neotropical provinces undergo levels of ES erosion typically reaching less than a third of all potential network links. Geographic patterns of lost ecosystem services—resulting from simulated and real-world mammal extinctions—indicate that this will detrimentally affect human livelihoods across all major Neotropical provinces. We conclude that the ongoing defaunation process will promote irreversible failures of several mammal-mediated ecosystem processes at varying timescales.","author":[{"dropping-particle":"","family":"Bogoni","given":"Juliano André","non-dropping-particle":"","parse-names":false,"suffix":""},{"dropping-particle":"","family":"Peres","given":"Carlos A.","non-dropping-particle":"","parse-names":false,"suffix":""},{"dropping-particle":"","family":"Ferraz","given":"Katia M.P.M.B.","non-dropping-particle":"","parse-names":false,"suffix":""}],"container-title":"Ecosystem Services","id":"ITEM-2","issue":"November 2019","issued":{"date-parts":[["2020"]]},"page":"101173","publisher":"Elsevier B.V.","title":"Effects of mammal defaunation on natural ecosystem services and human well being throughout the entire Neotropical realm","type":"article-journal","volume":"45"},"uris":["http://www.mendeley.com/documents/?uuid=1d3ee5ff-672a-4ffd-8ada-bd6eacd15238"]}],"mendeley":{"formattedCitation":"(Bogoni et al., 2020; Dirzo et al., 2014)","plainTextFormattedCitation":"(Bogoni et al., 2020; Dirzo et al., 2014)","previouslyFormattedCitation":"(Bogoni et al., 2020; Dirzo et al., 2014)"},"properties":{"noteIndex":0},"schema":"https://github.com/citation-style-language/schema/raw/master/csl-citation.json"}</w:instrText>
      </w:r>
      <w:r w:rsidR="00E172F7">
        <w:rPr>
          <w:lang w:val="en-GB"/>
        </w:rPr>
        <w:fldChar w:fldCharType="separate"/>
      </w:r>
      <w:r w:rsidR="00E172F7" w:rsidRPr="00E172F7">
        <w:rPr>
          <w:noProof/>
          <w:lang w:val="en-GB"/>
        </w:rPr>
        <w:t>(Bogoni et al., 2020; Dirzo et al., 2014)</w:t>
      </w:r>
      <w:r w:rsidR="00E172F7">
        <w:rPr>
          <w:lang w:val="en-GB"/>
        </w:rPr>
        <w:fldChar w:fldCharType="end"/>
      </w:r>
      <w:r w:rsidR="00E172F7">
        <w:rPr>
          <w:lang w:val="en-GB"/>
        </w:rPr>
        <w:t xml:space="preserve">, and smaller-sized animals tend to become more abundant </w:t>
      </w:r>
      <w:r w:rsidR="00E172F7">
        <w:rPr>
          <w:lang w:val="en-GB"/>
        </w:rPr>
        <w:fldChar w:fldCharType="begin" w:fldLock="1"/>
      </w:r>
      <w:r w:rsidR="00A0300A">
        <w:rPr>
          <w:lang w:val="en-GB"/>
        </w:rPr>
        <w:instrText>ADDIN CSL_CITATION {"citationItems":[{"id":"ITEM-1","itemData":{"DOI":"10.1016/0006-3207(90)90041-M","ISSN":"00063207","abstract":"Transect surveys were carried out in seven western Amazonian upland forest sites and compared with four additional sites to examine effects of hunting by humans on the structure of species-rich primate communities. Primate body mass was a strong positive correlate of its crude and metabolic population biomass in non-hunted but not in hunted sites. Primate body mass was a good negative correlate of population density in hunted but not in non-hunted sites. Group density was not clearly affected by hunting activity. Large primates had significantly lower group densities than small primates in both hunted and non-hunted sites. These trends are largely a consequence of differences in abundance of large-bodied genera (i.e.Alouatta, Ateles and Lagothrix), accounting for the bulk of the primate biomass in non-hunted sites, but being over-harvested or becoming extinct in sites hunted by man. © 1990.","author":[{"dropping-particle":"","family":"Peres","given":"Carlos A.","non-dropping-particle":"","parse-names":false,"suffix":""}],"container-title":"Biological Conservation","id":"ITEM-1","issue":"1","issued":{"date-parts":[["1990"]]},"page":"47-59","title":"Effects of hunting on western Amazonian primate communities","type":"article-journal","volume":"54"},"uris":["http://www.mendeley.com/documents/?uuid=24ebcaef-c0a0-4e3f-86c4-f67c1fad8214"]}],"mendeley":{"formattedCitation":"(Peres, 1990)","plainTextFormattedCitation":"(Peres, 1990)","previouslyFormattedCitation":"(Peres, 1990)"},"properties":{"noteIndex":0},"schema":"https://github.com/citation-style-language/schema/raw/master/csl-citation.json"}</w:instrText>
      </w:r>
      <w:r w:rsidR="00E172F7">
        <w:rPr>
          <w:lang w:val="en-GB"/>
        </w:rPr>
        <w:fldChar w:fldCharType="separate"/>
      </w:r>
      <w:r w:rsidR="00E172F7" w:rsidRPr="00E172F7">
        <w:rPr>
          <w:noProof/>
          <w:lang w:val="en-GB"/>
        </w:rPr>
        <w:t>(Peres, 1990)</w:t>
      </w:r>
      <w:r w:rsidR="00E172F7">
        <w:rPr>
          <w:lang w:val="en-GB"/>
        </w:rPr>
        <w:fldChar w:fldCharType="end"/>
      </w:r>
      <w:r w:rsidR="00E172F7">
        <w:rPr>
          <w:lang w:val="en-GB"/>
        </w:rPr>
        <w:t xml:space="preserve">, </w:t>
      </w:r>
      <w:r w:rsidR="00044EA1">
        <w:rPr>
          <w:lang w:val="en-GB"/>
        </w:rPr>
        <w:t>addressing</w:t>
      </w:r>
      <w:r w:rsidR="00E172F7">
        <w:rPr>
          <w:lang w:val="en-GB"/>
        </w:rPr>
        <w:t xml:space="preserve"> </w:t>
      </w:r>
      <w:r w:rsidR="00E172F7">
        <w:rPr>
          <w:lang w:val="en-GB"/>
        </w:rPr>
        <w:lastRenderedPageBreak/>
        <w:t xml:space="preserve">this </w:t>
      </w:r>
      <w:r w:rsidR="00044EA1">
        <w:rPr>
          <w:lang w:val="en-GB"/>
        </w:rPr>
        <w:t>size-biased defaunation</w:t>
      </w:r>
      <w:r w:rsidR="00E172F7">
        <w:rPr>
          <w:lang w:val="en-GB"/>
        </w:rPr>
        <w:t xml:space="preserve"> </w:t>
      </w:r>
      <w:r w:rsidR="00C00754">
        <w:rPr>
          <w:lang w:val="en-GB"/>
        </w:rPr>
        <w:t xml:space="preserve">may </w:t>
      </w:r>
      <w:r w:rsidR="00E172F7">
        <w:rPr>
          <w:lang w:val="en-GB"/>
        </w:rPr>
        <w:t xml:space="preserve">provide </w:t>
      </w:r>
      <w:r w:rsidR="00C00754">
        <w:rPr>
          <w:lang w:val="en-GB"/>
        </w:rPr>
        <w:t>relevant</w:t>
      </w:r>
      <w:r w:rsidR="00E172F7">
        <w:rPr>
          <w:lang w:val="en-GB"/>
        </w:rPr>
        <w:t xml:space="preserve"> insights into the potential compensatory effect of smaller animals in seed dispersal networks.</w:t>
      </w:r>
      <w:ins w:id="387" w:author="Luísa Genes" w:date="2022-02-22T15:26:00Z">
        <w:r w:rsidR="002927EF">
          <w:rPr>
            <w:lang w:val="en-GB"/>
          </w:rPr>
          <w:t xml:space="preserve"> </w:t>
        </w:r>
      </w:ins>
    </w:p>
    <w:p w14:paraId="0E47C4B8" w14:textId="09FF9FA3" w:rsidR="00687F57" w:rsidRDefault="002B2565">
      <w:pPr>
        <w:spacing w:line="360" w:lineRule="auto"/>
        <w:jc w:val="both"/>
        <w:rPr>
          <w:ins w:id="388" w:author="Gianalberto Losapio" w:date="2022-02-14T17:59:00Z"/>
          <w:lang w:val="en-GB"/>
        </w:rPr>
        <w:pPrChange w:id="389" w:author="Luísa Genes" w:date="2022-02-22T15:26:00Z">
          <w:pPr>
            <w:spacing w:line="360" w:lineRule="auto"/>
            <w:ind w:firstLine="720"/>
            <w:jc w:val="both"/>
          </w:pPr>
        </w:pPrChange>
      </w:pPr>
      <w:r>
        <w:rPr>
          <w:lang w:val="en-GB"/>
        </w:rPr>
        <w:t>In our non-</w:t>
      </w:r>
      <w:proofErr w:type="spellStart"/>
      <w:r>
        <w:rPr>
          <w:lang w:val="en-GB"/>
        </w:rPr>
        <w:t>defaunated</w:t>
      </w:r>
      <w:proofErr w:type="spellEnd"/>
      <w:r>
        <w:rPr>
          <w:lang w:val="en-GB"/>
        </w:rPr>
        <w:t xml:space="preserve"> seed dispersal network,</w:t>
      </w:r>
      <w:ins w:id="390" w:author="Luísa Genes" w:date="2022-02-22T15:29:00Z">
        <w:r w:rsidR="00AF16CE">
          <w:rPr>
            <w:lang w:val="en-GB"/>
          </w:rPr>
          <w:t xml:space="preserve"> there are many large-seeded plant species, which could not be dispersed by smaller frugivores if larger frugivores were extirpated</w:t>
        </w:r>
      </w:ins>
      <w:ins w:id="391" w:author="Luísa Genes" w:date="2022-02-22T15:30:00Z">
        <w:r w:rsidR="00AF16CE">
          <w:rPr>
            <w:lang w:val="en-GB"/>
          </w:rPr>
          <w:t xml:space="preserve"> </w:t>
        </w:r>
      </w:ins>
      <w:ins w:id="392" w:author="Luísa Genes" w:date="2022-02-22T15:32:00Z">
        <w:r w:rsidR="00AF16CE">
          <w:rPr>
            <w:lang w:val="en-GB"/>
          </w:rPr>
          <w:fldChar w:fldCharType="begin" w:fldLock="1"/>
        </w:r>
      </w:ins>
      <w:r w:rsidR="00A71CD7">
        <w:rPr>
          <w:lang w:val="en-GB"/>
        </w:rPr>
        <w:instrText>ADDIN CSL_CITATION {"citationItems":[{"id":"ITEM-1","itemData":{"DOI":"10.1079/9781845931650.0104","ISBN":"9781845931650","author":[{"dropping-particle":"","family":"Donatti","given":"Camila I.","non-dropping-particle":"","parse-names":false,"suffix":""},{"dropping-particle":"","family":"Galetti","given":"Mauro","non-dropping-particle":"","parse-names":false,"suffix":""},{"dropping-particle":"","family":"Pizo","given":"Marco Aurélio","non-dropping-particle":"","parse-names":false,"suffix":""},{"dropping-particle":"","family":"Guimarães, P. R.","given":"Jr.","non-dropping-particle":"","parse-names":false,"suffix":""},{"dropping-particle":"","family":"Jordano","given":"Pedro","non-dropping-particle":"","parse-names":false,"suffix":""}],"container-title":"Seed dispersal: theory and its application in a changing world","id":"ITEM-1","issued":{"date-parts":[["2007"]]},"page":"104-123","publisher":"CABI","publisher-place":"Wallingford","title":"Living in the land of ghosts: fruit traits and the importance of large mammals as seed dispersers in the Pantanal, Brazil.","type":"chapter"},"uris":["http://www.mendeley.com/documents/?uuid=c8f549d6-fc3b-4334-af36-ccb89ce2c92f"]}],"mendeley":{"formattedCitation":"(Donatti et al., 2007)","plainTextFormattedCitation":"(Donatti et al., 2007)","previouslyFormattedCitation":"(Donatti et al., 2007)"},"properties":{"noteIndex":0},"schema":"https://github.com/citation-style-language/schema/raw/master/csl-citation.json"}</w:instrText>
      </w:r>
      <w:r w:rsidR="00AF16CE">
        <w:rPr>
          <w:lang w:val="en-GB"/>
        </w:rPr>
        <w:fldChar w:fldCharType="separate"/>
      </w:r>
      <w:r w:rsidR="00AF16CE" w:rsidRPr="00AF16CE">
        <w:rPr>
          <w:noProof/>
          <w:lang w:val="en-GB"/>
        </w:rPr>
        <w:t>(Donatti et al., 2007)</w:t>
      </w:r>
      <w:ins w:id="393" w:author="Luísa Genes" w:date="2022-02-22T15:32:00Z">
        <w:r w:rsidR="00AF16CE">
          <w:rPr>
            <w:lang w:val="en-GB"/>
          </w:rPr>
          <w:fldChar w:fldCharType="end"/>
        </w:r>
      </w:ins>
      <w:ins w:id="394" w:author="Luísa Genes" w:date="2022-02-22T15:30:00Z">
        <w:r w:rsidR="00AF16CE">
          <w:rPr>
            <w:lang w:val="en-GB"/>
          </w:rPr>
          <w:t>.</w:t>
        </w:r>
      </w:ins>
      <w:r>
        <w:rPr>
          <w:lang w:val="en-GB"/>
        </w:rPr>
        <w:t xml:space="preserve"> </w:t>
      </w:r>
      <w:ins w:id="395" w:author="Luísa Genes" w:date="2022-02-22T15:33:00Z">
        <w:r w:rsidR="00AF16CE">
          <w:rPr>
            <w:lang w:val="en-GB"/>
          </w:rPr>
          <w:t>T</w:t>
        </w:r>
      </w:ins>
      <w:del w:id="396" w:author="Luísa Genes" w:date="2022-02-22T15:30:00Z">
        <w:r w:rsidR="00A149A2" w:rsidDel="00AF16CE">
          <w:rPr>
            <w:lang w:val="en-GB"/>
          </w:rPr>
          <w:delText>t</w:delText>
        </w:r>
      </w:del>
      <w:r w:rsidR="00A149A2">
        <w:rPr>
          <w:lang w:val="en-GB"/>
        </w:rPr>
        <w:t xml:space="preserve">he fact that </w:t>
      </w:r>
      <w:r>
        <w:rPr>
          <w:lang w:val="en-GB"/>
        </w:rPr>
        <w:t xml:space="preserve">density was not as important as body size or biomass in structuring interactions </w:t>
      </w:r>
      <w:r w:rsidR="00A149A2">
        <w:rPr>
          <w:lang w:val="en-GB"/>
        </w:rPr>
        <w:t xml:space="preserve">implies </w:t>
      </w:r>
      <w:r>
        <w:rPr>
          <w:lang w:val="en-GB"/>
        </w:rPr>
        <w:t>a low potential for compensatory effects</w:t>
      </w:r>
      <w:r w:rsidR="006378BD">
        <w:rPr>
          <w:lang w:val="en-GB"/>
        </w:rPr>
        <w:t xml:space="preserve">. This low possibility for compensating the loss-of-function </w:t>
      </w:r>
      <w:r w:rsidR="007736A7">
        <w:rPr>
          <w:lang w:val="en-GB"/>
        </w:rPr>
        <w:t>arises as</w:t>
      </w:r>
      <w:r>
        <w:rPr>
          <w:lang w:val="en-GB"/>
        </w:rPr>
        <w:t xml:space="preserve"> </w:t>
      </w:r>
      <w:del w:id="397" w:author="Luisa Genes" w:date="2022-02-07T17:18:00Z">
        <w:r w:rsidDel="004C4C54">
          <w:rPr>
            <w:lang w:val="en-GB"/>
          </w:rPr>
          <w:delText xml:space="preserve">more </w:delText>
        </w:r>
      </w:del>
      <w:r>
        <w:rPr>
          <w:lang w:val="en-GB"/>
        </w:rPr>
        <w:t xml:space="preserve">abundant animals </w:t>
      </w:r>
      <w:ins w:id="398" w:author="Luisa Genes" w:date="2022-02-07T17:18:00Z">
        <w:r w:rsidR="004C4C54" w:rsidRPr="0051721F">
          <w:rPr>
            <w:i/>
            <w:iCs/>
            <w:lang w:val="en-GB"/>
          </w:rPr>
          <w:t>per se</w:t>
        </w:r>
        <w:r w:rsidR="004C4C54">
          <w:rPr>
            <w:lang w:val="en-GB"/>
          </w:rPr>
          <w:t xml:space="preserve"> </w:t>
        </w:r>
      </w:ins>
      <w:r>
        <w:rPr>
          <w:lang w:val="en-GB"/>
        </w:rPr>
        <w:t xml:space="preserve">were not found to be as important to the seed dispersal patterns as </w:t>
      </w:r>
      <w:del w:id="399" w:author="Luisa Genes" w:date="2022-02-07T17:16:00Z">
        <w:r w:rsidDel="004C4C54">
          <w:rPr>
            <w:lang w:val="en-GB"/>
          </w:rPr>
          <w:delText>abundant and large animals</w:delText>
        </w:r>
      </w:del>
      <w:ins w:id="400" w:author="Luisa Genes" w:date="2022-02-07T17:16:00Z">
        <w:r w:rsidR="004C4C54">
          <w:rPr>
            <w:lang w:val="en-GB"/>
          </w:rPr>
          <w:t>species with high populati</w:t>
        </w:r>
      </w:ins>
      <w:ins w:id="401" w:author="Luisa Genes" w:date="2022-02-07T17:17:00Z">
        <w:r w:rsidR="004C4C54">
          <w:rPr>
            <w:lang w:val="en-GB"/>
          </w:rPr>
          <w:t>on biomass and high body size</w:t>
        </w:r>
      </w:ins>
      <w:r>
        <w:rPr>
          <w:lang w:val="en-GB"/>
        </w:rPr>
        <w:t xml:space="preserve">. </w:t>
      </w:r>
      <w:r w:rsidR="005136CE">
        <w:rPr>
          <w:lang w:val="en-GB"/>
        </w:rPr>
        <w:t>In other words, having many small animals w</w:t>
      </w:r>
      <w:r w:rsidR="000D3CBF">
        <w:rPr>
          <w:lang w:val="en-GB"/>
        </w:rPr>
        <w:t>ill no</w:t>
      </w:r>
      <w:r w:rsidR="005136CE">
        <w:rPr>
          <w:lang w:val="en-GB"/>
        </w:rPr>
        <w:t xml:space="preserve">t be enough to replace the functions </w:t>
      </w:r>
      <w:r w:rsidR="000A3922">
        <w:rPr>
          <w:lang w:val="en-GB"/>
        </w:rPr>
        <w:t xml:space="preserve">once </w:t>
      </w:r>
      <w:r w:rsidR="005136CE">
        <w:rPr>
          <w:lang w:val="en-GB"/>
        </w:rPr>
        <w:t xml:space="preserve">accomplished by few big animals. </w:t>
      </w:r>
      <w:r>
        <w:rPr>
          <w:lang w:val="en-GB"/>
        </w:rPr>
        <w:t xml:space="preserve">Such finding is of conservation </w:t>
      </w:r>
      <w:r w:rsidR="00680134">
        <w:rPr>
          <w:lang w:val="en-GB"/>
        </w:rPr>
        <w:t>significance</w:t>
      </w:r>
      <w:r>
        <w:rPr>
          <w:lang w:val="en-GB"/>
        </w:rPr>
        <w:t xml:space="preserve"> </w:t>
      </w:r>
      <w:r w:rsidR="007736A7">
        <w:rPr>
          <w:lang w:val="en-GB"/>
        </w:rPr>
        <w:t>as</w:t>
      </w:r>
      <w:r>
        <w:rPr>
          <w:lang w:val="en-GB"/>
        </w:rPr>
        <w:t xml:space="preserve"> the lack of potential for compensatory effects in </w:t>
      </w:r>
      <w:proofErr w:type="spellStart"/>
      <w:r>
        <w:rPr>
          <w:lang w:val="en-GB"/>
        </w:rPr>
        <w:t>defaunated</w:t>
      </w:r>
      <w:proofErr w:type="spellEnd"/>
      <w:r>
        <w:rPr>
          <w:lang w:val="en-GB"/>
        </w:rPr>
        <w:t xml:space="preserve"> communities could </w:t>
      </w:r>
      <w:del w:id="402" w:author="Luisa Genes" w:date="2022-02-07T17:17:00Z">
        <w:r w:rsidDel="004C4C54">
          <w:rPr>
            <w:lang w:val="en-GB"/>
          </w:rPr>
          <w:delText xml:space="preserve">cascade </w:delText>
        </w:r>
      </w:del>
      <w:ins w:id="403" w:author="Luisa Genes" w:date="2022-02-07T17:17:00Z">
        <w:r w:rsidR="004C4C54">
          <w:rPr>
            <w:lang w:val="en-GB"/>
          </w:rPr>
          <w:t xml:space="preserve">cause </w:t>
        </w:r>
      </w:ins>
      <w:del w:id="404" w:author="Luisa Genes" w:date="2022-02-07T17:17:00Z">
        <w:r w:rsidDel="004C4C54">
          <w:rPr>
            <w:lang w:val="en-GB"/>
          </w:rPr>
          <w:delText xml:space="preserve">into </w:delText>
        </w:r>
      </w:del>
      <w:r>
        <w:rPr>
          <w:lang w:val="en-GB"/>
        </w:rPr>
        <w:t>lower dispersal and regeneration of many plant species.</w:t>
      </w:r>
      <w:ins w:id="405" w:author="Rodolfo Dirzo" w:date="2022-02-20T10:25:00Z">
        <w:r w:rsidR="00C00754">
          <w:rPr>
            <w:lang w:val="en-GB"/>
          </w:rPr>
          <w:t xml:space="preserve"> Ex</w:t>
        </w:r>
      </w:ins>
      <w:ins w:id="406" w:author="Rodolfo Dirzo" w:date="2022-02-20T10:26:00Z">
        <w:r w:rsidR="00C00754">
          <w:rPr>
            <w:lang w:val="en-GB"/>
          </w:rPr>
          <w:t xml:space="preserve">amining the </w:t>
        </w:r>
        <w:r w:rsidR="000A31F9">
          <w:rPr>
            <w:lang w:val="en-GB"/>
          </w:rPr>
          <w:t xml:space="preserve">consistency of this finding across multiple seed dispersal networks </w:t>
        </w:r>
      </w:ins>
      <w:ins w:id="407" w:author="Rodolfo Dirzo" w:date="2022-02-20T10:28:00Z">
        <w:r w:rsidR="000A31F9">
          <w:rPr>
            <w:lang w:val="en-GB"/>
          </w:rPr>
          <w:t>(</w:t>
        </w:r>
      </w:ins>
      <w:ins w:id="408" w:author="Rodolfo Dirzo" w:date="2022-02-20T10:27:00Z">
        <w:r w:rsidR="000A31F9">
          <w:rPr>
            <w:lang w:val="en-GB"/>
          </w:rPr>
          <w:t xml:space="preserve">in conserved and </w:t>
        </w:r>
      </w:ins>
      <w:ins w:id="409" w:author="Rodolfo Dirzo" w:date="2022-02-20T10:28:00Z">
        <w:r w:rsidR="000A31F9">
          <w:rPr>
            <w:lang w:val="en-GB"/>
          </w:rPr>
          <w:t xml:space="preserve">differentially </w:t>
        </w:r>
      </w:ins>
      <w:proofErr w:type="spellStart"/>
      <w:ins w:id="410" w:author="Rodolfo Dirzo" w:date="2022-02-20T10:27:00Z">
        <w:r w:rsidR="000A31F9">
          <w:rPr>
            <w:lang w:val="en-GB"/>
          </w:rPr>
          <w:t>defaunated</w:t>
        </w:r>
        <w:proofErr w:type="spellEnd"/>
        <w:r w:rsidR="000A31F9">
          <w:rPr>
            <w:lang w:val="en-GB"/>
          </w:rPr>
          <w:t xml:space="preserve"> sites</w:t>
        </w:r>
      </w:ins>
      <w:ins w:id="411" w:author="Rodolfo Dirzo" w:date="2022-02-20T10:28:00Z">
        <w:r w:rsidR="000A31F9">
          <w:rPr>
            <w:lang w:val="en-GB"/>
          </w:rPr>
          <w:t>)</w:t>
        </w:r>
      </w:ins>
      <w:ins w:id="412" w:author="Rodolfo Dirzo" w:date="2022-02-20T10:27:00Z">
        <w:r w:rsidR="000A31F9">
          <w:rPr>
            <w:lang w:val="en-GB"/>
          </w:rPr>
          <w:t xml:space="preserve"> is an aspect that warrants further research. </w:t>
        </w:r>
      </w:ins>
    </w:p>
    <w:p w14:paraId="590F7977" w14:textId="0EDA38DC" w:rsidR="005E39AA" w:rsidRDefault="00B461E8" w:rsidP="000D3CBF">
      <w:pPr>
        <w:spacing w:line="360" w:lineRule="auto"/>
        <w:ind w:firstLine="720"/>
        <w:jc w:val="both"/>
        <w:rPr>
          <w:lang w:val="en-GB"/>
        </w:rPr>
      </w:pPr>
      <w:r>
        <w:rPr>
          <w:lang w:val="en-GB"/>
        </w:rPr>
        <w:t xml:space="preserve">Out of the top three most important frugivores in each interaction pattern, only the </w:t>
      </w:r>
      <w:proofErr w:type="spellStart"/>
      <w:r w:rsidRPr="00A21B55">
        <w:rPr>
          <w:lang w:val="en-GB"/>
        </w:rPr>
        <w:t>chaco</w:t>
      </w:r>
      <w:proofErr w:type="spellEnd"/>
      <w:r w:rsidRPr="00A21B55">
        <w:rPr>
          <w:lang w:val="en-GB"/>
        </w:rPr>
        <w:t xml:space="preserve"> chachalaca</w:t>
      </w:r>
      <w:r>
        <w:rPr>
          <w:lang w:val="en-GB"/>
        </w:rPr>
        <w:t xml:space="preserve"> bird is a Least Concern species according to the IUCN Red List. All other species are listed as Near Threatened, Vulnerable, or Critically Endangered. </w:t>
      </w:r>
      <w:r w:rsidR="002B2565">
        <w:rPr>
          <w:lang w:val="en-GB"/>
        </w:rPr>
        <w:t xml:space="preserve">For example, population declines of large </w:t>
      </w:r>
      <w:del w:id="413" w:author="Luisa Genes" w:date="2022-02-07T17:32:00Z">
        <w:r w:rsidR="002B2565" w:rsidDel="00725504">
          <w:rPr>
            <w:lang w:val="en-GB"/>
          </w:rPr>
          <w:delText xml:space="preserve">and abundant </w:delText>
        </w:r>
      </w:del>
      <w:r w:rsidR="002B2565">
        <w:rPr>
          <w:lang w:val="en-GB"/>
        </w:rPr>
        <w:t>mammals, such as</w:t>
      </w:r>
      <w:r w:rsidR="00BC70DD">
        <w:rPr>
          <w:lang w:val="en-GB"/>
        </w:rPr>
        <w:t xml:space="preserve"> IUCN </w:t>
      </w:r>
      <w:proofErr w:type="gramStart"/>
      <w:r w:rsidR="00BC70DD">
        <w:rPr>
          <w:lang w:val="en-GB"/>
        </w:rPr>
        <w:t>Vulnerable</w:t>
      </w:r>
      <w:r w:rsidR="002B2565">
        <w:rPr>
          <w:lang w:val="en-GB"/>
        </w:rPr>
        <w:t xml:space="preserve"> white-lipped</w:t>
      </w:r>
      <w:proofErr w:type="gramEnd"/>
      <w:r w:rsidR="002B2565">
        <w:rPr>
          <w:lang w:val="en-GB"/>
        </w:rPr>
        <w:t xml:space="preserve"> peccaries (</w:t>
      </w:r>
      <w:r w:rsidR="002B2565" w:rsidRPr="002B2565">
        <w:rPr>
          <w:i/>
          <w:iCs/>
          <w:lang w:val="en-GB"/>
        </w:rPr>
        <w:t xml:space="preserve">Tayassu </w:t>
      </w:r>
      <w:proofErr w:type="spellStart"/>
      <w:r w:rsidR="002B2565" w:rsidRPr="002B2565">
        <w:rPr>
          <w:i/>
          <w:iCs/>
          <w:lang w:val="en-GB"/>
        </w:rPr>
        <w:t>pecari</w:t>
      </w:r>
      <w:proofErr w:type="spellEnd"/>
      <w:r w:rsidR="002B2565" w:rsidRPr="002B2565">
        <w:rPr>
          <w:lang w:val="en-GB"/>
        </w:rPr>
        <w:t>)</w:t>
      </w:r>
      <w:r w:rsidR="002B2565">
        <w:rPr>
          <w:lang w:val="en-GB"/>
        </w:rPr>
        <w:t xml:space="preserve"> </w:t>
      </w:r>
      <w:r w:rsidR="00680134">
        <w:rPr>
          <w:lang w:val="en-GB"/>
        </w:rPr>
        <w:t>and</w:t>
      </w:r>
      <w:r w:rsidR="007915F0">
        <w:rPr>
          <w:lang w:val="en-GB"/>
        </w:rPr>
        <w:t xml:space="preserve"> lowland</w:t>
      </w:r>
      <w:r w:rsidR="00680134">
        <w:rPr>
          <w:lang w:val="en-GB"/>
        </w:rPr>
        <w:t xml:space="preserve"> tapir (</w:t>
      </w:r>
      <w:proofErr w:type="spellStart"/>
      <w:r w:rsidR="00680134" w:rsidRPr="00680134">
        <w:rPr>
          <w:i/>
          <w:iCs/>
          <w:lang w:val="en-GB"/>
        </w:rPr>
        <w:t>Tapirus</w:t>
      </w:r>
      <w:proofErr w:type="spellEnd"/>
      <w:r w:rsidR="00680134" w:rsidRPr="00680134">
        <w:rPr>
          <w:i/>
          <w:iCs/>
          <w:lang w:val="en-GB"/>
        </w:rPr>
        <w:t xml:space="preserve"> </w:t>
      </w:r>
      <w:proofErr w:type="spellStart"/>
      <w:r w:rsidR="00680134" w:rsidRPr="00680134">
        <w:rPr>
          <w:i/>
          <w:iCs/>
          <w:lang w:val="en-GB"/>
        </w:rPr>
        <w:t>terrestris</w:t>
      </w:r>
      <w:proofErr w:type="spellEnd"/>
      <w:r w:rsidR="00680134">
        <w:rPr>
          <w:lang w:val="en-GB"/>
        </w:rPr>
        <w:t xml:space="preserve">) </w:t>
      </w:r>
      <w:r w:rsidR="007915F0">
        <w:rPr>
          <w:lang w:val="en-GB"/>
        </w:rPr>
        <w:t>are</w:t>
      </w:r>
      <w:r w:rsidR="00BC70DD">
        <w:rPr>
          <w:lang w:val="en-GB"/>
        </w:rPr>
        <w:t xml:space="preserve"> unlikely to be compensated </w:t>
      </w:r>
      <w:r w:rsidR="000A31F9">
        <w:rPr>
          <w:lang w:val="en-GB"/>
        </w:rPr>
        <w:t>for</w:t>
      </w:r>
      <w:r w:rsidR="00BC70DD">
        <w:rPr>
          <w:lang w:val="en-GB"/>
        </w:rPr>
        <w:t xml:space="preserve"> </w:t>
      </w:r>
      <w:r w:rsidR="007915F0">
        <w:rPr>
          <w:lang w:val="en-GB"/>
        </w:rPr>
        <w:t xml:space="preserve">in their seed dispersal roles </w:t>
      </w:r>
      <w:r w:rsidR="00BC70DD">
        <w:rPr>
          <w:lang w:val="en-GB"/>
        </w:rPr>
        <w:t xml:space="preserve">by abundant, but smaller animals, such as </w:t>
      </w:r>
      <w:r w:rsidR="00BC70DD" w:rsidRPr="00225243">
        <w:t>blue-crowned trogons (</w:t>
      </w:r>
      <w:r w:rsidR="00BC70DD" w:rsidRPr="00225243">
        <w:rPr>
          <w:i/>
          <w:iCs/>
        </w:rPr>
        <w:t xml:space="preserve">Trogon </w:t>
      </w:r>
      <w:proofErr w:type="spellStart"/>
      <w:r w:rsidR="00BC70DD" w:rsidRPr="00225243">
        <w:rPr>
          <w:i/>
          <w:iCs/>
        </w:rPr>
        <w:t>curucui</w:t>
      </w:r>
      <w:proofErr w:type="spellEnd"/>
      <w:r w:rsidR="00BC70DD" w:rsidRPr="00225243">
        <w:t>)</w:t>
      </w:r>
      <w:r w:rsidR="00BC70DD">
        <w:rPr>
          <w:lang w:val="en-GB"/>
        </w:rPr>
        <w:t>.</w:t>
      </w:r>
      <w:r w:rsidR="00785E94">
        <w:rPr>
          <w:lang w:val="en-GB"/>
        </w:rPr>
        <w:t xml:space="preserve"> On the other hand, </w:t>
      </w:r>
      <w:r w:rsidR="000A31F9">
        <w:rPr>
          <w:lang w:val="en-GB"/>
        </w:rPr>
        <w:t xml:space="preserve">it would be important to examine if </w:t>
      </w:r>
      <w:r w:rsidR="00785E94">
        <w:rPr>
          <w:lang w:val="en-GB"/>
        </w:rPr>
        <w:t xml:space="preserve">other types of compensatory effects might be in place </w:t>
      </w:r>
      <w:r w:rsidR="000A31F9">
        <w:rPr>
          <w:lang w:val="en-GB"/>
        </w:rPr>
        <w:t xml:space="preserve">where </w:t>
      </w:r>
      <w:r w:rsidR="00785E94">
        <w:rPr>
          <w:lang w:val="en-GB"/>
        </w:rPr>
        <w:t>some of these large mammals experience population declines</w:t>
      </w:r>
      <w:r w:rsidR="00A71CD7">
        <w:rPr>
          <w:lang w:val="en-GB"/>
        </w:rPr>
        <w:t xml:space="preserve"> </w:t>
      </w:r>
      <w:r w:rsidR="00A71CD7">
        <w:rPr>
          <w:lang w:val="en-GB"/>
        </w:rPr>
        <w:fldChar w:fldCharType="begin" w:fldLock="1"/>
      </w:r>
      <w:r w:rsidR="00153275">
        <w:rPr>
          <w:lang w:val="en-GB"/>
        </w:rPr>
        <w:instrText>ADDIN CSL_CITATION {"citationItems":[{"id":"ITEM-1","itemData":{"DOI":"10.1038/s41467-021-21978-8","ISSN":"2041-1723","PMID":"33712621","abstract":"Overhunting reduces important plant-animal interactions such as vertebrate seed dispersal and seed predation, thereby altering plant regeneration and even above-ground biomass. It remains unclear, however, if non-hunted species can compensate for lost vertebrates in defaunated ecosystems. We use a nested exclusion experiment to isolate the effects of different seed enemies in a Bornean rainforest. In four of five tree species, vertebrates kill many seeds (13–66%). Nonetheless, when large mammals are excluded, seed mortality from insects and fungi fully compensates for the lost vertebrate predation, such that defaunation has no effect on seedling establishment. The switch from seed predation by generalist vertebrates to specialist insects and fungi in defaunated systems may alter Janzen–Connell effects and density-dependence in plants. Previous work using simulation models to explore how lost seed dispersal will affect tree species composition and carbon storage may require reevaluation in the context of functional redundancy within complex species interactions networks.","author":[{"dropping-particle":"","family":"Williams","given":"Peter Jeffrey","non-dropping-particle":"","parse-names":false,"suffix":""},{"dropping-particle":"","family":"Ong","given":"Robert C.","non-dropping-particle":"","parse-names":false,"suffix":""},{"dropping-particle":"","family":"Brodie","given":"Jedediah F.","non-dropping-particle":"","parse-names":false,"suffix":""},{"dropping-particle":"","family":"Luskin","given":"Matthew Scott","non-dropping-particle":"","parse-names":false,"suffix":""}],"container-title":"Nature Communications","id":"ITEM-1","issue":"1","issued":{"date-parts":[["2021","12","12"]]},"page":"1650","publisher":"Springer US","title":"Fungi and insects compensate for lost vertebrate seed predation in an experimentally defaunated tropical forest","type":"article-journal","volume":"12"},"uris":["http://www.mendeley.com/documents/?uuid=d3bbd56f-681a-4d08-bb66-68363bc04cb3"]}],"mendeley":{"formattedCitation":"(Williams et al., 2021)","manualFormatting":"(e.g., Williams et al., 2021)","plainTextFormattedCitation":"(Williams et al., 2021)","previouslyFormattedCitation":"(Williams et al., 2021)"},"properties":{"noteIndex":0},"schema":"https://github.com/citation-style-language/schema/raw/master/csl-citation.json"}</w:instrText>
      </w:r>
      <w:r w:rsidR="00A71CD7">
        <w:rPr>
          <w:lang w:val="en-GB"/>
        </w:rPr>
        <w:fldChar w:fldCharType="separate"/>
      </w:r>
      <w:r w:rsidR="00A71CD7" w:rsidRPr="00A71CD7">
        <w:rPr>
          <w:noProof/>
          <w:lang w:val="en-GB"/>
        </w:rPr>
        <w:t>(</w:t>
      </w:r>
      <w:r w:rsidR="00A71CD7">
        <w:rPr>
          <w:noProof/>
          <w:lang w:val="en-GB"/>
        </w:rPr>
        <w:t xml:space="preserve">e.g., </w:t>
      </w:r>
      <w:r w:rsidR="00A71CD7" w:rsidRPr="00A71CD7">
        <w:rPr>
          <w:noProof/>
          <w:lang w:val="en-GB"/>
        </w:rPr>
        <w:t>Williams et al., 2021)</w:t>
      </w:r>
      <w:r w:rsidR="00A71CD7">
        <w:rPr>
          <w:lang w:val="en-GB"/>
        </w:rPr>
        <w:fldChar w:fldCharType="end"/>
      </w:r>
      <w:r w:rsidR="00785E94">
        <w:rPr>
          <w:lang w:val="en-GB"/>
        </w:rPr>
        <w:t>, as many of them are also seed predators and herbivores</w:t>
      </w:r>
      <w:r w:rsidR="000A31F9">
        <w:rPr>
          <w:lang w:val="en-GB"/>
        </w:rPr>
        <w:t xml:space="preserve"> </w:t>
      </w:r>
      <w:r w:rsidR="00153275">
        <w:rPr>
          <w:lang w:val="en-GB"/>
        </w:rPr>
        <w:fldChar w:fldCharType="begin" w:fldLock="1"/>
      </w:r>
      <w:r w:rsidR="0029687C">
        <w:rPr>
          <w:lang w:val="en-GB"/>
        </w:rPr>
        <w:instrText>ADDIN CSL_CITATION {"citationItems":[{"id":"ITEM-1","itemData":{"DOI":"10.1111/brv.12809","ISSN":"1464-7931","abstract":"Frugivory, that is feeding on fruits, pulp or seeds by animals, is usually considered a mutualism when interactions involve seed dispersal, and an antagonism when it results in the predation and destruction of seeds. Nevertheless, most frugivory interactions involve both benefits and disadvantages for plants, and the net interaction outcomes thus tend to vary along a continuum from mutualism to antagonism. Quantifying outcome variation is challenging and the ecological contribution of frugivorous animals to plant demography thus remains little explored. This is particularly true for interactions in which animals do not ingest entire fruits, that is in seed-eating and pulp-eating. Here, we provide a comprehensive review of Neotropical palm–frugivore interactions, with a focus on how frugivore consumption behaviour (i.e. digestive processing, fruit-handling ability and caching behaviour) and feeding types (fruit-eating, pulp-eating and seed-eating) influence interaction outcomes at different demographic stages of palms. We compiled a total of 1043 species-level palm–frugivore interaction records that explicitly captured information on which parts of palm fruits are eaten by animals. These records showed consumption of fruits of 106 Neotropical palm species by 273 vertebrate species, especially birds (50%) and mammals (45%), but also fish (3%) and reptiles (2%). Fruit-eating involved all four taxonomic vertebrate classes whereas seed-eating and pulp-eating were only recorded among birds and mammals. Most fruit-eating interactions (77%) resulted in positive interaction outcomes for plants (e.g. gut-passed seeds are viable or seeds are successfully dispersed), regardless of the digestive processing type of vertebrate consumers (seed defecation versus regurgitation). The majority of pulp-eating interactions (91%) also resulted in positive interaction outcomes, for instance via pulp removal that promoted seed germination or via dispersal of intact palm seeds by external transport, especially if animals have a good fruit-handling ability (e.g. primates, and some parrots). By contrast, seed-eating interactions mostly resulted in dual outcomes (60%), where interactions had both negative effects on seed survival and positive outcomes through seed caching and external (non-digestive) seed dispersal. A detailed synthesis of available field studies with qualitative and quantitative information provided evidence that 12 families and 27 species of mammals and birds are…","author":[{"dropping-particle":"","family":"Dracxler","given":"Caroline","non-dropping-particle":"","parse-names":false,"suffix":""},{"dropping-particle":"","family":"Kissling","given":"W. Daniel","non-dropping-particle":"","parse-names":false,"suffix":""}],"container-title":"Biological Reviews","id":"ITEM-1","issued":{"date-parts":[["2021","11"]]},"title":"The mutualism–antagonism continuum in Neotropical palm–frugivore interactions: from interaction outcomes to ecosystem dynamics","type":"article-journal","volume":"31"},"uris":["http://www.mendeley.com/documents/?uuid=19c36488-8b89-4dc9-b058-6d84ce9113ec"]},{"id":"ITEM-2","itemData":{"DOI":"10.1111/brv.12761","ISSN":"1464-7931","abstract":"Granivorous rodents have been traditionally regarded as antagonistic seed predators. Agoutis (Dasyprocta spp.), however, have also been recognized as mutualistic dispersers of plants because of their role as scatter-hoarders of seeds, especially for large-seeded species. A closer look shows that such definitions are too simplistic for these Neotropical animals because agoutis can influence plant communities not only through seed dispersal of large seeds but also through predation of small seeds and seedlings, evidencing their dual role. Herein, we summarize the literature on plant–agouti interactions, decompose agouti seed dispersal into its quantitative and qualitative components, and discuss how environmental factors and plant traits determine whether these interactions result in mutualisms or antagonisms. We also look at the role of agoutis in a community context, assessing their effectiveness as substitutes for extinct megafaunal frugivores and comparing their ecological functions to those of other extant dispersers of large seeds. We also discuss how our conclusions can be extended to the single other genus in the Dasyproctidae family (Myoprocta). Finally, we examine agoutis’ contribution to carbon stocks and summarize current conservation threats and efforts. We recorded 164 interactions between agoutis and plants, which were widespread across the plant phylogeny, confirming that agoutis are generalist frugivores. Seed mass was a main factor determining seed hoarding probability of plant species and agoutis were found to disperse larger seeds than other large-bodied frugivores. Agoutis positively contributed to carbon storage by preying upon seeds of plants with lower carbon biomass and by dispersing species with higher biomass. This synthesis of plant–agouti interactions shows that ecological services provided by agoutis to plant populations and communities go beyond seed dispersal and predation, and we identify still unanswered questions. We hope to emphasise the importance of agoutis in Neotropical forests.","author":[{"dropping-particle":"","family":"Mittelman","given":"Pedro","non-dropping-particle":"","parse-names":false,"suffix":""},{"dropping-particle":"","family":"Dracxler","given":"Caroline Marques","non-dropping-particle":"","parse-names":false,"suffix":""},{"dropping-particle":"","family":"Santos‐Coutinho","given":"Pollyanna R. O.","non-dropping-particle":"","parse-names":false,"suffix":""},{"dropping-particle":"","family":"Pires","given":"Alexandra S.","non-dropping-particle":"","parse-names":false,"suffix":""}],"container-title":"Biological Reviews","id":"ITEM-2","issue":"6","issued":{"date-parts":[["2021","12","22"]]},"page":"2425-2445","title":"Sowing forests: a synthesis of seed dispersal and predation by agoutis and their influence on plant communities","type":"article-journal","volume":"96"},"uris":["http://www.mendeley.com/documents/?uuid=7fbd1987-c4dc-4d20-b953-80971bd60e1c"]}],"mendeley":{"formattedCitation":"(Dracxler and Kissling, 2021; Mittelman et al., 2021)","manualFormatting":"(e.g., Dracxler and Kissling, 2021; Mittelman et al., 2021)","plainTextFormattedCitation":"(Dracxler and Kissling, 2021; Mittelman et al., 2021)","previouslyFormattedCitation":"(Marques Dracxler and Kissling, 2021; Mittelman et al., 2021)"},"properties":{"noteIndex":0},"schema":"https://github.com/citation-style-language/schema/raw/master/csl-citation.json"}</w:instrText>
      </w:r>
      <w:r w:rsidR="00153275">
        <w:rPr>
          <w:lang w:val="en-GB"/>
        </w:rPr>
        <w:fldChar w:fldCharType="separate"/>
      </w:r>
      <w:r w:rsidR="00153275" w:rsidRPr="00153275">
        <w:rPr>
          <w:noProof/>
          <w:lang w:val="en-GB"/>
        </w:rPr>
        <w:t>(</w:t>
      </w:r>
      <w:r w:rsidR="00153275">
        <w:rPr>
          <w:noProof/>
          <w:lang w:val="en-GB"/>
        </w:rPr>
        <w:t xml:space="preserve">e.g., </w:t>
      </w:r>
      <w:r w:rsidR="00153275" w:rsidRPr="00153275">
        <w:rPr>
          <w:noProof/>
          <w:lang w:val="en-GB"/>
        </w:rPr>
        <w:t>Dracxler and Kissling, 2021; Mittelman et al., 2021)</w:t>
      </w:r>
      <w:r w:rsidR="00153275">
        <w:rPr>
          <w:lang w:val="en-GB"/>
        </w:rPr>
        <w:fldChar w:fldCharType="end"/>
      </w:r>
      <w:r w:rsidR="00785E94">
        <w:rPr>
          <w:lang w:val="en-GB"/>
        </w:rPr>
        <w:t xml:space="preserve"> and some plant species may be released from these pressures</w:t>
      </w:r>
      <w:ins w:id="414" w:author="Rodolfo Dirzo" w:date="2022-02-20T10:33:00Z">
        <w:r w:rsidR="000A31F9">
          <w:rPr>
            <w:lang w:val="en-GB"/>
          </w:rPr>
          <w:t>, with subsequent cascading effects on the overall plant community (Martinez-Ramos et al., 2</w:t>
        </w:r>
      </w:ins>
      <w:ins w:id="415" w:author="Rodolfo Dirzo" w:date="2022-02-20T10:36:00Z">
        <w:r w:rsidR="000A31F9">
          <w:rPr>
            <w:lang w:val="en-GB"/>
          </w:rPr>
          <w:t>0</w:t>
        </w:r>
      </w:ins>
      <w:ins w:id="416" w:author="Rodolfo Dirzo" w:date="2022-02-20T10:33:00Z">
        <w:r w:rsidR="000A31F9">
          <w:rPr>
            <w:lang w:val="en-GB"/>
          </w:rPr>
          <w:t>1</w:t>
        </w:r>
      </w:ins>
      <w:ins w:id="417" w:author="Rodolfo Dirzo" w:date="2022-02-20T10:36:00Z">
        <w:r w:rsidR="000A31F9">
          <w:rPr>
            <w:lang w:val="en-GB"/>
          </w:rPr>
          <w:t>6</w:t>
        </w:r>
      </w:ins>
      <w:ins w:id="418" w:author="Luísa Genes" w:date="2022-02-22T15:41:00Z">
        <w:r w:rsidR="0029687C">
          <w:rPr>
            <w:lang w:val="en-GB"/>
          </w:rPr>
          <w:t>)</w:t>
        </w:r>
      </w:ins>
      <w:r w:rsidR="00785E94">
        <w:rPr>
          <w:lang w:val="en-GB"/>
        </w:rPr>
        <w:t xml:space="preserve">. </w:t>
      </w:r>
      <w:ins w:id="419" w:author="Luísa Genes" w:date="2022-02-14T12:54:00Z">
        <w:r w:rsidR="00F54AF3">
          <w:rPr>
            <w:lang w:val="en-GB"/>
          </w:rPr>
          <w:t>In addition to that</w:t>
        </w:r>
      </w:ins>
      <w:ins w:id="420" w:author="Luísa Genes" w:date="2022-02-14T12:53:00Z">
        <w:r w:rsidR="00F54AF3">
          <w:rPr>
            <w:lang w:val="en-GB"/>
          </w:rPr>
          <w:t>, s</w:t>
        </w:r>
      </w:ins>
      <w:ins w:id="421" w:author="Luísa Genes" w:date="2022-02-14T12:54:00Z">
        <w:r w:rsidR="00F54AF3">
          <w:rPr>
            <w:lang w:val="en-GB"/>
          </w:rPr>
          <w:t>eed dispers</w:t>
        </w:r>
      </w:ins>
      <w:ins w:id="422" w:author="Luísa Genes" w:date="2022-02-14T12:55:00Z">
        <w:r w:rsidR="00F54AF3">
          <w:rPr>
            <w:lang w:val="en-GB"/>
          </w:rPr>
          <w:t>al</w:t>
        </w:r>
      </w:ins>
      <w:ins w:id="423" w:author="Luísa Genes" w:date="2022-02-14T12:54:00Z">
        <w:r w:rsidR="00F54AF3">
          <w:rPr>
            <w:lang w:val="en-GB"/>
          </w:rPr>
          <w:t xml:space="preserve"> effectiveness </w:t>
        </w:r>
      </w:ins>
      <w:ins w:id="424" w:author="Luísa Genes" w:date="2022-02-14T12:55:00Z">
        <w:r w:rsidR="00F54AF3">
          <w:rPr>
            <w:lang w:val="en-GB"/>
          </w:rPr>
          <w:t xml:space="preserve">is </w:t>
        </w:r>
      </w:ins>
      <w:ins w:id="425" w:author="Rodolfo Dirzo" w:date="2022-02-20T10:38:00Z">
        <w:r w:rsidR="00972838">
          <w:rPr>
            <w:lang w:val="en-GB"/>
          </w:rPr>
          <w:t xml:space="preserve">a </w:t>
        </w:r>
      </w:ins>
      <w:ins w:id="426" w:author="Luísa Genes" w:date="2022-02-14T12:55:00Z">
        <w:r w:rsidR="00F54AF3">
          <w:rPr>
            <w:lang w:val="en-GB"/>
          </w:rPr>
          <w:t>complex</w:t>
        </w:r>
      </w:ins>
      <w:ins w:id="427" w:author="Luísa Genes" w:date="2022-02-14T12:56:00Z">
        <w:r w:rsidR="00F54AF3">
          <w:rPr>
            <w:lang w:val="en-GB"/>
          </w:rPr>
          <w:t xml:space="preserve"> process that depends on quantity and quality of dispersal</w:t>
        </w:r>
      </w:ins>
      <w:ins w:id="428" w:author="Luísa Genes" w:date="2022-02-14T12:55:00Z">
        <w:r w:rsidR="00F54AF3">
          <w:rPr>
            <w:lang w:val="en-GB"/>
          </w:rPr>
          <w:t xml:space="preserve"> and include</w:t>
        </w:r>
      </w:ins>
      <w:ins w:id="429" w:author="Luísa Genes" w:date="2022-02-14T12:56:00Z">
        <w:r w:rsidR="00F54AF3">
          <w:rPr>
            <w:lang w:val="en-GB"/>
          </w:rPr>
          <w:t>s many interaction steps, such as the number of seeds dispersed, number of seeds dispersed per</w:t>
        </w:r>
      </w:ins>
      <w:ins w:id="430" w:author="Luísa Genes" w:date="2022-02-14T12:57:00Z">
        <w:r w:rsidR="00F54AF3">
          <w:rPr>
            <w:lang w:val="en-GB"/>
          </w:rPr>
          <w:t xml:space="preserve"> visit, gut passage effect on germination, deposition site suitability </w:t>
        </w:r>
        <w:del w:id="431" w:author="Rodolfo Dirzo" w:date="2022-02-20T10:39:00Z">
          <w:r w:rsidR="00F54AF3">
            <w:rPr>
              <w:lang w:val="en-GB"/>
            </w:rPr>
            <w:delText>and</w:delText>
          </w:r>
        </w:del>
      </w:ins>
      <w:ins w:id="432" w:author="Rodolfo Dirzo" w:date="2022-02-20T10:39:00Z">
        <w:r w:rsidR="00972838">
          <w:rPr>
            <w:lang w:val="en-GB"/>
          </w:rPr>
          <w:t>among</w:t>
        </w:r>
      </w:ins>
      <w:ins w:id="433" w:author="Luísa Genes" w:date="2022-02-14T12:57:00Z">
        <w:r w:rsidR="00F54AF3">
          <w:rPr>
            <w:lang w:val="en-GB"/>
          </w:rPr>
          <w:t xml:space="preserve"> others </w:t>
        </w:r>
      </w:ins>
      <w:ins w:id="434" w:author="Luísa Genes" w:date="2022-02-14T12:58:00Z">
        <w:r w:rsidR="00F54AF3">
          <w:rPr>
            <w:lang w:val="en-GB"/>
          </w:rPr>
          <w:fldChar w:fldCharType="begin" w:fldLock="1"/>
        </w:r>
      </w:ins>
      <w:r w:rsidR="008E294C">
        <w:rPr>
          <w:lang w:val="en-GB"/>
        </w:rPr>
        <w:instrText>ADDIN CSL_CITATION {"citationItems":[{"id":"ITEM-1","itemData":{"author":[{"dropping-particle":"","family":"Schupp","given":"E W","non-dropping-particle":"","parse-names":false,"suffix":""},{"dropping-particle":"","family":"Jordano","given":"Pedro","non-dropping-particle":"","parse-names":false,"suffix":""},{"dropping-particle":"","family":"Gomez","given":"J M","non-dropping-particle":"","parse-names":false,"suffix":""}],"container-title":"New Phytologist","id":"ITEM-1","issued":{"date-parts":[["2010"]]},"page":"333-353","title":"Seed dispersal effectiveness revisited: a conceptual review","type":"article-journal","volume":"188"},"uris":["http://www.mendeley.com/documents/?uuid=d5da59b0-891e-49ae-8f77-59d884762cf1"]}],"mendeley":{"formattedCitation":"(Schupp et al., 2010)","plainTextFormattedCitation":"(Schupp et al., 2010)","previouslyFormattedCitation":"(Schupp et al., 2010)"},"properties":{"noteIndex":0},"schema":"https://github.com/citation-style-language/schema/raw/master/csl-citation.json"}</w:instrText>
      </w:r>
      <w:r w:rsidR="00F54AF3">
        <w:rPr>
          <w:lang w:val="en-GB"/>
        </w:rPr>
        <w:fldChar w:fldCharType="separate"/>
      </w:r>
      <w:r w:rsidR="00F54AF3" w:rsidRPr="00F54AF3">
        <w:rPr>
          <w:noProof/>
          <w:lang w:val="en-GB"/>
        </w:rPr>
        <w:t>(Schupp et al., 2010)</w:t>
      </w:r>
      <w:ins w:id="435" w:author="Luísa Genes" w:date="2022-02-14T12:58:00Z">
        <w:r w:rsidR="00F54AF3">
          <w:rPr>
            <w:lang w:val="en-GB"/>
          </w:rPr>
          <w:fldChar w:fldCharType="end"/>
        </w:r>
        <w:r w:rsidR="00F54AF3">
          <w:rPr>
            <w:lang w:val="en-GB"/>
          </w:rPr>
          <w:t>.</w:t>
        </w:r>
      </w:ins>
      <w:ins w:id="436" w:author="Luísa Genes" w:date="2022-02-14T12:59:00Z">
        <w:r w:rsidR="002047CB">
          <w:rPr>
            <w:lang w:val="en-GB"/>
          </w:rPr>
          <w:t xml:space="preserve"> </w:t>
        </w:r>
      </w:ins>
      <w:ins w:id="437" w:author="Rodolfo Dirzo" w:date="2022-02-20T10:40:00Z">
        <w:r w:rsidR="00972838">
          <w:rPr>
            <w:lang w:val="en-GB"/>
          </w:rPr>
          <w:t>The i</w:t>
        </w:r>
      </w:ins>
      <w:ins w:id="438" w:author="Luísa Genes" w:date="2022-02-14T12:59:00Z">
        <w:del w:id="439" w:author="Rodolfo Dirzo" w:date="2022-02-20T10:40:00Z">
          <w:r w:rsidR="002047CB">
            <w:rPr>
              <w:lang w:val="en-GB"/>
            </w:rPr>
            <w:delText>I</w:delText>
          </w:r>
        </w:del>
        <w:r w:rsidR="002047CB">
          <w:rPr>
            <w:lang w:val="en-GB"/>
          </w:rPr>
          <w:t>nteraction networks depicted in this study</w:t>
        </w:r>
      </w:ins>
      <w:ins w:id="440" w:author="Luísa Genes" w:date="2022-02-14T12:58:00Z">
        <w:r w:rsidR="00F54AF3">
          <w:rPr>
            <w:lang w:val="en-GB"/>
          </w:rPr>
          <w:t xml:space="preserve"> </w:t>
        </w:r>
      </w:ins>
      <w:ins w:id="441" w:author="Luísa Genes" w:date="2022-02-14T12:59:00Z">
        <w:r w:rsidR="002047CB">
          <w:rPr>
            <w:lang w:val="en-GB"/>
          </w:rPr>
          <w:t xml:space="preserve">only consider the quantity component of seed dispersal </w:t>
        </w:r>
      </w:ins>
      <w:ins w:id="442" w:author="Luísa Genes" w:date="2022-02-14T13:00:00Z">
        <w:r w:rsidR="002047CB">
          <w:rPr>
            <w:lang w:val="en-GB"/>
          </w:rPr>
          <w:t xml:space="preserve">effectiveness. Future studies that </w:t>
        </w:r>
      </w:ins>
      <w:ins w:id="443" w:author="Luísa Genes" w:date="2022-02-14T13:01:00Z">
        <w:r w:rsidR="002047CB">
          <w:rPr>
            <w:lang w:val="en-GB"/>
          </w:rPr>
          <w:t xml:space="preserve">examine compensatory effects in seed dispersal networks should </w:t>
        </w:r>
      </w:ins>
      <w:ins w:id="444" w:author="Luísa Genes" w:date="2022-02-14T13:02:00Z">
        <w:r w:rsidR="001C721D">
          <w:rPr>
            <w:lang w:val="en-GB"/>
          </w:rPr>
          <w:t>consider</w:t>
        </w:r>
      </w:ins>
      <w:ins w:id="445" w:author="Luísa Genes" w:date="2022-02-14T13:01:00Z">
        <w:r w:rsidR="002047CB">
          <w:rPr>
            <w:lang w:val="en-GB"/>
          </w:rPr>
          <w:t xml:space="preserve"> </w:t>
        </w:r>
      </w:ins>
      <w:ins w:id="446" w:author="Rodolfo Dirzo" w:date="2022-02-20T10:40:00Z">
        <w:r w:rsidR="00972838">
          <w:rPr>
            <w:lang w:val="en-GB"/>
          </w:rPr>
          <w:t xml:space="preserve">the host of </w:t>
        </w:r>
      </w:ins>
      <w:ins w:id="447" w:author="Rodolfo Dirzo" w:date="2022-02-20T10:41:00Z">
        <w:r w:rsidR="00972838">
          <w:rPr>
            <w:lang w:val="en-GB"/>
          </w:rPr>
          <w:t xml:space="preserve">other </w:t>
        </w:r>
      </w:ins>
      <w:ins w:id="448" w:author="Luísa Genes" w:date="2022-02-14T13:01:00Z">
        <w:r w:rsidR="002047CB">
          <w:rPr>
            <w:lang w:val="en-GB"/>
          </w:rPr>
          <w:t>quality components of seed dispersal effectiveness to better assess the potential for functional replacements.</w:t>
        </w:r>
      </w:ins>
      <w:ins w:id="449" w:author="User15551" w:date="2022-02-24T21:59:00Z">
        <w:r w:rsidR="00083666">
          <w:rPr>
            <w:lang w:val="en-GB"/>
          </w:rPr>
          <w:t xml:space="preserve"> Having said that, our results support the notion that smaller seed dispersers cannot compensate the interactions of larger-bodied verte</w:t>
        </w:r>
      </w:ins>
      <w:ins w:id="450" w:author="User15551" w:date="2022-02-24T22:00:00Z">
        <w:r w:rsidR="00083666">
          <w:rPr>
            <w:lang w:val="en-GB"/>
          </w:rPr>
          <w:t>brates.</w:t>
        </w:r>
      </w:ins>
    </w:p>
    <w:p w14:paraId="54E6C31E" w14:textId="23352D67" w:rsidR="00556AAD" w:rsidRDefault="00BC70DD" w:rsidP="00556AAD">
      <w:pPr>
        <w:spacing w:line="360" w:lineRule="auto"/>
        <w:jc w:val="both"/>
        <w:rPr>
          <w:b/>
          <w:bCs/>
        </w:rPr>
      </w:pPr>
      <w:r>
        <w:rPr>
          <w:lang w:val="en-GB"/>
        </w:rPr>
        <w:tab/>
        <w:t>Given the low support for compensatory effects</w:t>
      </w:r>
      <w:ins w:id="451" w:author="Luisa Genes" w:date="2022-02-07T17:23:00Z">
        <w:r w:rsidR="007A537C">
          <w:rPr>
            <w:lang w:val="en-GB"/>
          </w:rPr>
          <w:t xml:space="preserve"> in this seed dispersal network</w:t>
        </w:r>
      </w:ins>
      <w:r>
        <w:rPr>
          <w:lang w:val="en-GB"/>
        </w:rPr>
        <w:t>,</w:t>
      </w:r>
      <w:ins w:id="452" w:author="combined Rodolfo Dirzo" w:date="2022-02-21T12:02:00Z">
        <w:r>
          <w:rPr>
            <w:lang w:val="en-GB"/>
          </w:rPr>
          <w:t xml:space="preserve"> </w:t>
        </w:r>
      </w:ins>
      <w:ins w:id="453" w:author="Rodolfo Dirzo" w:date="2022-02-20T10:41:00Z">
        <w:r w:rsidR="00972838">
          <w:rPr>
            <w:lang w:val="en-GB"/>
          </w:rPr>
          <w:t>we posit that</w:t>
        </w:r>
        <w:r>
          <w:rPr>
            <w:lang w:val="en-GB"/>
          </w:rPr>
          <w:t xml:space="preserve"> </w:t>
        </w:r>
      </w:ins>
      <w:r>
        <w:rPr>
          <w:lang w:val="en-GB"/>
        </w:rPr>
        <w:t xml:space="preserve">conservation actions should </w:t>
      </w:r>
      <w:del w:id="454" w:author="Luisa Genes" w:date="2022-02-07T17:24:00Z">
        <w:r w:rsidDel="007A537C">
          <w:rPr>
            <w:lang w:val="en-GB"/>
          </w:rPr>
          <w:delText xml:space="preserve">not only </w:delText>
        </w:r>
      </w:del>
      <w:r>
        <w:rPr>
          <w:lang w:val="en-GB"/>
        </w:rPr>
        <w:t>target areas where a wide range of frugivore functional traits is extant</w:t>
      </w:r>
      <w:ins w:id="455" w:author="Luisa Genes" w:date="2022-02-07T17:24:00Z">
        <w:r w:rsidR="007A537C">
          <w:rPr>
            <w:lang w:val="en-GB"/>
          </w:rPr>
          <w:t xml:space="preserve"> and </w:t>
        </w:r>
      </w:ins>
      <w:del w:id="456" w:author="Luisa Genes" w:date="2022-02-07T17:24:00Z">
        <w:r w:rsidDel="007A537C">
          <w:rPr>
            <w:lang w:val="en-GB"/>
          </w:rPr>
          <w:lastRenderedPageBreak/>
          <w:delText xml:space="preserve">, but also </w:delText>
        </w:r>
      </w:del>
      <w:r>
        <w:rPr>
          <w:lang w:val="en-GB"/>
        </w:rPr>
        <w:t xml:space="preserve">promote such species reintroductions where they have been extirpated. </w:t>
      </w:r>
      <w:r w:rsidR="00E172F7">
        <w:rPr>
          <w:lang w:val="en-GB"/>
        </w:rPr>
        <w:t xml:space="preserve">Despite evidence provided in this study, the relative role of species density and body size to structuring interaction networks continues to be a fundamental </w:t>
      </w:r>
      <w:r w:rsidR="00556AAD">
        <w:rPr>
          <w:lang w:val="en-GB"/>
        </w:rPr>
        <w:t>research agenda</w:t>
      </w:r>
      <w:r w:rsidR="00E172F7">
        <w:rPr>
          <w:lang w:val="en-GB"/>
        </w:rPr>
        <w:t xml:space="preserve"> in ecology </w:t>
      </w:r>
      <w:r w:rsidR="00E172F7">
        <w:rPr>
          <w:lang w:val="en-GB"/>
        </w:rPr>
        <w:fldChar w:fldCharType="begin" w:fldLock="1"/>
      </w:r>
      <w:r w:rsidR="00E172F7">
        <w:rPr>
          <w:lang w:val="en-GB"/>
        </w:rPr>
        <w:instrText>ADDIN CSL_CITATION {"citationItems":[{"id":"ITEM-1","itemData":{"DOI":"10.1146/annurev-ecolsys-012220-120819","ISSN":"15452069","abstract":"Interactions connect the units of ecological systems, forming networks. Individual-based networks characterize variation in niches among individuals within populations. These individual-based networks merge with each other, forming species-based networks and food webs that describe the architecture of ecological communities. Networks at broader spatiotemporal scales portray the structure of ecological interactions across landscapes and over macroevolutionary time. Here, I review the patterns observed in ecological networks across multiple levels of biological organization. A fundamental challenge is to understand the amount of interdependence as we move from individual-based networks to species-based networks and beyond. Despite the uneven distribution of studies, regularities in network structure emerge across scales due to the fundamental architectural patterns shared by complex networks and the interplay between traits and numerical effects. I illustrate the integration of these organizational scales by exploring the consequences of the emergence of highly connected species for network structures across scales.","author":[{"dropping-particle":"","family":"Guimarães","given":"Paulo Roberto","non-dropping-particle":"","parse-names":false,"suffix":""}],"container-title":"Annual Review of Ecology, Evolution, and Systematics","id":"ITEM-1","issued":{"date-parts":[["2020"]]},"page":"433-460","title":"The Structure of Ecological Networks across Levels of Organization","type":"article-journal","volume":"51"},"uris":["http://www.mendeley.com/documents/?uuid=3685d193-90d7-4888-84e6-b24bd976cf58"]}],"mendeley":{"formattedCitation":"(Guimarães, 2020)","plainTextFormattedCitation":"(Guimarães, 2020)","previouslyFormattedCitation":"(Guimarães, 2020)"},"properties":{"noteIndex":0},"schema":"https://github.com/citation-style-language/schema/raw/master/csl-citation.json"}</w:instrText>
      </w:r>
      <w:r w:rsidR="00E172F7">
        <w:rPr>
          <w:lang w:val="en-GB"/>
        </w:rPr>
        <w:fldChar w:fldCharType="separate"/>
      </w:r>
      <w:r w:rsidR="00E172F7" w:rsidRPr="00E172F7">
        <w:rPr>
          <w:noProof/>
          <w:lang w:val="en-GB"/>
        </w:rPr>
        <w:t>(Guimarães, 2020)</w:t>
      </w:r>
      <w:r w:rsidR="00E172F7">
        <w:rPr>
          <w:lang w:val="en-GB"/>
        </w:rPr>
        <w:fldChar w:fldCharType="end"/>
      </w:r>
      <w:r w:rsidR="00E172F7">
        <w:rPr>
          <w:lang w:val="en-GB"/>
        </w:rPr>
        <w:t xml:space="preserve">. </w:t>
      </w:r>
      <w:r w:rsidR="00556AAD">
        <w:rPr>
          <w:lang w:val="en-GB"/>
        </w:rPr>
        <w:t xml:space="preserve">The results we uncovered in this work suggest that similar studies, comparing </w:t>
      </w:r>
      <w:proofErr w:type="spellStart"/>
      <w:r w:rsidR="00556AAD">
        <w:rPr>
          <w:lang w:val="en-GB"/>
        </w:rPr>
        <w:t>defaunated</w:t>
      </w:r>
      <w:proofErr w:type="spellEnd"/>
      <w:r w:rsidR="00556AAD">
        <w:rPr>
          <w:lang w:val="en-GB"/>
        </w:rPr>
        <w:t xml:space="preserve"> and non-</w:t>
      </w:r>
      <w:proofErr w:type="spellStart"/>
      <w:r w:rsidR="00556AAD">
        <w:rPr>
          <w:lang w:val="en-GB"/>
        </w:rPr>
        <w:t>defaunated</w:t>
      </w:r>
      <w:proofErr w:type="spellEnd"/>
      <w:r w:rsidR="00556AAD">
        <w:rPr>
          <w:lang w:val="en-GB"/>
        </w:rPr>
        <w:t xml:space="preserve"> contexts and that consider a wide-range of disperser densities and body sizes, may provide further insights on the consequences of the omnipresent size-biased defaunation that characterizes the Anthropocene.</w:t>
      </w:r>
    </w:p>
    <w:p w14:paraId="44F3F273" w14:textId="77777777" w:rsidR="00556AAD" w:rsidRPr="00225243" w:rsidRDefault="00556AAD" w:rsidP="00F33589">
      <w:pPr>
        <w:rPr>
          <w:b/>
          <w:bCs/>
        </w:rPr>
      </w:pPr>
    </w:p>
    <w:p w14:paraId="4D7649F0" w14:textId="77777777" w:rsidR="00CB43D5" w:rsidRPr="00225243" w:rsidRDefault="00CB43D5" w:rsidP="00CB43D5">
      <w:pPr>
        <w:pStyle w:val="Heading1"/>
      </w:pPr>
      <w:r w:rsidRPr="00225243">
        <w:t>Conflict of Interest</w:t>
      </w:r>
    </w:p>
    <w:p w14:paraId="57F5D7D1" w14:textId="77777777" w:rsidR="00CB43D5" w:rsidRPr="00225243" w:rsidRDefault="00CB43D5" w:rsidP="00CB43D5">
      <w:pPr>
        <w:rPr>
          <w:iCs/>
        </w:rPr>
      </w:pPr>
      <w:r w:rsidRPr="00225243">
        <w:rPr>
          <w:iCs/>
          <w:lang w:val="en-GB" w:eastAsia="en-GB"/>
        </w:rPr>
        <w:t>The authors declare that the research was conducted in the absence of any commercial or financial relationships that could be construed as a potential conflict of interest.</w:t>
      </w:r>
    </w:p>
    <w:p w14:paraId="0D6553A8" w14:textId="77777777" w:rsidR="00045678" w:rsidRPr="00225243" w:rsidRDefault="00045678" w:rsidP="00045678">
      <w:pPr>
        <w:pStyle w:val="Heading1"/>
      </w:pPr>
      <w:r w:rsidRPr="00225243">
        <w:t>Author Contributions</w:t>
      </w:r>
    </w:p>
    <w:p w14:paraId="034708A3" w14:textId="2CC25716" w:rsidR="00045678" w:rsidRPr="00225243" w:rsidRDefault="00A56EFF" w:rsidP="00265660">
      <w:r w:rsidRPr="00225243">
        <w:rPr>
          <w:lang w:val="en-GB"/>
        </w:rPr>
        <w:t>LG, PRGJ and RD conceptualized this study. CID conducted the fieldwork and participated in former discussions. LG and GL conducted the analyses. LG</w:t>
      </w:r>
      <w:r w:rsidR="00225243">
        <w:rPr>
          <w:lang w:val="en-GB"/>
        </w:rPr>
        <w:t xml:space="preserve"> and GL</w:t>
      </w:r>
      <w:r w:rsidRPr="00225243">
        <w:rPr>
          <w:lang w:val="en-GB"/>
        </w:rPr>
        <w:t xml:space="preserve"> wrote the first draft. All authors contributed to the </w:t>
      </w:r>
      <w:ins w:id="457" w:author="Rodolfo Dirzo" w:date="2022-02-20T09:33:00Z">
        <w:r w:rsidR="00AC1E61">
          <w:rPr>
            <w:lang w:val="en-GB"/>
          </w:rPr>
          <w:t xml:space="preserve">writing </w:t>
        </w:r>
      </w:ins>
      <w:ins w:id="458" w:author="Rodolfo Dirzo" w:date="2022-02-20T09:34:00Z">
        <w:r w:rsidR="00AC1E61">
          <w:rPr>
            <w:lang w:val="en-GB"/>
          </w:rPr>
          <w:t xml:space="preserve">of the </w:t>
        </w:r>
      </w:ins>
      <w:r w:rsidRPr="00225243">
        <w:rPr>
          <w:lang w:val="en-GB"/>
        </w:rPr>
        <w:t>article and approved the submitted version.</w:t>
      </w:r>
    </w:p>
    <w:p w14:paraId="5722F5F5" w14:textId="3C34B812" w:rsidR="00AC3EA3" w:rsidRDefault="00AC3EA3" w:rsidP="00A53000">
      <w:pPr>
        <w:pStyle w:val="Heading1"/>
      </w:pPr>
      <w:r w:rsidRPr="00B632BF">
        <w:t>Funding</w:t>
      </w:r>
    </w:p>
    <w:p w14:paraId="4D86583D" w14:textId="54E39571" w:rsidR="00B632BF" w:rsidRPr="00B632BF" w:rsidRDefault="00B632BF" w:rsidP="00B632BF">
      <w:r>
        <w:rPr>
          <w:rFonts w:ascii="Times" w:hAnsi="Times"/>
          <w:bCs/>
          <w:color w:val="000000"/>
        </w:rPr>
        <w:t xml:space="preserve">This work was supported by the </w:t>
      </w:r>
      <w:proofErr w:type="spellStart"/>
      <w:r>
        <w:rPr>
          <w:rFonts w:ascii="Times" w:hAnsi="Times"/>
          <w:bCs/>
          <w:color w:val="000000"/>
        </w:rPr>
        <w:t>Gabilan</w:t>
      </w:r>
      <w:proofErr w:type="spellEnd"/>
      <w:r>
        <w:rPr>
          <w:rFonts w:ascii="Times" w:hAnsi="Times"/>
          <w:bCs/>
          <w:color w:val="000000"/>
        </w:rPr>
        <w:t xml:space="preserve"> Stanford Graduate Fellowship (LG), Dirzo Lab’s unrestricted funds (RD), </w:t>
      </w:r>
      <w:r w:rsidR="00406EBA">
        <w:rPr>
          <w:rFonts w:ascii="Times" w:hAnsi="Times"/>
          <w:bCs/>
          <w:color w:val="000000"/>
        </w:rPr>
        <w:t>GL was supported by the Swiss National Science Foundation (</w:t>
      </w:r>
      <w:r w:rsidR="004C2B0D" w:rsidRPr="004C2B0D">
        <w:rPr>
          <w:rFonts w:ascii="Times" w:hAnsi="Times"/>
          <w:bCs/>
          <w:color w:val="000000"/>
        </w:rPr>
        <w:t>PZ00P3_202127</w:t>
      </w:r>
      <w:r w:rsidR="00406EBA">
        <w:rPr>
          <w:rFonts w:ascii="Times" w:hAnsi="Times"/>
          <w:bCs/>
          <w:color w:val="000000"/>
        </w:rPr>
        <w:t>)</w:t>
      </w:r>
      <w:r w:rsidR="00B870B6">
        <w:rPr>
          <w:rFonts w:ascii="Times" w:hAnsi="Times"/>
          <w:bCs/>
          <w:color w:val="000000"/>
        </w:rPr>
        <w:t xml:space="preserve">, CID fieldwork and research was supported by </w:t>
      </w:r>
      <w:r w:rsidR="00B870B6">
        <w:t xml:space="preserve">FAPESP (2004/00810-3 and 2008/10154-7), </w:t>
      </w:r>
      <w:proofErr w:type="spellStart"/>
      <w:r w:rsidR="00B870B6">
        <w:t>Earthwatch</w:t>
      </w:r>
      <w:proofErr w:type="spellEnd"/>
      <w:r w:rsidR="00B870B6">
        <w:t xml:space="preserve"> Institute and Conservation International</w:t>
      </w:r>
      <w:r w:rsidR="000E4FCE">
        <w:rPr>
          <w:rFonts w:ascii="Times" w:hAnsi="Times"/>
          <w:bCs/>
          <w:color w:val="000000"/>
        </w:rPr>
        <w:t>.</w:t>
      </w:r>
    </w:p>
    <w:p w14:paraId="5E0CBB2F" w14:textId="322B17F6" w:rsidR="006B2D5B" w:rsidRPr="000E4FCE" w:rsidRDefault="006B2D5B" w:rsidP="00A53000">
      <w:pPr>
        <w:pStyle w:val="Heading1"/>
      </w:pPr>
      <w:r w:rsidRPr="000E4FCE">
        <w:t>Acknowledgments</w:t>
      </w:r>
    </w:p>
    <w:p w14:paraId="3A430445" w14:textId="33953A88" w:rsidR="0055387D" w:rsidRPr="0055387D" w:rsidRDefault="0055387D" w:rsidP="0055387D">
      <w:r>
        <w:t xml:space="preserve">Members of the Dirzo Lab, and attendees at the 2020 </w:t>
      </w:r>
      <w:r w:rsidR="002A7551">
        <w:t>Species Interactions Workshop</w:t>
      </w:r>
      <w:r>
        <w:t xml:space="preserve"> provided discussion and feedback that helped develop this manuscript. </w:t>
      </w:r>
    </w:p>
    <w:p w14:paraId="7B0B88E5" w14:textId="77777777" w:rsidR="0055387D" w:rsidRPr="0055387D" w:rsidRDefault="0055387D" w:rsidP="0055387D">
      <w:pPr>
        <w:rPr>
          <w:highlight w:val="yellow"/>
        </w:rPr>
      </w:pPr>
    </w:p>
    <w:p w14:paraId="28720821" w14:textId="27015DE3" w:rsidR="00AC3EA3" w:rsidRPr="00225243" w:rsidRDefault="00AC3EA3" w:rsidP="00AC3EA3">
      <w:pPr>
        <w:pStyle w:val="Heading1"/>
      </w:pPr>
      <w:r w:rsidRPr="00225243">
        <w:t>Reference</w:t>
      </w:r>
      <w:r w:rsidR="00A56EFF" w:rsidRPr="00225243">
        <w:t>s</w:t>
      </w:r>
    </w:p>
    <w:p w14:paraId="431993C6" w14:textId="1D07B8DA" w:rsidR="00153275" w:rsidRPr="00153275" w:rsidRDefault="00F07FE7" w:rsidP="00153275">
      <w:pPr>
        <w:widowControl w:val="0"/>
        <w:autoSpaceDE w:val="0"/>
        <w:autoSpaceDN w:val="0"/>
        <w:adjustRightInd w:val="0"/>
        <w:ind w:left="480" w:hanging="480"/>
        <w:rPr>
          <w:noProof/>
        </w:rPr>
      </w:pPr>
      <w:r w:rsidRPr="00225243">
        <w:fldChar w:fldCharType="begin" w:fldLock="1"/>
      </w:r>
      <w:r w:rsidRPr="00E172F7">
        <w:rPr>
          <w:lang w:val="pt-BR"/>
        </w:rPr>
        <w:instrText xml:space="preserve">ADDIN Mendeley Bibliography CSL_BIBLIOGRAPHY </w:instrText>
      </w:r>
      <w:r w:rsidRPr="00225243">
        <w:fldChar w:fldCharType="separate"/>
      </w:r>
      <w:r w:rsidR="00153275" w:rsidRPr="00153275">
        <w:rPr>
          <w:noProof/>
          <w:lang w:val="pt-BR"/>
          <w:rPrChange w:id="459" w:author="Luísa Genes" w:date="2022-02-22T15:41:00Z">
            <w:rPr>
              <w:noProof/>
            </w:rPr>
          </w:rPrChange>
        </w:rPr>
        <w:t xml:space="preserve">Bogoni, J.A., Peres, C.A., Ferraz, K.M.P.M.B., 2020. </w:t>
      </w:r>
      <w:r w:rsidR="00153275" w:rsidRPr="00153275">
        <w:rPr>
          <w:noProof/>
        </w:rPr>
        <w:t>Effects of mammal defaunation on natural ecosystem services and human well being throughout the entire Neotropical realm. Ecosyst. Serv. 45, 101173. https://doi.org/10.1016/j.ecoser.2020.101173</w:t>
      </w:r>
    </w:p>
    <w:p w14:paraId="4746DFE2" w14:textId="77777777" w:rsidR="00153275" w:rsidRPr="00153275" w:rsidRDefault="00153275" w:rsidP="00153275">
      <w:pPr>
        <w:widowControl w:val="0"/>
        <w:autoSpaceDE w:val="0"/>
        <w:autoSpaceDN w:val="0"/>
        <w:adjustRightInd w:val="0"/>
        <w:ind w:left="480" w:hanging="480"/>
        <w:rPr>
          <w:noProof/>
        </w:rPr>
      </w:pPr>
      <w:r w:rsidRPr="00153275">
        <w:rPr>
          <w:noProof/>
        </w:rPr>
        <w:t>Burns, K.C., 2013. What causes size coupling in fruit-frugivore interaction webs? Ecology 94, 295–300. https://doi.org/10.1890/12-1161.1</w:t>
      </w:r>
    </w:p>
    <w:p w14:paraId="0507A97C" w14:textId="77777777" w:rsidR="00153275" w:rsidRPr="00153275" w:rsidRDefault="00153275" w:rsidP="00153275">
      <w:pPr>
        <w:widowControl w:val="0"/>
        <w:autoSpaceDE w:val="0"/>
        <w:autoSpaceDN w:val="0"/>
        <w:adjustRightInd w:val="0"/>
        <w:ind w:left="480" w:hanging="480"/>
        <w:rPr>
          <w:noProof/>
        </w:rPr>
      </w:pPr>
      <w:r w:rsidRPr="00153275">
        <w:rPr>
          <w:noProof/>
        </w:rPr>
        <w:t>Dirzo, R., Miranda, A., 1990. Contemporary Neotropical Defaunation and Forest Structure, Function, and Diversity-A Sequel to John Terborgh*. Conserv. Biol. 4, 444–447. https://doi.org/10.1111/j.1523-1739.1990.tb00320.x</w:t>
      </w:r>
    </w:p>
    <w:p w14:paraId="11FDBF5C" w14:textId="77777777" w:rsidR="00153275" w:rsidRPr="00153275" w:rsidRDefault="00153275" w:rsidP="00153275">
      <w:pPr>
        <w:widowControl w:val="0"/>
        <w:autoSpaceDE w:val="0"/>
        <w:autoSpaceDN w:val="0"/>
        <w:adjustRightInd w:val="0"/>
        <w:ind w:left="480" w:hanging="480"/>
        <w:rPr>
          <w:noProof/>
        </w:rPr>
      </w:pPr>
      <w:r w:rsidRPr="00153275">
        <w:rPr>
          <w:noProof/>
        </w:rPr>
        <w:t>Dirzo, R., Young, H.S., Galetti, M., Ceballos, G., Isaac, N.J.B., Collen, B., 2014. Defaunation in the Anthropocene. Science (80-. ). 345, 401–406. https://doi.org/10.1126/science.1251817</w:t>
      </w:r>
    </w:p>
    <w:p w14:paraId="4EA2E092" w14:textId="77777777" w:rsidR="00153275" w:rsidRPr="00153275" w:rsidRDefault="00153275" w:rsidP="00153275">
      <w:pPr>
        <w:widowControl w:val="0"/>
        <w:autoSpaceDE w:val="0"/>
        <w:autoSpaceDN w:val="0"/>
        <w:adjustRightInd w:val="0"/>
        <w:ind w:left="480" w:hanging="480"/>
        <w:rPr>
          <w:noProof/>
        </w:rPr>
      </w:pPr>
      <w:r w:rsidRPr="00153275">
        <w:rPr>
          <w:noProof/>
        </w:rPr>
        <w:t>Donatti, C.I., 2011. Ecological studies on seed dispersal networks: insights from a diverse tropical ecosystem. Stanford University.</w:t>
      </w:r>
    </w:p>
    <w:p w14:paraId="598E2B10" w14:textId="77777777" w:rsidR="00153275" w:rsidRPr="00153275" w:rsidRDefault="00153275" w:rsidP="00153275">
      <w:pPr>
        <w:widowControl w:val="0"/>
        <w:autoSpaceDE w:val="0"/>
        <w:autoSpaceDN w:val="0"/>
        <w:adjustRightInd w:val="0"/>
        <w:ind w:left="480" w:hanging="480"/>
        <w:rPr>
          <w:noProof/>
        </w:rPr>
      </w:pPr>
      <w:r w:rsidRPr="00153275">
        <w:rPr>
          <w:noProof/>
        </w:rPr>
        <w:t xml:space="preserve">Donatti, C.I., Galetti, M., Pizo, M.A., Guimarães, P. R., J., Jordano, P., 2007. Living in the land of </w:t>
      </w:r>
      <w:r w:rsidRPr="00153275">
        <w:rPr>
          <w:noProof/>
        </w:rPr>
        <w:lastRenderedPageBreak/>
        <w:t>ghosts: fruit traits and the importance of large mammals as seed dispersers in the Pantanal, Brazil., in: Seed Dispersal: Theory and Its Application in a Changing World. CABI, Wallingford, pp. 104–123. https://doi.org/10.1079/9781845931650.0104</w:t>
      </w:r>
    </w:p>
    <w:p w14:paraId="3E16DF7A" w14:textId="77777777" w:rsidR="00153275" w:rsidRPr="00153275" w:rsidRDefault="00153275" w:rsidP="00153275">
      <w:pPr>
        <w:widowControl w:val="0"/>
        <w:autoSpaceDE w:val="0"/>
        <w:autoSpaceDN w:val="0"/>
        <w:adjustRightInd w:val="0"/>
        <w:ind w:left="480" w:hanging="480"/>
        <w:rPr>
          <w:noProof/>
        </w:rPr>
      </w:pPr>
      <w:r w:rsidRPr="00153275">
        <w:rPr>
          <w:noProof/>
        </w:rPr>
        <w:t>Donatti, C.I., Guimarães, P.R., Galetti, M., Pizo, M.A., Marquitti, F.M.D., Dirzo, R., 2011. Analysis of a hyper-diverse seed dispersal network: Modularity and underlying mechanisms. Ecol. Lett. 14, 773–781. https://doi.org/10.1111/j.1461-0248.2011.01639.x</w:t>
      </w:r>
    </w:p>
    <w:p w14:paraId="0E881CEC" w14:textId="77777777" w:rsidR="00153275" w:rsidRPr="00153275" w:rsidRDefault="00153275" w:rsidP="00153275">
      <w:pPr>
        <w:widowControl w:val="0"/>
        <w:autoSpaceDE w:val="0"/>
        <w:autoSpaceDN w:val="0"/>
        <w:adjustRightInd w:val="0"/>
        <w:ind w:left="480" w:hanging="480"/>
        <w:rPr>
          <w:noProof/>
        </w:rPr>
      </w:pPr>
      <w:r w:rsidRPr="00153275">
        <w:rPr>
          <w:noProof/>
        </w:rPr>
        <w:t>Donoso, I., Sorensen, M.C., Blendinger, P.G., Kissling, W.D., Neuschulz, E.L., Mueller, T., Schleuning, M., 2020. Downsizing of animal communities triggers stronger functional than structural decay in seed-dispersal networks. Nat. Commun. 11, 1–8. https://doi.org/10.1038/s41467-020-15438-y</w:t>
      </w:r>
    </w:p>
    <w:p w14:paraId="16CA35CC" w14:textId="77777777" w:rsidR="00153275" w:rsidRPr="00153275" w:rsidRDefault="00153275" w:rsidP="00153275">
      <w:pPr>
        <w:widowControl w:val="0"/>
        <w:autoSpaceDE w:val="0"/>
        <w:autoSpaceDN w:val="0"/>
        <w:adjustRightInd w:val="0"/>
        <w:ind w:left="480" w:hanging="480"/>
        <w:rPr>
          <w:noProof/>
        </w:rPr>
      </w:pPr>
      <w:r w:rsidRPr="00153275">
        <w:rPr>
          <w:noProof/>
        </w:rPr>
        <w:t>Dormann, C.F., 2011. How to be a specialist ? Quantifying specialisation in pollination networks 1, 1–20.</w:t>
      </w:r>
    </w:p>
    <w:p w14:paraId="667E7F17" w14:textId="77777777" w:rsidR="00153275" w:rsidRPr="00153275" w:rsidRDefault="00153275" w:rsidP="00153275">
      <w:pPr>
        <w:widowControl w:val="0"/>
        <w:autoSpaceDE w:val="0"/>
        <w:autoSpaceDN w:val="0"/>
        <w:adjustRightInd w:val="0"/>
        <w:ind w:left="480" w:hanging="480"/>
        <w:rPr>
          <w:noProof/>
        </w:rPr>
      </w:pPr>
      <w:r w:rsidRPr="00153275">
        <w:rPr>
          <w:noProof/>
        </w:rPr>
        <w:t>Dracxler, C., Kissling, W.D., 2021. The mutualism–antagonism continuum in Neotropical palm–frugivore interactions: from interaction outcomes to ecosystem dynamics. Biol. Rev. 31. https://doi.org/10.1111/brv.12809</w:t>
      </w:r>
    </w:p>
    <w:p w14:paraId="1DDE8719" w14:textId="77777777" w:rsidR="00153275" w:rsidRPr="00F03493" w:rsidRDefault="00153275" w:rsidP="00153275">
      <w:pPr>
        <w:widowControl w:val="0"/>
        <w:autoSpaceDE w:val="0"/>
        <w:autoSpaceDN w:val="0"/>
        <w:adjustRightInd w:val="0"/>
        <w:ind w:left="480" w:hanging="480"/>
        <w:rPr>
          <w:noProof/>
          <w:lang w:val="pt-BR"/>
        </w:rPr>
      </w:pPr>
      <w:r w:rsidRPr="00153275">
        <w:rPr>
          <w:noProof/>
        </w:rPr>
        <w:t xml:space="preserve">Fleming, T.H., 1991. The relationship between body size, diet, and habitat use in frugivorous bats, genus Carollia (Phyllostomidae). </w:t>
      </w:r>
      <w:r w:rsidRPr="00F03493">
        <w:rPr>
          <w:noProof/>
          <w:lang w:val="pt-BR"/>
        </w:rPr>
        <w:t>J. Mammal. 72, 493–501. https://doi.org/10.2307/1382132</w:t>
      </w:r>
    </w:p>
    <w:p w14:paraId="7CF19994" w14:textId="77777777" w:rsidR="00153275" w:rsidRPr="00153275" w:rsidRDefault="00153275" w:rsidP="00153275">
      <w:pPr>
        <w:widowControl w:val="0"/>
        <w:autoSpaceDE w:val="0"/>
        <w:autoSpaceDN w:val="0"/>
        <w:adjustRightInd w:val="0"/>
        <w:ind w:left="480" w:hanging="480"/>
        <w:rPr>
          <w:noProof/>
        </w:rPr>
      </w:pPr>
      <w:r w:rsidRPr="00F03493">
        <w:rPr>
          <w:noProof/>
          <w:lang w:val="pt-BR"/>
        </w:rPr>
        <w:t xml:space="preserve">Galetti, M., Guevara, R., Cortes, M.C., Fadini, R., Von Matter, S., Leite, A.B., Labecca, F., Ribeiro, T., Carvalho, C.S., Collevatti, R.G., Pires, M.M., Guimaraes, P.R., Brancalion, P.H., Ribeiro, M.C., Jordano, P., 2013. </w:t>
      </w:r>
      <w:r w:rsidRPr="00153275">
        <w:rPr>
          <w:noProof/>
        </w:rPr>
        <w:t>Functional Extinction of Birds Drives Rapid Evolutionary Changes in Seed Size. Science (80-. ). 340, 1086–1090. https://doi.org/10.1126/science.1233774</w:t>
      </w:r>
    </w:p>
    <w:p w14:paraId="5B9DB840" w14:textId="77777777" w:rsidR="00153275" w:rsidRPr="00153275" w:rsidRDefault="00153275" w:rsidP="00153275">
      <w:pPr>
        <w:widowControl w:val="0"/>
        <w:autoSpaceDE w:val="0"/>
        <w:autoSpaceDN w:val="0"/>
        <w:adjustRightInd w:val="0"/>
        <w:ind w:left="480" w:hanging="480"/>
        <w:rPr>
          <w:noProof/>
        </w:rPr>
      </w:pPr>
      <w:r w:rsidRPr="00153275">
        <w:rPr>
          <w:noProof/>
        </w:rPr>
        <w:t>Guimarães, P.R., 2020. The Structure of Ecological Networks across Levels of Organization. Annu. Rev. Ecol. Evol. Syst. 51, 433–460. https://doi.org/10.1146/annurev-ecolsys-012220-120819</w:t>
      </w:r>
    </w:p>
    <w:p w14:paraId="4CB26842" w14:textId="77777777" w:rsidR="00153275" w:rsidRPr="00153275" w:rsidRDefault="00153275" w:rsidP="00153275">
      <w:pPr>
        <w:widowControl w:val="0"/>
        <w:autoSpaceDE w:val="0"/>
        <w:autoSpaceDN w:val="0"/>
        <w:adjustRightInd w:val="0"/>
        <w:ind w:left="480" w:hanging="480"/>
        <w:rPr>
          <w:noProof/>
        </w:rPr>
      </w:pPr>
      <w:r w:rsidRPr="00153275">
        <w:rPr>
          <w:noProof/>
        </w:rPr>
        <w:t>Jansen, P.A., Hirsch, B.T., Emsens, W.-J., Zamora-Gutierrez, V., Wikelski, M., Kays, R., 2012. Thieving rodents as substitute dispersers of megafaunal seeds. Proc. Natl. Acad. Sci. U. S. A. 109, 12610–5. https://doi.org/10.1073/pnas.1205184109</w:t>
      </w:r>
    </w:p>
    <w:p w14:paraId="7356933A" w14:textId="77777777" w:rsidR="00153275" w:rsidRPr="00F03493" w:rsidRDefault="00153275" w:rsidP="00153275">
      <w:pPr>
        <w:widowControl w:val="0"/>
        <w:autoSpaceDE w:val="0"/>
        <w:autoSpaceDN w:val="0"/>
        <w:adjustRightInd w:val="0"/>
        <w:ind w:left="480" w:hanging="480"/>
        <w:rPr>
          <w:noProof/>
          <w:lang w:val="pt-BR"/>
        </w:rPr>
      </w:pPr>
      <w:r w:rsidRPr="00153275">
        <w:rPr>
          <w:noProof/>
        </w:rPr>
        <w:t xml:space="preserve">Jordano, P., 2000. Fruits and frugivory, in: Fenner, M. (Ed.), Seeds: The Ecology of Regeneration in Plant Communities. </w:t>
      </w:r>
      <w:r w:rsidRPr="00F03493">
        <w:rPr>
          <w:noProof/>
          <w:lang w:val="pt-BR"/>
        </w:rPr>
        <w:t>CABI Publ., Wallingfords, pp. 125–166.</w:t>
      </w:r>
    </w:p>
    <w:p w14:paraId="5B5AFD72" w14:textId="77777777" w:rsidR="00153275" w:rsidRPr="00F03493" w:rsidRDefault="00153275" w:rsidP="00153275">
      <w:pPr>
        <w:widowControl w:val="0"/>
        <w:autoSpaceDE w:val="0"/>
        <w:autoSpaceDN w:val="0"/>
        <w:adjustRightInd w:val="0"/>
        <w:ind w:left="480" w:hanging="480"/>
        <w:rPr>
          <w:noProof/>
          <w:lang w:val="pt-BR"/>
        </w:rPr>
      </w:pPr>
      <w:r w:rsidRPr="00F03493">
        <w:rPr>
          <w:noProof/>
          <w:lang w:val="pt-BR"/>
        </w:rPr>
        <w:t xml:space="preserve">Jordano, P., Garcia, C., Godoy, J.A., Garcia-Castano, J.L., 2007. </w:t>
      </w:r>
      <w:r w:rsidRPr="00153275">
        <w:rPr>
          <w:noProof/>
        </w:rPr>
        <w:t xml:space="preserve">Differential contribution of frugivores to complex seed dispersal patterns. Proc. </w:t>
      </w:r>
      <w:r w:rsidRPr="00F03493">
        <w:rPr>
          <w:noProof/>
          <w:lang w:val="pt-BR"/>
        </w:rPr>
        <w:t>Natl. Acad. Sci. 104, 3278–3282. https://doi.org/10.1073/pnas.0606793104</w:t>
      </w:r>
    </w:p>
    <w:p w14:paraId="4CB9F57A" w14:textId="77777777" w:rsidR="00153275" w:rsidRPr="00F03493" w:rsidRDefault="00153275" w:rsidP="00153275">
      <w:pPr>
        <w:widowControl w:val="0"/>
        <w:autoSpaceDE w:val="0"/>
        <w:autoSpaceDN w:val="0"/>
        <w:adjustRightInd w:val="0"/>
        <w:ind w:left="480" w:hanging="480"/>
        <w:rPr>
          <w:noProof/>
          <w:lang w:val="pt-BR"/>
        </w:rPr>
      </w:pPr>
      <w:r w:rsidRPr="00F03493">
        <w:rPr>
          <w:noProof/>
          <w:lang w:val="pt-BR"/>
        </w:rPr>
        <w:t xml:space="preserve">Krishna, A., Guimarães, P.R., Jordano, P., Bascompte, J., 2008. </w:t>
      </w:r>
      <w:r w:rsidRPr="00153275">
        <w:rPr>
          <w:noProof/>
        </w:rPr>
        <w:t xml:space="preserve">A neutral-niche theory of nestedness in mutualistic networks. </w:t>
      </w:r>
      <w:r w:rsidRPr="00F03493">
        <w:rPr>
          <w:noProof/>
          <w:lang w:val="pt-BR"/>
        </w:rPr>
        <w:t>Oikos 117, 1609–1618. https://doi.org/10.1111/j.1600-0706.2008.16540.x</w:t>
      </w:r>
    </w:p>
    <w:p w14:paraId="150B14DA" w14:textId="77777777" w:rsidR="00153275" w:rsidRPr="00153275" w:rsidRDefault="00153275" w:rsidP="00153275">
      <w:pPr>
        <w:widowControl w:val="0"/>
        <w:autoSpaceDE w:val="0"/>
        <w:autoSpaceDN w:val="0"/>
        <w:adjustRightInd w:val="0"/>
        <w:ind w:left="480" w:hanging="480"/>
        <w:rPr>
          <w:noProof/>
        </w:rPr>
      </w:pPr>
      <w:r w:rsidRPr="00F03493">
        <w:rPr>
          <w:noProof/>
          <w:lang w:val="pt-BR"/>
        </w:rPr>
        <w:t xml:space="preserve">Laurindo, R. de S., Vizentin-Bugoni, J., Tavares, D.C., Mancini, M.C.S., Mello, R. de M., Gregorin, R., 2020. </w:t>
      </w:r>
      <w:r w:rsidRPr="00153275">
        <w:rPr>
          <w:noProof/>
        </w:rPr>
        <w:t>Drivers of bat roles in Neotropical seed dispersal networks: abundance is more important than functional traits. Oecologia 193, 189–198. https://doi.org/10.1007/s00442-020-04662-4</w:t>
      </w:r>
    </w:p>
    <w:p w14:paraId="652BA644" w14:textId="77777777" w:rsidR="00153275" w:rsidRPr="00153275" w:rsidRDefault="00153275" w:rsidP="00153275">
      <w:pPr>
        <w:widowControl w:val="0"/>
        <w:autoSpaceDE w:val="0"/>
        <w:autoSpaceDN w:val="0"/>
        <w:adjustRightInd w:val="0"/>
        <w:ind w:left="480" w:hanging="480"/>
        <w:rPr>
          <w:noProof/>
        </w:rPr>
      </w:pPr>
      <w:r w:rsidRPr="00153275">
        <w:rPr>
          <w:noProof/>
        </w:rPr>
        <w:t>Martin, T.E., 1985. Selection of second-growth woodlands by frugivorous migrating birds in Panama: An effect of fruit size and plant density? J. Trop. Ecol. 1, 157–170. https://doi.org/10.1017/S0266467400000213</w:t>
      </w:r>
    </w:p>
    <w:p w14:paraId="56966BF3" w14:textId="77777777" w:rsidR="00153275" w:rsidRPr="00F03493" w:rsidRDefault="00153275" w:rsidP="00153275">
      <w:pPr>
        <w:widowControl w:val="0"/>
        <w:autoSpaceDE w:val="0"/>
        <w:autoSpaceDN w:val="0"/>
        <w:adjustRightInd w:val="0"/>
        <w:ind w:left="480" w:hanging="480"/>
        <w:rPr>
          <w:noProof/>
          <w:lang w:val="pt-BR"/>
        </w:rPr>
      </w:pPr>
      <w:r w:rsidRPr="00153275">
        <w:rPr>
          <w:noProof/>
        </w:rPr>
        <w:t xml:space="preserve">McConkey, K.R., Drake, D.R., 2015. Low redundancy in seed dispersal within an island frugivore community. </w:t>
      </w:r>
      <w:r w:rsidRPr="00F03493">
        <w:rPr>
          <w:noProof/>
          <w:lang w:val="pt-BR"/>
        </w:rPr>
        <w:t>AoB Plants 7, plv088. https://doi.org/10.1093/aobpla/plv088</w:t>
      </w:r>
    </w:p>
    <w:p w14:paraId="63B81CAC" w14:textId="77777777" w:rsidR="00153275" w:rsidRPr="00153275" w:rsidRDefault="00153275" w:rsidP="00153275">
      <w:pPr>
        <w:widowControl w:val="0"/>
        <w:autoSpaceDE w:val="0"/>
        <w:autoSpaceDN w:val="0"/>
        <w:adjustRightInd w:val="0"/>
        <w:ind w:left="480" w:hanging="480"/>
        <w:rPr>
          <w:noProof/>
        </w:rPr>
      </w:pPr>
      <w:r w:rsidRPr="00F03493">
        <w:rPr>
          <w:noProof/>
          <w:lang w:val="pt-BR"/>
        </w:rPr>
        <w:t xml:space="preserve">Mittelman, P., Dracxler, C.M., Santos‐Coutinho, P.R.O., Pires, A.S., 2021. </w:t>
      </w:r>
      <w:r w:rsidRPr="00153275">
        <w:rPr>
          <w:noProof/>
        </w:rPr>
        <w:t>Sowing forests: a synthesis of seed dispersal and predation by agoutis and their influence on plant communities. Biol. Rev. 96, 2425–2445. https://doi.org/10.1111/brv.12761</w:t>
      </w:r>
    </w:p>
    <w:p w14:paraId="2930D2B2" w14:textId="77777777" w:rsidR="00153275" w:rsidRPr="00153275" w:rsidRDefault="00153275" w:rsidP="00153275">
      <w:pPr>
        <w:widowControl w:val="0"/>
        <w:autoSpaceDE w:val="0"/>
        <w:autoSpaceDN w:val="0"/>
        <w:adjustRightInd w:val="0"/>
        <w:ind w:left="480" w:hanging="480"/>
        <w:rPr>
          <w:noProof/>
        </w:rPr>
      </w:pPr>
      <w:r w:rsidRPr="00153275">
        <w:rPr>
          <w:noProof/>
        </w:rPr>
        <w:t>Palacio, R.D., Valderrama-Ardila, C., Kattan, G.H., 2016. Generalist Species Have a Central Role In a Highly Diverse Plant-Frugivore Network. Biotropica 48, 349–355. https://doi.org/10.1111/btp.12290</w:t>
      </w:r>
    </w:p>
    <w:p w14:paraId="510FB2D5" w14:textId="77777777" w:rsidR="00153275" w:rsidRPr="00153275" w:rsidRDefault="00153275" w:rsidP="00153275">
      <w:pPr>
        <w:widowControl w:val="0"/>
        <w:autoSpaceDE w:val="0"/>
        <w:autoSpaceDN w:val="0"/>
        <w:adjustRightInd w:val="0"/>
        <w:ind w:left="480" w:hanging="480"/>
        <w:rPr>
          <w:noProof/>
        </w:rPr>
      </w:pPr>
      <w:r w:rsidRPr="00153275">
        <w:rPr>
          <w:noProof/>
        </w:rPr>
        <w:lastRenderedPageBreak/>
        <w:t>Peres, C.A., 2000. Effects of Subsistence Hunting on Vertebrate Community Structure in Amazonian Forests 14, 240–253.</w:t>
      </w:r>
    </w:p>
    <w:p w14:paraId="624C69BF" w14:textId="77777777" w:rsidR="00153275" w:rsidRPr="00F03493" w:rsidRDefault="00153275" w:rsidP="00153275">
      <w:pPr>
        <w:widowControl w:val="0"/>
        <w:autoSpaceDE w:val="0"/>
        <w:autoSpaceDN w:val="0"/>
        <w:adjustRightInd w:val="0"/>
        <w:ind w:left="480" w:hanging="480"/>
        <w:rPr>
          <w:noProof/>
          <w:lang w:val="pt-BR"/>
        </w:rPr>
      </w:pPr>
      <w:r w:rsidRPr="00153275">
        <w:rPr>
          <w:noProof/>
        </w:rPr>
        <w:t xml:space="preserve">Peres, C.A., 1990. Effects of hunting on western Amazonian primate communities. </w:t>
      </w:r>
      <w:r w:rsidRPr="00F03493">
        <w:rPr>
          <w:noProof/>
          <w:lang w:val="pt-BR"/>
        </w:rPr>
        <w:t>Biol. Conserv. 54, 47–59. https://doi.org/10.1016/0006-3207(90)90041-M</w:t>
      </w:r>
    </w:p>
    <w:p w14:paraId="2881B275" w14:textId="77777777" w:rsidR="00153275" w:rsidRPr="00153275" w:rsidRDefault="00153275" w:rsidP="00153275">
      <w:pPr>
        <w:widowControl w:val="0"/>
        <w:autoSpaceDE w:val="0"/>
        <w:autoSpaceDN w:val="0"/>
        <w:adjustRightInd w:val="0"/>
        <w:ind w:left="480" w:hanging="480"/>
        <w:rPr>
          <w:noProof/>
        </w:rPr>
      </w:pPr>
      <w:r w:rsidRPr="00F03493">
        <w:rPr>
          <w:noProof/>
          <w:lang w:val="pt-BR"/>
        </w:rPr>
        <w:t xml:space="preserve">Peres, C.A., Emilio, T., Schietti, J., Desmoulière, S.J.M., Levi, T., 2016. </w:t>
      </w:r>
      <w:r w:rsidRPr="00153275">
        <w:rPr>
          <w:noProof/>
        </w:rPr>
        <w:t>Dispersal limitation induces long-term biomass collapse in overhunted Amazonian forests. Proc. Natl. Acad. Sci. 113, 892–897. https://doi.org/10.1073/pnas.1516525113</w:t>
      </w:r>
    </w:p>
    <w:p w14:paraId="12A805D4" w14:textId="77777777" w:rsidR="00153275" w:rsidRPr="00153275" w:rsidRDefault="00153275" w:rsidP="00153275">
      <w:pPr>
        <w:widowControl w:val="0"/>
        <w:autoSpaceDE w:val="0"/>
        <w:autoSpaceDN w:val="0"/>
        <w:adjustRightInd w:val="0"/>
        <w:ind w:left="480" w:hanging="480"/>
        <w:rPr>
          <w:noProof/>
        </w:rPr>
      </w:pPr>
      <w:r w:rsidRPr="00153275">
        <w:rPr>
          <w:noProof/>
        </w:rPr>
        <w:t>Prance, G.T., Schaller, G.B., 1982. Preliminary Study of Some Vegetation Types of the Pantanal, Mato Grosso, Brazil. Brittonia 34, 228–251.</w:t>
      </w:r>
    </w:p>
    <w:p w14:paraId="52F448E4" w14:textId="77777777" w:rsidR="00153275" w:rsidRPr="00153275" w:rsidRDefault="00153275" w:rsidP="00153275">
      <w:pPr>
        <w:widowControl w:val="0"/>
        <w:autoSpaceDE w:val="0"/>
        <w:autoSpaceDN w:val="0"/>
        <w:adjustRightInd w:val="0"/>
        <w:ind w:left="480" w:hanging="480"/>
        <w:rPr>
          <w:noProof/>
        </w:rPr>
      </w:pPr>
      <w:r w:rsidRPr="00153275">
        <w:rPr>
          <w:noProof/>
        </w:rPr>
        <w:t>R Core Team, 2021. R: A language and environment for statistical computing. R Foundation for Statistical Computing. Vienna, Austria. http://www.R-project.org.</w:t>
      </w:r>
    </w:p>
    <w:p w14:paraId="009D397C" w14:textId="77777777" w:rsidR="00153275" w:rsidRPr="00F03493" w:rsidRDefault="00153275" w:rsidP="00153275">
      <w:pPr>
        <w:widowControl w:val="0"/>
        <w:autoSpaceDE w:val="0"/>
        <w:autoSpaceDN w:val="0"/>
        <w:adjustRightInd w:val="0"/>
        <w:ind w:left="480" w:hanging="480"/>
        <w:rPr>
          <w:noProof/>
          <w:lang w:val="pt-BR"/>
        </w:rPr>
      </w:pPr>
      <w:r w:rsidRPr="00153275">
        <w:rPr>
          <w:noProof/>
        </w:rPr>
        <w:t xml:space="preserve">Redford, K.H., 1992. The Empty of neotropical forest where the vegetation still appears intact. </w:t>
      </w:r>
      <w:r w:rsidRPr="00F03493">
        <w:rPr>
          <w:noProof/>
          <w:lang w:val="pt-BR"/>
        </w:rPr>
        <w:t>Bioscience 42, 412–422.</w:t>
      </w:r>
    </w:p>
    <w:p w14:paraId="2AB2F7AE" w14:textId="77777777" w:rsidR="00153275" w:rsidRPr="00153275" w:rsidRDefault="00153275" w:rsidP="00153275">
      <w:pPr>
        <w:widowControl w:val="0"/>
        <w:autoSpaceDE w:val="0"/>
        <w:autoSpaceDN w:val="0"/>
        <w:adjustRightInd w:val="0"/>
        <w:ind w:left="480" w:hanging="480"/>
        <w:rPr>
          <w:noProof/>
        </w:rPr>
      </w:pPr>
      <w:r w:rsidRPr="00F03493">
        <w:rPr>
          <w:noProof/>
          <w:lang w:val="pt-BR"/>
        </w:rPr>
        <w:t xml:space="preserve">Rezende, E.L., Lavabre, J.E., Guimarães, P.R., Jordano, P., Bascompte, J., 2007. </w:t>
      </w:r>
      <w:r w:rsidRPr="00153275">
        <w:rPr>
          <w:noProof/>
        </w:rPr>
        <w:t>Non-random coextinctions in phylogenetically structured mutualistic networks. Nature 448, 925–928. https://doi.org/10.1038/nature05956</w:t>
      </w:r>
    </w:p>
    <w:p w14:paraId="2ED49971" w14:textId="77777777" w:rsidR="00153275" w:rsidRPr="00153275" w:rsidRDefault="00153275" w:rsidP="00153275">
      <w:pPr>
        <w:widowControl w:val="0"/>
        <w:autoSpaceDE w:val="0"/>
        <w:autoSpaceDN w:val="0"/>
        <w:adjustRightInd w:val="0"/>
        <w:ind w:left="480" w:hanging="480"/>
        <w:rPr>
          <w:noProof/>
        </w:rPr>
      </w:pPr>
      <w:r w:rsidRPr="00153275">
        <w:rPr>
          <w:noProof/>
        </w:rPr>
        <w:t>Säterberg, T., Sellman, S., Ebenman, B., 2013. High frequency of functional extinctions in ecological networks. Nature 499, 468–470. https://doi.org/10.1038/nature12277</w:t>
      </w:r>
    </w:p>
    <w:p w14:paraId="2D0F511E" w14:textId="77777777" w:rsidR="00153275" w:rsidRPr="00F03493" w:rsidRDefault="00153275" w:rsidP="00153275">
      <w:pPr>
        <w:widowControl w:val="0"/>
        <w:autoSpaceDE w:val="0"/>
        <w:autoSpaceDN w:val="0"/>
        <w:adjustRightInd w:val="0"/>
        <w:ind w:left="480" w:hanging="480"/>
        <w:rPr>
          <w:noProof/>
          <w:lang w:val="pt-BR"/>
        </w:rPr>
      </w:pPr>
      <w:r w:rsidRPr="00153275">
        <w:rPr>
          <w:noProof/>
        </w:rPr>
        <w:t xml:space="preserve">Schleuning, M., Fründ, J., García, D., 2015. Predicting ecosystem functions from biodiversity and mutualistic networks: An extension of trait-based concepts to plant-animal interactions. </w:t>
      </w:r>
      <w:r w:rsidRPr="00F03493">
        <w:rPr>
          <w:noProof/>
          <w:lang w:val="pt-BR"/>
        </w:rPr>
        <w:t>Ecography (Cop.). 38, 380–392. https://doi.org/10.1111/ecog.00983</w:t>
      </w:r>
    </w:p>
    <w:p w14:paraId="3FA7AB8D" w14:textId="77777777" w:rsidR="00153275" w:rsidRPr="00153275" w:rsidRDefault="00153275" w:rsidP="00153275">
      <w:pPr>
        <w:widowControl w:val="0"/>
        <w:autoSpaceDE w:val="0"/>
        <w:autoSpaceDN w:val="0"/>
        <w:adjustRightInd w:val="0"/>
        <w:ind w:left="480" w:hanging="480"/>
        <w:rPr>
          <w:noProof/>
        </w:rPr>
      </w:pPr>
      <w:r w:rsidRPr="00F03493">
        <w:rPr>
          <w:noProof/>
          <w:lang w:val="pt-BR"/>
        </w:rPr>
        <w:t xml:space="preserve">Schupp, E.W., Jordano, P., Gomez, J.M., 2010. </w:t>
      </w:r>
      <w:r w:rsidRPr="00153275">
        <w:rPr>
          <w:noProof/>
        </w:rPr>
        <w:t>Seed dispersal effectiveness revisited: a conceptual review. New Phytol. 188, 333–353.</w:t>
      </w:r>
    </w:p>
    <w:p w14:paraId="1E6D1289" w14:textId="77777777" w:rsidR="00153275" w:rsidRPr="00153275" w:rsidRDefault="00153275" w:rsidP="00153275">
      <w:pPr>
        <w:widowControl w:val="0"/>
        <w:autoSpaceDE w:val="0"/>
        <w:autoSpaceDN w:val="0"/>
        <w:adjustRightInd w:val="0"/>
        <w:ind w:left="480" w:hanging="480"/>
        <w:rPr>
          <w:noProof/>
        </w:rPr>
      </w:pPr>
      <w:r w:rsidRPr="00153275">
        <w:rPr>
          <w:noProof/>
        </w:rPr>
        <w:t>Souza, Y., Villar, N., Zipparro, V., Nazareth, S., Galetti, M., 2022. Large mammalian herbivores modulate plant growth form diversity in a tropical rainforest. J. Ecol. 1–15. https://doi.org/10.1111/1365-2745.13846</w:t>
      </w:r>
    </w:p>
    <w:p w14:paraId="596CC685" w14:textId="77777777" w:rsidR="00153275" w:rsidRPr="00153275" w:rsidRDefault="00153275" w:rsidP="00153275">
      <w:pPr>
        <w:widowControl w:val="0"/>
        <w:autoSpaceDE w:val="0"/>
        <w:autoSpaceDN w:val="0"/>
        <w:adjustRightInd w:val="0"/>
        <w:ind w:left="480" w:hanging="480"/>
        <w:rPr>
          <w:noProof/>
        </w:rPr>
      </w:pPr>
      <w:r w:rsidRPr="00153275">
        <w:rPr>
          <w:noProof/>
        </w:rPr>
        <w:t>Sutherland, W.J., 1996. Ecological Census Techniques: a Handbook. Cambridge University Press, Cambridge.</w:t>
      </w:r>
    </w:p>
    <w:p w14:paraId="3D08B15C" w14:textId="77777777" w:rsidR="00153275" w:rsidRPr="00153275" w:rsidRDefault="00153275" w:rsidP="00153275">
      <w:pPr>
        <w:widowControl w:val="0"/>
        <w:autoSpaceDE w:val="0"/>
        <w:autoSpaceDN w:val="0"/>
        <w:adjustRightInd w:val="0"/>
        <w:ind w:left="480" w:hanging="480"/>
        <w:rPr>
          <w:noProof/>
        </w:rPr>
      </w:pPr>
      <w:r w:rsidRPr="00153275">
        <w:rPr>
          <w:noProof/>
        </w:rPr>
        <w:t>Valiente-Banuet, A., Aizen, M.A., Alcántara, J.M., Arroyo, J., Cocucci, A., Galetti, M., García, M.B., García, D., Gómez, J.M., Jordano, P., Medel, R., Navarro, L., Obeso, J.R., Oviedo, R., Ramírez, N., Rey, P.J., Traveset, A., Verdú, M., Zamora, R., 2015. Beyond species loss: the extinction of ecological interactions in a changing world. Funct. Ecol. 29, 299–307. https://doi.org/10.1111/1365-2435.12356</w:t>
      </w:r>
    </w:p>
    <w:p w14:paraId="1188F67C" w14:textId="77777777" w:rsidR="00153275" w:rsidRPr="00153275" w:rsidRDefault="00153275" w:rsidP="00153275">
      <w:pPr>
        <w:widowControl w:val="0"/>
        <w:autoSpaceDE w:val="0"/>
        <w:autoSpaceDN w:val="0"/>
        <w:adjustRightInd w:val="0"/>
        <w:ind w:left="480" w:hanging="480"/>
        <w:rPr>
          <w:noProof/>
        </w:rPr>
      </w:pPr>
      <w:r w:rsidRPr="00153275">
        <w:rPr>
          <w:noProof/>
        </w:rPr>
        <w:t>Vázquez, D.P., Chacoff, N.P., Cagnolo, L., 2009. Evaluating multiple determinants of the structure of plant-animal mutualistic networks. Ecology 90, 2039–2046.</w:t>
      </w:r>
    </w:p>
    <w:p w14:paraId="4E64A147" w14:textId="77777777" w:rsidR="00153275" w:rsidRPr="00153275" w:rsidRDefault="00153275" w:rsidP="00153275">
      <w:pPr>
        <w:widowControl w:val="0"/>
        <w:autoSpaceDE w:val="0"/>
        <w:autoSpaceDN w:val="0"/>
        <w:adjustRightInd w:val="0"/>
        <w:ind w:left="480" w:hanging="480"/>
        <w:rPr>
          <w:noProof/>
        </w:rPr>
      </w:pPr>
      <w:r w:rsidRPr="00153275">
        <w:rPr>
          <w:noProof/>
        </w:rPr>
        <w:t>Vázquez, D.P., Melián, C.J., Williams, N.M., Blüthgen, N., Krasnov, B.R., Poulin, R., 2007. Species abundance and asymmetric interaction strength in ecological networks. Oikos 116, 1120–1127. https://doi.org/10.1111/j.2007.0030-1299.15828.x</w:t>
      </w:r>
    </w:p>
    <w:p w14:paraId="058BFD69" w14:textId="77777777" w:rsidR="00153275" w:rsidRPr="00F03493" w:rsidRDefault="00153275" w:rsidP="00153275">
      <w:pPr>
        <w:widowControl w:val="0"/>
        <w:autoSpaceDE w:val="0"/>
        <w:autoSpaceDN w:val="0"/>
        <w:adjustRightInd w:val="0"/>
        <w:ind w:left="480" w:hanging="480"/>
        <w:rPr>
          <w:noProof/>
          <w:lang w:val="pt-BR"/>
        </w:rPr>
      </w:pPr>
      <w:r w:rsidRPr="00153275">
        <w:rPr>
          <w:noProof/>
        </w:rPr>
        <w:t xml:space="preserve">Vidal, M.M., Hasui, E., Pizo, M.A., Tamashiro, J.Y., Silva, W.R., Guimarães, P.R., 2014. Frugivores at higher risk of extinction are the key elements of a mutualistic network. </w:t>
      </w:r>
      <w:r w:rsidRPr="00F03493">
        <w:rPr>
          <w:noProof/>
          <w:lang w:val="pt-BR"/>
        </w:rPr>
        <w:t>Ecology 95, 3440–3447. https://doi.org/10.1890/13-1584.1</w:t>
      </w:r>
    </w:p>
    <w:p w14:paraId="668545BC" w14:textId="77777777" w:rsidR="00153275" w:rsidRPr="00153275" w:rsidRDefault="00153275" w:rsidP="00153275">
      <w:pPr>
        <w:widowControl w:val="0"/>
        <w:autoSpaceDE w:val="0"/>
        <w:autoSpaceDN w:val="0"/>
        <w:adjustRightInd w:val="0"/>
        <w:ind w:left="480" w:hanging="480"/>
        <w:rPr>
          <w:noProof/>
        </w:rPr>
      </w:pPr>
      <w:r w:rsidRPr="00F03493">
        <w:rPr>
          <w:noProof/>
          <w:lang w:val="pt-BR"/>
        </w:rPr>
        <w:t xml:space="preserve">Vidal, M.M., Pires, M.M., Guimarães, P.R., 2013. </w:t>
      </w:r>
      <w:r w:rsidRPr="00153275">
        <w:rPr>
          <w:noProof/>
        </w:rPr>
        <w:t>Large vertebrates as the missing components of seed-dispersal networks. Biol. Conserv. 163, 42–48. https://doi.org/10.1016/j.biocon.2013.03.025</w:t>
      </w:r>
    </w:p>
    <w:p w14:paraId="21D13E07" w14:textId="77777777" w:rsidR="00153275" w:rsidRPr="00F03493" w:rsidRDefault="00153275" w:rsidP="00153275">
      <w:pPr>
        <w:widowControl w:val="0"/>
        <w:autoSpaceDE w:val="0"/>
        <w:autoSpaceDN w:val="0"/>
        <w:adjustRightInd w:val="0"/>
        <w:ind w:left="480" w:hanging="480"/>
        <w:rPr>
          <w:noProof/>
          <w:lang w:val="pt-BR"/>
        </w:rPr>
      </w:pPr>
      <w:r w:rsidRPr="00153275">
        <w:rPr>
          <w:noProof/>
        </w:rPr>
        <w:t xml:space="preserve">Villar, N., Medici, E.P., 2021. Large wild herbivores slow down the rapid decline of plant diversity in a tropical forest biodiversity hotspot. </w:t>
      </w:r>
      <w:r w:rsidRPr="00F03493">
        <w:rPr>
          <w:noProof/>
          <w:lang w:val="pt-BR"/>
        </w:rPr>
        <w:t>J. Appl. Ecol. 58, 2361–2370. https://doi.org/10.1111/1365-2664.14054</w:t>
      </w:r>
    </w:p>
    <w:p w14:paraId="73454844" w14:textId="77777777" w:rsidR="00153275" w:rsidRPr="00153275" w:rsidRDefault="00153275" w:rsidP="00153275">
      <w:pPr>
        <w:widowControl w:val="0"/>
        <w:autoSpaceDE w:val="0"/>
        <w:autoSpaceDN w:val="0"/>
        <w:adjustRightInd w:val="0"/>
        <w:ind w:left="480" w:hanging="480"/>
        <w:rPr>
          <w:noProof/>
        </w:rPr>
      </w:pPr>
      <w:r w:rsidRPr="00F03493">
        <w:rPr>
          <w:noProof/>
          <w:lang w:val="pt-BR"/>
        </w:rPr>
        <w:t xml:space="preserve">Villar, N., Siqueira, T., Zipparro, V., Farah, F., Schmaedecke, G., Hortenci, L., Brocardo, C.R., Jordano, P., Galetti, M., 2020. </w:t>
      </w:r>
      <w:r w:rsidRPr="00153275">
        <w:rPr>
          <w:noProof/>
        </w:rPr>
        <w:t xml:space="preserve">The cryptic regulation of diversity by functionally </w:t>
      </w:r>
      <w:r w:rsidRPr="00153275">
        <w:rPr>
          <w:noProof/>
        </w:rPr>
        <w:lastRenderedPageBreak/>
        <w:t>complementary large tropical forest herbivores. J. Ecol. 108, 279–290. https://doi.org/10.1111/1365-2745.13257</w:t>
      </w:r>
    </w:p>
    <w:p w14:paraId="43F23B9C" w14:textId="77777777" w:rsidR="00153275" w:rsidRPr="00153275" w:rsidRDefault="00153275" w:rsidP="00153275">
      <w:pPr>
        <w:widowControl w:val="0"/>
        <w:autoSpaceDE w:val="0"/>
        <w:autoSpaceDN w:val="0"/>
        <w:adjustRightInd w:val="0"/>
        <w:ind w:left="480" w:hanging="480"/>
        <w:rPr>
          <w:noProof/>
        </w:rPr>
      </w:pPr>
      <w:r w:rsidRPr="00153275">
        <w:rPr>
          <w:noProof/>
        </w:rPr>
        <w:t>Williams, P.J., Ong, R.C., Brodie, J.F., Luskin, M.S., 2021. Fungi and insects compensate for lost vertebrate seed predation in an experimentally defaunated tropical forest. Nat. Commun. 12, 1650. https://doi.org/10.1038/s41467-021-21978-8</w:t>
      </w:r>
    </w:p>
    <w:p w14:paraId="3EE5A085" w14:textId="77777777" w:rsidR="00153275" w:rsidRPr="00153275" w:rsidRDefault="00153275" w:rsidP="00153275">
      <w:pPr>
        <w:widowControl w:val="0"/>
        <w:autoSpaceDE w:val="0"/>
        <w:autoSpaceDN w:val="0"/>
        <w:adjustRightInd w:val="0"/>
        <w:ind w:left="480" w:hanging="480"/>
        <w:rPr>
          <w:noProof/>
        </w:rPr>
      </w:pPr>
      <w:r w:rsidRPr="00153275">
        <w:rPr>
          <w:noProof/>
        </w:rPr>
        <w:t>Young, H.S., McCauley, D.J., Galetti, M., Dirzo, R., 2016. Patterns, Causes, and Consequences of Anthropocene Defaunation. Annu. Rev. Ecol. Evol. Syst. 47, 333–358. https://doi.org/10.1146/annurev-ecolsys-112414-054142</w:t>
      </w:r>
    </w:p>
    <w:p w14:paraId="7C3BC20C" w14:textId="0A4BE7C9" w:rsidR="00A56EFF" w:rsidRPr="00E3064C" w:rsidRDefault="00F07FE7" w:rsidP="00153275">
      <w:pPr>
        <w:widowControl w:val="0"/>
        <w:autoSpaceDE w:val="0"/>
        <w:autoSpaceDN w:val="0"/>
        <w:adjustRightInd w:val="0"/>
        <w:ind w:left="480" w:hanging="480"/>
      </w:pPr>
      <w:r w:rsidRPr="00225243">
        <w:fldChar w:fldCharType="end"/>
      </w:r>
    </w:p>
    <w:p w14:paraId="59E7FCE8" w14:textId="77777777" w:rsidR="0088513A" w:rsidRPr="00E3064C" w:rsidRDefault="0088513A" w:rsidP="00E3064C">
      <w:pPr>
        <w:pStyle w:val="Heading1"/>
        <w:numPr>
          <w:ilvl w:val="0"/>
          <w:numId w:val="0"/>
        </w:numPr>
        <w:ind w:left="567" w:hanging="567"/>
      </w:pPr>
      <w:r w:rsidRPr="00E3064C">
        <w:t>Data Availability Statement</w:t>
      </w:r>
    </w:p>
    <w:p w14:paraId="4B26CA6F" w14:textId="5CE8BB07" w:rsidR="00F33589" w:rsidRDefault="0088513A" w:rsidP="006B2D5B">
      <w:r w:rsidRPr="00E3064C">
        <w:t xml:space="preserve">The datasets </w:t>
      </w:r>
      <w:r w:rsidR="00E3064C" w:rsidRPr="00E3064C">
        <w:t xml:space="preserve">analyzed </w:t>
      </w:r>
      <w:r w:rsidRPr="00E3064C">
        <w:t xml:space="preserve">for this study can be found </w:t>
      </w:r>
      <w:r w:rsidR="00E3064C" w:rsidRPr="00E3064C">
        <w:t>within the main text and supplementary material</w:t>
      </w:r>
      <w:r w:rsidRPr="00E3064C">
        <w:t xml:space="preserve">. </w:t>
      </w:r>
    </w:p>
    <w:p w14:paraId="675BD215" w14:textId="306DCA01" w:rsidR="00B461E8" w:rsidRDefault="00B461E8" w:rsidP="006B2D5B">
      <w:r>
        <w:br w:type="page"/>
      </w:r>
    </w:p>
    <w:p w14:paraId="65A9C2BD" w14:textId="704A4AD6" w:rsidR="00225243" w:rsidRPr="00225243" w:rsidRDefault="00F33589" w:rsidP="00F33589">
      <w:pPr>
        <w:spacing w:line="360" w:lineRule="auto"/>
        <w:rPr>
          <w:b/>
          <w:bCs/>
        </w:rPr>
      </w:pPr>
      <w:r w:rsidRPr="00225243">
        <w:rPr>
          <w:b/>
          <w:bCs/>
        </w:rPr>
        <w:lastRenderedPageBreak/>
        <w:t>Figure</w:t>
      </w:r>
      <w:r w:rsidR="00225243" w:rsidRPr="00225243">
        <w:rPr>
          <w:b/>
          <w:bCs/>
        </w:rPr>
        <w:t xml:space="preserve"> legends</w:t>
      </w:r>
      <w:r w:rsidRPr="00225243">
        <w:rPr>
          <w:b/>
          <w:bCs/>
        </w:rPr>
        <w:t xml:space="preserve"> </w:t>
      </w:r>
      <w:r w:rsidRPr="00E3064C">
        <w:rPr>
          <w:b/>
          <w:bCs/>
          <w:highlight w:val="yellow"/>
        </w:rPr>
        <w:t>(</w:t>
      </w:r>
      <w:r w:rsidR="00225243" w:rsidRPr="00E3064C">
        <w:rPr>
          <w:b/>
          <w:bCs/>
          <w:highlight w:val="yellow"/>
        </w:rPr>
        <w:t xml:space="preserve">Figures </w:t>
      </w:r>
      <w:r w:rsidR="00E3064C" w:rsidRPr="00E3064C">
        <w:rPr>
          <w:b/>
          <w:bCs/>
          <w:highlight w:val="yellow"/>
        </w:rPr>
        <w:t>must</w:t>
      </w:r>
      <w:r w:rsidRPr="00E3064C">
        <w:rPr>
          <w:b/>
          <w:bCs/>
          <w:highlight w:val="yellow"/>
        </w:rPr>
        <w:t xml:space="preserve"> be deleted </w:t>
      </w:r>
      <w:r w:rsidR="00B461E8">
        <w:rPr>
          <w:b/>
          <w:bCs/>
          <w:highlight w:val="yellow"/>
        </w:rPr>
        <w:t>prior to</w:t>
      </w:r>
      <w:r w:rsidRPr="00E3064C">
        <w:rPr>
          <w:b/>
          <w:bCs/>
          <w:highlight w:val="yellow"/>
        </w:rPr>
        <w:t xml:space="preserve"> submission)</w:t>
      </w:r>
    </w:p>
    <w:p w14:paraId="60F71BA6" w14:textId="1407CCD1" w:rsidR="00225243" w:rsidRDefault="006B2C46" w:rsidP="00225243">
      <w:pPr>
        <w:spacing w:line="360" w:lineRule="auto"/>
        <w:rPr>
          <w:b/>
          <w:bCs/>
        </w:rPr>
      </w:pPr>
      <w:ins w:id="460" w:author="Luísa Genes" w:date="2022-02-08T11:11:00Z">
        <w:r>
          <w:rPr>
            <w:noProof/>
          </w:rPr>
          <w:drawing>
            <wp:inline distT="0" distB="0" distL="0" distR="0" wp14:anchorId="0A4918B7" wp14:editId="3654C8B4">
              <wp:extent cx="4977353" cy="64414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4983696" cy="6449699"/>
                      </a:xfrm>
                      <a:prstGeom prst="rect">
                        <a:avLst/>
                      </a:prstGeom>
                    </pic:spPr>
                  </pic:pic>
                </a:graphicData>
              </a:graphic>
            </wp:inline>
          </w:drawing>
        </w:r>
      </w:ins>
      <w:del w:id="461" w:author="Luísa Genes" w:date="2022-02-08T11:10:00Z">
        <w:r w:rsidR="00225243" w:rsidRPr="00225243" w:rsidDel="006B2C46">
          <w:rPr>
            <w:noProof/>
          </w:rPr>
          <w:drawing>
            <wp:inline distT="0" distB="0" distL="0" distR="0" wp14:anchorId="69959748" wp14:editId="5CCA235D">
              <wp:extent cx="389890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898900" cy="5257800"/>
                      </a:xfrm>
                      <a:prstGeom prst="rect">
                        <a:avLst/>
                      </a:prstGeom>
                    </pic:spPr>
                  </pic:pic>
                </a:graphicData>
              </a:graphic>
            </wp:inline>
          </w:drawing>
        </w:r>
      </w:del>
    </w:p>
    <w:p w14:paraId="11AF9A1C" w14:textId="7C04601B" w:rsidR="00A84E32" w:rsidRPr="00A84E32" w:rsidRDefault="00225243" w:rsidP="00A84E32">
      <w:pPr>
        <w:spacing w:line="360" w:lineRule="auto"/>
      </w:pPr>
      <w:r w:rsidRPr="00225243">
        <w:rPr>
          <w:b/>
          <w:bCs/>
        </w:rPr>
        <w:t>Figure 1.</w:t>
      </w:r>
      <w:r w:rsidRPr="00225243">
        <w:t xml:space="preserve"> </w:t>
      </w:r>
      <w:r w:rsidR="00AC1E61">
        <w:t>Frequency d</w:t>
      </w:r>
      <w:r w:rsidRPr="00225243">
        <w:t xml:space="preserve">istribution of </w:t>
      </w:r>
      <w:r w:rsidR="002439C9">
        <w:t xml:space="preserve">studied </w:t>
      </w:r>
      <w:r w:rsidRPr="00225243">
        <w:t xml:space="preserve">frugivore population density, </w:t>
      </w:r>
      <w:r w:rsidR="0019474E">
        <w:t xml:space="preserve">species </w:t>
      </w:r>
      <w:r w:rsidRPr="00225243">
        <w:t xml:space="preserve">body size and </w:t>
      </w:r>
      <w:r w:rsidR="0019474E">
        <w:t xml:space="preserve">population </w:t>
      </w:r>
      <w:r w:rsidRPr="00225243">
        <w:t xml:space="preserve">biomass </w:t>
      </w:r>
      <w:r w:rsidR="007E3728">
        <w:t>of frugivores</w:t>
      </w:r>
      <w:r w:rsidRPr="00225243">
        <w:t xml:space="preserve"> </w:t>
      </w:r>
      <w:r w:rsidR="007E3728">
        <w:t>from</w:t>
      </w:r>
      <w:r w:rsidR="002439C9">
        <w:t xml:space="preserve"> the Brazilian</w:t>
      </w:r>
      <w:r w:rsidR="00E66A8B">
        <w:t xml:space="preserve"> </w:t>
      </w:r>
      <w:r w:rsidR="002439C9">
        <w:t>Pantanal</w:t>
      </w:r>
      <w:r w:rsidR="0019474E">
        <w:t xml:space="preserve">, including </w:t>
      </w:r>
      <w:r w:rsidR="007E3728">
        <w:t>ten</w:t>
      </w:r>
      <w:r w:rsidR="00A84E32">
        <w:t xml:space="preserve"> mammal and six bird species.</w:t>
      </w:r>
    </w:p>
    <w:p w14:paraId="7562648F" w14:textId="1C2E0DEB" w:rsidR="00A84E32" w:rsidRDefault="00A84E32" w:rsidP="00F33589">
      <w:pPr>
        <w:spacing w:line="360" w:lineRule="auto"/>
      </w:pPr>
    </w:p>
    <w:p w14:paraId="63F6C2F5" w14:textId="2DE9317A" w:rsidR="00EE39CE" w:rsidRPr="00225243" w:rsidRDefault="00E66A8B" w:rsidP="00F33589">
      <w:pPr>
        <w:spacing w:line="360" w:lineRule="auto"/>
      </w:pPr>
      <w:del w:id="462" w:author="other version" w:date="2022-02-21T12:02:00Z">
        <w:r>
          <w:rPr>
            <w:noProof/>
          </w:rPr>
          <w:lastRenderedPageBreak/>
          <w:drawing>
            <wp:inline distT="0" distB="0" distL="0" distR="0" wp14:anchorId="661BD9E1" wp14:editId="55826E4B">
              <wp:extent cx="5563891" cy="73538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12357" r="14738" b="7210"/>
                      <a:stretch/>
                    </pic:blipFill>
                    <pic:spPr bwMode="auto">
                      <a:xfrm>
                        <a:off x="0" y="0"/>
                        <a:ext cx="5568866" cy="736039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del>
      <w:ins w:id="463" w:author="other version" w:date="2022-02-21T12:02:00Z">
        <w:r>
          <w:rPr>
            <w:noProof/>
          </w:rPr>
          <w:drawing>
            <wp:inline distT="0" distB="0" distL="0" distR="0" wp14:anchorId="661BD9E1" wp14:editId="55826E4B">
              <wp:extent cx="5563891" cy="73538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12357" r="14738" b="7210"/>
                      <a:stretch/>
                    </pic:blipFill>
                    <pic:spPr bwMode="auto">
                      <a:xfrm>
                        <a:off x="0" y="0"/>
                        <a:ext cx="5568866" cy="736039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ins>
    </w:p>
    <w:p w14:paraId="3FF256E9" w14:textId="54B018D3" w:rsidR="00F33589" w:rsidRPr="00225243" w:rsidRDefault="00F33589" w:rsidP="00F33589">
      <w:pPr>
        <w:spacing w:line="360" w:lineRule="auto"/>
      </w:pPr>
      <w:r w:rsidRPr="00225243">
        <w:rPr>
          <w:b/>
          <w:bCs/>
        </w:rPr>
        <w:t>Figure 2.</w:t>
      </w:r>
      <w:r w:rsidRPr="00225243">
        <w:t xml:space="preserve"> Seed dispersal network at two nearby sites in the Brazilian Pantanal. </w:t>
      </w:r>
      <w:r w:rsidR="00EC7C9A">
        <w:t>Each green rectangle represents one p</w:t>
      </w:r>
      <w:r w:rsidR="00E66A8B">
        <w:t>lant species</w:t>
      </w:r>
      <w:r w:rsidR="00EC7C9A">
        <w:t>, and</w:t>
      </w:r>
      <w:r w:rsidR="00E66A8B">
        <w:t xml:space="preserve"> </w:t>
      </w:r>
      <w:r w:rsidR="00EC7C9A">
        <w:t>each brown rectangle represents an animal species</w:t>
      </w:r>
      <w:r w:rsidR="00E66A8B">
        <w:t>.</w:t>
      </w:r>
      <w:r w:rsidR="00EC7C9A">
        <w:t xml:space="preserve"> Grey lines represent links between species, meaning that </w:t>
      </w:r>
      <w:r w:rsidR="00BF1C7E">
        <w:t>fruits from the plant species on the left were consumed by the linked animal species on the right</w:t>
      </w:r>
      <w:r w:rsidR="007E3728">
        <w:t xml:space="preserve">, and the width of the lines indicates the strength of the </w:t>
      </w:r>
      <w:r w:rsidR="007E3728">
        <w:lastRenderedPageBreak/>
        <w:t>interaction</w:t>
      </w:r>
      <w:r w:rsidR="00BF1C7E">
        <w:t>.</w:t>
      </w:r>
      <w:r w:rsidR="00E66A8B">
        <w:t xml:space="preserve"> </w:t>
      </w:r>
      <w:r w:rsidRPr="00225243">
        <w:t>This network includes bird and mammalian species for which population density was estimated.</w:t>
      </w:r>
      <w:ins w:id="464" w:author="Luisa Genes" w:date="2022-02-08T13:54:00Z">
        <w:r w:rsidR="0019474E">
          <w:t xml:space="preserve"> Species are sorted in alphabetic order.</w:t>
        </w:r>
      </w:ins>
      <w:ins w:id="465" w:author="Rodolfo Dirzo" w:date="2022-02-20T09:40:00Z">
        <w:r w:rsidR="007E3728">
          <w:t xml:space="preserve"> [CAN YOU PLEASE PAINT THE ANIMAL ICONS IN BLACK, PUSH THEM A LITTLE TO THE LEFT AND INCREASE THE </w:t>
        </w:r>
      </w:ins>
      <w:ins w:id="466" w:author="Rodolfo Dirzo" w:date="2022-02-20T09:41:00Z">
        <w:r w:rsidR="007E3728">
          <w:t>SIZE A LITTLE</w:t>
        </w:r>
      </w:ins>
      <w:ins w:id="467" w:author="Rodolfo Dirzo" w:date="2022-02-20T09:40:00Z">
        <w:r w:rsidR="007E3728">
          <w:t>?</w:t>
        </w:r>
      </w:ins>
      <w:ins w:id="468" w:author="Rodolfo Dirzo" w:date="2022-02-20T09:41:00Z">
        <w:r w:rsidR="007E3728">
          <w:t>]</w:t>
        </w:r>
      </w:ins>
    </w:p>
    <w:p w14:paraId="4EFD05C8" w14:textId="77777777" w:rsidR="00F33589" w:rsidRPr="00225243" w:rsidRDefault="00F33589" w:rsidP="00F33589">
      <w:pPr>
        <w:spacing w:line="360" w:lineRule="auto"/>
      </w:pPr>
    </w:p>
    <w:p w14:paraId="65280777" w14:textId="4F51A6C9" w:rsidR="00B461E8" w:rsidRPr="00B461E8" w:rsidRDefault="00C353B6" w:rsidP="00B461E8">
      <w:pPr>
        <w:spacing w:line="360" w:lineRule="auto"/>
        <w:rPr>
          <w:b/>
          <w:bCs/>
        </w:rPr>
      </w:pPr>
      <w:ins w:id="469" w:author="Luisa Genes" w:date="2022-02-08T15:29:00Z">
        <w:r>
          <w:rPr>
            <w:b/>
            <w:bCs/>
            <w:noProof/>
          </w:rPr>
          <w:drawing>
            <wp:inline distT="0" distB="0" distL="0" distR="0" wp14:anchorId="6501AC19" wp14:editId="0E967B59">
              <wp:extent cx="6208395" cy="644715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6208395" cy="6447155"/>
                      </a:xfrm>
                      <a:prstGeom prst="rect">
                        <a:avLst/>
                      </a:prstGeom>
                    </pic:spPr>
                  </pic:pic>
                </a:graphicData>
              </a:graphic>
            </wp:inline>
          </w:drawing>
        </w:r>
      </w:ins>
      <w:del w:id="470" w:author="Luisa Genes" w:date="2022-02-08T15:29:00Z">
        <w:r w:rsidR="00F93306" w:rsidDel="00C353B6">
          <w:rPr>
            <w:b/>
            <w:bCs/>
            <w:noProof/>
          </w:rPr>
          <w:drawing>
            <wp:inline distT="0" distB="0" distL="0" distR="0" wp14:anchorId="16248710" wp14:editId="2DC050E8">
              <wp:extent cx="6208395" cy="58928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b="8599"/>
                      <a:stretch/>
                    </pic:blipFill>
                    <pic:spPr bwMode="auto">
                      <a:xfrm>
                        <a:off x="0" y="0"/>
                        <a:ext cx="6208395" cy="58928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r w:rsidR="00F93306" w:rsidDel="00C353B6">
          <w:rPr>
            <w:b/>
            <w:bCs/>
            <w:noProof/>
          </w:rPr>
          <w:drawing>
            <wp:inline distT="0" distB="0" distL="0" distR="0" wp14:anchorId="16248710" wp14:editId="2DC050E8">
              <wp:extent cx="6208395" cy="5892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b="8599"/>
                      <a:stretch/>
                    </pic:blipFill>
                    <pic:spPr bwMode="auto">
                      <a:xfrm>
                        <a:off x="0" y="0"/>
                        <a:ext cx="6208395" cy="58928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del>
      <w:r w:rsidR="00F33589" w:rsidRPr="00225243">
        <w:rPr>
          <w:b/>
          <w:bCs/>
        </w:rPr>
        <w:t>Figure 3.</w:t>
      </w:r>
      <w:r w:rsidR="00F33589" w:rsidRPr="00225243">
        <w:t xml:space="preserve"> </w:t>
      </w:r>
      <w:r w:rsidR="00C66A36">
        <w:t>R</w:t>
      </w:r>
      <w:r w:rsidR="00F33589" w:rsidRPr="00225243">
        <w:t>elationship</w:t>
      </w:r>
      <w:r w:rsidR="00C66A36">
        <w:t xml:space="preserve"> for significant predictors of the structure of a seed dispersal network in</w:t>
      </w:r>
      <w:r w:rsidR="00F33589" w:rsidRPr="00225243">
        <w:t xml:space="preserve"> </w:t>
      </w:r>
      <w:r w:rsidR="002439C9">
        <w:t>the Brazilian Pantanal</w:t>
      </w:r>
      <w:r w:rsidR="00C66A36">
        <w:t xml:space="preserve">, </w:t>
      </w:r>
      <w:r w:rsidR="00F33589" w:rsidRPr="00225243">
        <w:t xml:space="preserve">according to generalized linear models. Shaded areas depict 95% confidence intervals. </w:t>
      </w:r>
      <w:ins w:id="471" w:author="Luisa Genes" w:date="2022-02-08T15:30:00Z">
        <w:r>
          <w:t xml:space="preserve">Body size is measured in </w:t>
        </w:r>
        <w:del w:id="472" w:author="Rodolfo Dirzo" w:date="2022-02-20T09:42:00Z">
          <w:r>
            <w:delText>Kg</w:delText>
          </w:r>
        </w:del>
      </w:ins>
      <w:ins w:id="473" w:author="Rodolfo Dirzo" w:date="2022-02-20T09:42:00Z">
        <w:r w:rsidR="007E3728">
          <w:t>kg</w:t>
        </w:r>
      </w:ins>
      <w:ins w:id="474" w:author="Luisa Genes" w:date="2022-02-08T15:30:00Z">
        <w:r>
          <w:t xml:space="preserve">, </w:t>
        </w:r>
      </w:ins>
      <w:ins w:id="475" w:author="Rodolfo Dirzo" w:date="2022-02-20T09:42:00Z">
        <w:r w:rsidR="007E3728">
          <w:t>p</w:t>
        </w:r>
      </w:ins>
      <w:ins w:id="476" w:author="Luisa Genes" w:date="2022-02-08T15:30:00Z">
        <w:r>
          <w:t xml:space="preserve">, </w:t>
        </w:r>
        <w:del w:id="477" w:author="Rodolfo Dirzo" w:date="2022-02-20T09:42:00Z">
          <w:r>
            <w:delText>P</w:delText>
          </w:r>
        </w:del>
        <w:proofErr w:type="spellStart"/>
        <w:r>
          <w:t>opulation</w:t>
        </w:r>
        <w:proofErr w:type="spellEnd"/>
        <w:r>
          <w:t xml:space="preserve"> biomass is measured in </w:t>
        </w:r>
      </w:ins>
      <w:ins w:id="478" w:author="Rodolfo Dirzo" w:date="2022-02-20T09:42:00Z">
        <w:r w:rsidR="007E3728">
          <w:t>k</w:t>
        </w:r>
      </w:ins>
      <w:ins w:id="479" w:author="Luisa Genes" w:date="2022-02-08T15:30:00Z">
        <w:del w:id="480" w:author="Rodolfo Dirzo" w:date="2022-02-20T09:42:00Z">
          <w:r w:rsidDel="007E3728">
            <w:delText>K</w:delText>
          </w:r>
        </w:del>
        <w:r>
          <w:t>g/</w:t>
        </w:r>
      </w:ins>
      <w:proofErr w:type="spellStart"/>
      <w:ins w:id="481" w:author="Rodolfo Dirzo" w:date="2022-02-20T09:42:00Z">
        <w:r w:rsidR="007E3728">
          <w:t>k</w:t>
        </w:r>
      </w:ins>
      <w:ins w:id="482" w:author="Luisa Genes" w:date="2022-02-08T15:30:00Z">
        <w:r>
          <w:t>Kg</w:t>
        </w:r>
        <w:proofErr w:type="spellEnd"/>
        <w:r>
          <w:t>/</w:t>
        </w:r>
        <w:del w:id="483" w:author="Rodolfo Dirzo" w:date="2022-02-20T09:42:00Z">
          <w:r>
            <w:delText>K</w:delText>
          </w:r>
        </w:del>
        <w:r>
          <w:t>m</w:t>
        </w:r>
        <w:r>
          <w:rPr>
            <w:vertAlign w:val="superscript"/>
          </w:rPr>
          <w:t>2</w:t>
        </w:r>
        <w:r>
          <w:t xml:space="preserve">, and </w:t>
        </w:r>
      </w:ins>
      <w:ins w:id="484" w:author="Rodolfo Dirzo" w:date="2022-02-20T09:42:00Z">
        <w:r w:rsidR="007E3728">
          <w:lastRenderedPageBreak/>
          <w:t>p</w:t>
        </w:r>
      </w:ins>
      <w:ins w:id="485" w:author="Luisa Genes" w:date="2022-02-08T15:30:00Z">
        <w:del w:id="486" w:author="Rodolfo Dirzo" w:date="2022-02-20T09:42:00Z">
          <w:r>
            <w:delText>P</w:delText>
          </w:r>
        </w:del>
        <w:r>
          <w:t>opulation density is measured by individuals/</w:t>
        </w:r>
      </w:ins>
      <w:ins w:id="487" w:author="Rodolfo Dirzo" w:date="2022-02-20T09:42:00Z">
        <w:r w:rsidR="007E3728">
          <w:t>k</w:t>
        </w:r>
      </w:ins>
      <w:ins w:id="488" w:author="Luisa Genes" w:date="2022-02-08T15:31:00Z">
        <w:del w:id="489" w:author="Rodolfo Dirzo" w:date="2022-02-20T09:42:00Z">
          <w:r w:rsidRPr="00C353B6" w:rsidDel="007E3728">
            <w:delText xml:space="preserve"> </w:delText>
          </w:r>
          <w:r w:rsidDel="007E3728">
            <w:delText>K</w:delText>
          </w:r>
        </w:del>
        <w:r>
          <w:t>m</w:t>
        </w:r>
        <w:r>
          <w:rPr>
            <w:vertAlign w:val="superscript"/>
          </w:rPr>
          <w:t>2</w:t>
        </w:r>
        <w:commentRangeStart w:id="490"/>
        <w:r>
          <w:t>.</w:t>
        </w:r>
      </w:ins>
      <w:ins w:id="491" w:author="Rodolfo Dirzo" w:date="2022-02-20T09:42:00Z">
        <w:r w:rsidR="007E3728">
          <w:t xml:space="preserve"> </w:t>
        </w:r>
      </w:ins>
      <w:ins w:id="492" w:author="Rodolfo Dirzo" w:date="2022-02-20T09:43:00Z">
        <w:r w:rsidR="007E3728">
          <w:t>SAME ISSUE WITH ANIMAL ICONS</w:t>
        </w:r>
      </w:ins>
      <w:ins w:id="493" w:author="Rodolfo Dirzo" w:date="2022-02-20T09:44:00Z">
        <w:r w:rsidR="007E3728">
          <w:t xml:space="preserve">: THE DIFFERENT SHADES OF GREY ARE VERY </w:t>
        </w:r>
        <w:proofErr w:type="gramStart"/>
        <w:r w:rsidR="007E3728">
          <w:t>FAINT</w:t>
        </w:r>
      </w:ins>
      <w:ins w:id="494" w:author="Rodolfo Dirzo" w:date="2022-02-20T09:45:00Z">
        <w:r w:rsidR="007E3728">
          <w:t xml:space="preserve">  –</w:t>
        </w:r>
      </w:ins>
      <w:proofErr w:type="gramEnd"/>
      <w:ins w:id="495" w:author="Rodolfo Dirzo" w:date="2022-02-20T09:44:00Z">
        <w:r w:rsidR="007E3728">
          <w:t xml:space="preserve"> AND THE B</w:t>
        </w:r>
      </w:ins>
      <w:ins w:id="496" w:author="Rodolfo Dirzo" w:date="2022-02-20T09:45:00Z">
        <w:r w:rsidR="007E3728">
          <w:t>ODY SIZE GRADING SCALE DOES NOT SEEM TO MATCH COLORS OF THE ICONS?</w:t>
        </w:r>
      </w:ins>
      <w:commentRangeEnd w:id="490"/>
      <w:r w:rsidR="0029687C">
        <w:rPr>
          <w:rStyle w:val="CommentReference"/>
          <w:rFonts w:eastAsiaTheme="minorHAnsi" w:cstheme="minorBidi"/>
        </w:rPr>
        <w:commentReference w:id="490"/>
      </w:r>
      <w:ins w:id="497" w:author="Luisa Genes" w:date="2022-02-08T15:31:00Z">
        <w:r w:rsidRPr="00C353B6">
          <w:t xml:space="preserve"> </w:t>
        </w:r>
        <w:r>
          <w:t>Km</w:t>
        </w:r>
        <w:r>
          <w:rPr>
            <w:vertAlign w:val="superscript"/>
          </w:rPr>
          <w:t>2</w:t>
        </w:r>
        <w:r>
          <w:t>.</w:t>
        </w:r>
      </w:ins>
      <w:r w:rsidR="00B461E8">
        <w:br w:type="page"/>
      </w:r>
    </w:p>
    <w:p w14:paraId="49CE034B" w14:textId="6DD37B24" w:rsidR="00F33589" w:rsidRDefault="00225243" w:rsidP="00225243">
      <w:pPr>
        <w:pStyle w:val="Heading2"/>
      </w:pPr>
      <w:r w:rsidRPr="00D15B7A">
        <w:lastRenderedPageBreak/>
        <w:t>Tables</w:t>
      </w:r>
    </w:p>
    <w:p w14:paraId="26C60344" w14:textId="0ADD54B1" w:rsidR="00F43D2E" w:rsidRPr="00225243" w:rsidRDefault="00C31F40" w:rsidP="00F43D2E">
      <w:pPr>
        <w:spacing w:line="360" w:lineRule="auto"/>
      </w:pPr>
      <w:r>
        <w:rPr>
          <w:b/>
          <w:bCs/>
        </w:rPr>
        <w:t>Table 1</w:t>
      </w:r>
      <w:r w:rsidR="00D15B7A" w:rsidRPr="00D15B7A">
        <w:rPr>
          <w:b/>
          <w:bCs/>
        </w:rPr>
        <w:t xml:space="preserve">. </w:t>
      </w:r>
      <w:r w:rsidR="00D15B7A">
        <w:t xml:space="preserve">Summary of </w:t>
      </w:r>
      <w:r w:rsidR="008475C2">
        <w:t xml:space="preserve">generalized linear models for predicting the effect of population density, body size and population biomass on seed dispersal network patterns. Significant variables are shown in bold, and models selected based on </w:t>
      </w:r>
      <w:proofErr w:type="spellStart"/>
      <w:r w:rsidR="008475C2" w:rsidRPr="00225243">
        <w:t>ΔAIC</w:t>
      </w:r>
      <w:ins w:id="498" w:author="Luísa Genes" w:date="2022-01-20T14:34:00Z">
        <w:r w:rsidR="00AD43F5">
          <w:t>c</w:t>
        </w:r>
      </w:ins>
      <w:proofErr w:type="spellEnd"/>
      <w:r w:rsidR="008475C2">
        <w:t xml:space="preserve"> </w:t>
      </w:r>
      <w:r w:rsidR="00104D91">
        <w:t xml:space="preserve">and significance </w:t>
      </w:r>
      <w:r w:rsidR="008475C2">
        <w:t>are shaded.</w:t>
      </w:r>
      <w:ins w:id="499" w:author="Rodolfo Dirzo" w:date="2022-02-20T09:48:00Z">
        <w:r w:rsidR="00C80FAE">
          <w:t xml:space="preserve"> </w:t>
        </w:r>
      </w:ins>
    </w:p>
    <w:tbl>
      <w:tblPr>
        <w:tblW w:w="9457" w:type="dxa"/>
        <w:tblInd w:w="118" w:type="dxa"/>
        <w:tblLook w:val="04A0" w:firstRow="1" w:lastRow="0" w:firstColumn="1" w:lastColumn="0" w:noHBand="0" w:noVBand="1"/>
      </w:tblPr>
      <w:tblGrid>
        <w:gridCol w:w="1340"/>
        <w:gridCol w:w="2115"/>
        <w:gridCol w:w="1232"/>
        <w:gridCol w:w="1239"/>
        <w:gridCol w:w="1177"/>
        <w:gridCol w:w="1177"/>
        <w:gridCol w:w="1177"/>
      </w:tblGrid>
      <w:tr w:rsidR="000A69C2" w:rsidRPr="00F65F2C" w14:paraId="4ED5B5B0" w14:textId="77777777" w:rsidTr="00B8273D">
        <w:trPr>
          <w:trHeight w:val="320"/>
        </w:trPr>
        <w:tc>
          <w:tcPr>
            <w:tcW w:w="13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3CDD3F7" w14:textId="77777777" w:rsidR="000A69C2" w:rsidRPr="00F65F2C" w:rsidRDefault="000A69C2" w:rsidP="000A69C2">
            <w:pPr>
              <w:rPr>
                <w:b/>
                <w:bCs/>
                <w:color w:val="000000"/>
                <w:sz w:val="20"/>
                <w:szCs w:val="20"/>
              </w:rPr>
            </w:pPr>
            <w:r w:rsidRPr="00F65F2C">
              <w:rPr>
                <w:b/>
                <w:bCs/>
                <w:color w:val="000000"/>
                <w:sz w:val="20"/>
                <w:szCs w:val="20"/>
              </w:rPr>
              <w:t>Response variables</w:t>
            </w:r>
          </w:p>
        </w:tc>
        <w:tc>
          <w:tcPr>
            <w:tcW w:w="2115" w:type="dxa"/>
            <w:tcBorders>
              <w:top w:val="single" w:sz="8" w:space="0" w:color="auto"/>
              <w:left w:val="single" w:sz="4" w:space="0" w:color="auto"/>
              <w:bottom w:val="single" w:sz="4" w:space="0" w:color="auto"/>
              <w:right w:val="single" w:sz="4" w:space="0" w:color="auto"/>
            </w:tcBorders>
            <w:shd w:val="clear" w:color="auto" w:fill="auto"/>
            <w:noWrap/>
            <w:vAlign w:val="bottom"/>
            <w:hideMark/>
          </w:tcPr>
          <w:p w14:paraId="1A4991C2" w14:textId="77777777" w:rsidR="000A69C2" w:rsidRPr="00F65F2C" w:rsidRDefault="000A69C2" w:rsidP="000A69C2">
            <w:pPr>
              <w:rPr>
                <w:b/>
                <w:bCs/>
                <w:color w:val="000000"/>
                <w:sz w:val="20"/>
                <w:szCs w:val="20"/>
              </w:rPr>
            </w:pPr>
            <w:r w:rsidRPr="00F65F2C">
              <w:rPr>
                <w:b/>
                <w:bCs/>
                <w:color w:val="000000"/>
                <w:sz w:val="20"/>
                <w:szCs w:val="20"/>
              </w:rPr>
              <w:t>Model</w:t>
            </w:r>
          </w:p>
        </w:tc>
        <w:tc>
          <w:tcPr>
            <w:tcW w:w="1232" w:type="dxa"/>
            <w:tcBorders>
              <w:top w:val="single" w:sz="8" w:space="0" w:color="auto"/>
              <w:left w:val="single" w:sz="4" w:space="0" w:color="auto"/>
              <w:bottom w:val="single" w:sz="4" w:space="0" w:color="auto"/>
              <w:right w:val="nil"/>
            </w:tcBorders>
            <w:shd w:val="clear" w:color="auto" w:fill="auto"/>
            <w:noWrap/>
            <w:vAlign w:val="bottom"/>
            <w:hideMark/>
          </w:tcPr>
          <w:p w14:paraId="13698FF4" w14:textId="77777777" w:rsidR="000A69C2" w:rsidRPr="00F65F2C" w:rsidRDefault="000A69C2" w:rsidP="000A69C2">
            <w:pPr>
              <w:rPr>
                <w:b/>
                <w:bCs/>
                <w:color w:val="000000"/>
                <w:sz w:val="20"/>
                <w:szCs w:val="20"/>
              </w:rPr>
            </w:pPr>
            <w:r w:rsidRPr="00F65F2C">
              <w:rPr>
                <w:b/>
                <w:bCs/>
                <w:color w:val="000000"/>
                <w:sz w:val="20"/>
                <w:szCs w:val="20"/>
              </w:rPr>
              <w:t>Predictors</w:t>
            </w:r>
          </w:p>
        </w:tc>
        <w:tc>
          <w:tcPr>
            <w:tcW w:w="1239" w:type="dxa"/>
            <w:tcBorders>
              <w:top w:val="single" w:sz="8" w:space="0" w:color="auto"/>
              <w:left w:val="nil"/>
              <w:bottom w:val="single" w:sz="4" w:space="0" w:color="auto"/>
              <w:right w:val="nil"/>
            </w:tcBorders>
            <w:shd w:val="clear" w:color="auto" w:fill="auto"/>
            <w:noWrap/>
            <w:vAlign w:val="bottom"/>
            <w:hideMark/>
          </w:tcPr>
          <w:p w14:paraId="53C43A43" w14:textId="77777777" w:rsidR="000A69C2" w:rsidRPr="00F65F2C" w:rsidRDefault="000A69C2" w:rsidP="000A69C2">
            <w:pPr>
              <w:rPr>
                <w:b/>
                <w:bCs/>
                <w:color w:val="000000"/>
                <w:sz w:val="20"/>
                <w:szCs w:val="20"/>
              </w:rPr>
            </w:pPr>
            <w:r w:rsidRPr="00F65F2C">
              <w:rPr>
                <w:b/>
                <w:bCs/>
                <w:color w:val="000000"/>
                <w:sz w:val="20"/>
                <w:szCs w:val="20"/>
              </w:rPr>
              <w:t>β (Estimate)</w:t>
            </w:r>
          </w:p>
        </w:tc>
        <w:tc>
          <w:tcPr>
            <w:tcW w:w="1177" w:type="dxa"/>
            <w:tcBorders>
              <w:top w:val="single" w:sz="8" w:space="0" w:color="auto"/>
              <w:left w:val="nil"/>
              <w:bottom w:val="single" w:sz="4" w:space="0" w:color="auto"/>
              <w:right w:val="nil"/>
            </w:tcBorders>
            <w:shd w:val="clear" w:color="auto" w:fill="auto"/>
            <w:noWrap/>
            <w:vAlign w:val="bottom"/>
            <w:hideMark/>
          </w:tcPr>
          <w:p w14:paraId="29FC0624" w14:textId="77777777" w:rsidR="000A69C2" w:rsidRPr="00F65F2C" w:rsidRDefault="000A69C2" w:rsidP="000A69C2">
            <w:pPr>
              <w:rPr>
                <w:b/>
                <w:bCs/>
                <w:color w:val="000000"/>
                <w:sz w:val="20"/>
                <w:szCs w:val="20"/>
              </w:rPr>
            </w:pPr>
            <w:r w:rsidRPr="00F65F2C">
              <w:rPr>
                <w:b/>
                <w:bCs/>
                <w:color w:val="000000"/>
                <w:sz w:val="20"/>
                <w:szCs w:val="20"/>
              </w:rPr>
              <w:t>Standard Error</w:t>
            </w:r>
          </w:p>
        </w:tc>
        <w:tc>
          <w:tcPr>
            <w:tcW w:w="1177" w:type="dxa"/>
            <w:tcBorders>
              <w:top w:val="single" w:sz="8" w:space="0" w:color="auto"/>
              <w:left w:val="nil"/>
              <w:bottom w:val="single" w:sz="4" w:space="0" w:color="auto"/>
              <w:right w:val="nil"/>
            </w:tcBorders>
            <w:shd w:val="clear" w:color="auto" w:fill="auto"/>
            <w:noWrap/>
            <w:vAlign w:val="bottom"/>
            <w:hideMark/>
          </w:tcPr>
          <w:p w14:paraId="602059C6" w14:textId="77777777" w:rsidR="00F65F2C" w:rsidRDefault="000A69C2" w:rsidP="000A69C2">
            <w:pPr>
              <w:rPr>
                <w:b/>
                <w:bCs/>
                <w:color w:val="000000"/>
                <w:sz w:val="20"/>
                <w:szCs w:val="20"/>
              </w:rPr>
            </w:pPr>
            <w:r w:rsidRPr="00F65F2C">
              <w:rPr>
                <w:b/>
                <w:bCs/>
                <w:color w:val="000000"/>
                <w:sz w:val="20"/>
                <w:szCs w:val="20"/>
              </w:rPr>
              <w:t xml:space="preserve">z-value </w:t>
            </w:r>
          </w:p>
          <w:p w14:paraId="448458D6" w14:textId="12DDC020" w:rsidR="000A69C2" w:rsidRPr="00F65F2C" w:rsidRDefault="000A69C2" w:rsidP="000A69C2">
            <w:pPr>
              <w:rPr>
                <w:b/>
                <w:bCs/>
                <w:color w:val="000000"/>
                <w:sz w:val="20"/>
                <w:szCs w:val="20"/>
              </w:rPr>
            </w:pPr>
            <w:r w:rsidRPr="00F65F2C">
              <w:rPr>
                <w:b/>
                <w:bCs/>
                <w:color w:val="000000"/>
                <w:sz w:val="20"/>
                <w:szCs w:val="20"/>
              </w:rPr>
              <w:t>(</w:t>
            </w:r>
            <w:proofErr w:type="gramStart"/>
            <w:r w:rsidRPr="00F65F2C">
              <w:rPr>
                <w:b/>
                <w:bCs/>
                <w:color w:val="000000"/>
                <w:sz w:val="20"/>
                <w:szCs w:val="20"/>
              </w:rPr>
              <w:t>or</w:t>
            </w:r>
            <w:proofErr w:type="gramEnd"/>
            <w:r w:rsidRPr="00F65F2C">
              <w:rPr>
                <w:b/>
                <w:bCs/>
                <w:color w:val="000000"/>
                <w:sz w:val="20"/>
                <w:szCs w:val="20"/>
              </w:rPr>
              <w:t xml:space="preserve"> t</w:t>
            </w:r>
            <w:r w:rsidR="00F65F2C" w:rsidRPr="00F65F2C">
              <w:rPr>
                <w:b/>
                <w:bCs/>
                <w:color w:val="000000"/>
                <w:sz w:val="20"/>
                <w:szCs w:val="20"/>
              </w:rPr>
              <w:t>-value</w:t>
            </w:r>
            <w:r w:rsidRPr="00F65F2C">
              <w:rPr>
                <w:b/>
                <w:bCs/>
                <w:color w:val="000000"/>
                <w:sz w:val="20"/>
                <w:szCs w:val="20"/>
              </w:rPr>
              <w:t>)</w:t>
            </w:r>
          </w:p>
        </w:tc>
        <w:tc>
          <w:tcPr>
            <w:tcW w:w="1177" w:type="dxa"/>
            <w:tcBorders>
              <w:top w:val="single" w:sz="8" w:space="0" w:color="auto"/>
              <w:left w:val="nil"/>
              <w:bottom w:val="single" w:sz="4" w:space="0" w:color="auto"/>
              <w:right w:val="single" w:sz="8" w:space="0" w:color="auto"/>
            </w:tcBorders>
            <w:shd w:val="clear" w:color="auto" w:fill="auto"/>
            <w:noWrap/>
            <w:vAlign w:val="bottom"/>
            <w:hideMark/>
          </w:tcPr>
          <w:p w14:paraId="2450E7B4" w14:textId="77777777" w:rsidR="000A69C2" w:rsidRPr="00F65F2C" w:rsidRDefault="000A69C2" w:rsidP="000A69C2">
            <w:pPr>
              <w:rPr>
                <w:b/>
                <w:bCs/>
                <w:color w:val="000000"/>
                <w:sz w:val="20"/>
                <w:szCs w:val="20"/>
              </w:rPr>
            </w:pPr>
            <w:r w:rsidRPr="00F65F2C">
              <w:rPr>
                <w:b/>
                <w:bCs/>
                <w:color w:val="000000"/>
                <w:sz w:val="20"/>
                <w:szCs w:val="20"/>
              </w:rPr>
              <w:t xml:space="preserve">P-value </w:t>
            </w:r>
          </w:p>
        </w:tc>
      </w:tr>
      <w:tr w:rsidR="000A69C2" w:rsidRPr="00F65F2C" w14:paraId="779B05D3" w14:textId="77777777" w:rsidTr="00B8273D">
        <w:trPr>
          <w:trHeight w:val="320"/>
        </w:trPr>
        <w:tc>
          <w:tcPr>
            <w:tcW w:w="1340" w:type="dxa"/>
            <w:tcBorders>
              <w:top w:val="single" w:sz="4" w:space="0" w:color="auto"/>
              <w:left w:val="single" w:sz="8" w:space="0" w:color="auto"/>
              <w:bottom w:val="nil"/>
              <w:right w:val="single" w:sz="4" w:space="0" w:color="auto"/>
            </w:tcBorders>
            <w:shd w:val="clear" w:color="auto" w:fill="auto"/>
            <w:noWrap/>
            <w:vAlign w:val="bottom"/>
            <w:hideMark/>
          </w:tcPr>
          <w:p w14:paraId="77A7FDD8" w14:textId="77777777" w:rsidR="000A69C2" w:rsidRPr="00F65F2C" w:rsidRDefault="000A69C2" w:rsidP="000A69C2">
            <w:pPr>
              <w:rPr>
                <w:i/>
                <w:iCs/>
                <w:color w:val="000000"/>
                <w:sz w:val="22"/>
                <w:szCs w:val="22"/>
              </w:rPr>
            </w:pPr>
            <w:r w:rsidRPr="00F65F2C">
              <w:rPr>
                <w:i/>
                <w:iCs/>
                <w:color w:val="000000"/>
                <w:sz w:val="22"/>
                <w:szCs w:val="22"/>
              </w:rPr>
              <w:t>Interaction richness</w:t>
            </w:r>
          </w:p>
        </w:tc>
        <w:tc>
          <w:tcPr>
            <w:tcW w:w="2115" w:type="dxa"/>
            <w:tcBorders>
              <w:top w:val="single" w:sz="4" w:space="0" w:color="auto"/>
              <w:left w:val="single" w:sz="4" w:space="0" w:color="auto"/>
              <w:bottom w:val="nil"/>
              <w:right w:val="single" w:sz="4" w:space="0" w:color="auto"/>
            </w:tcBorders>
            <w:shd w:val="clear" w:color="auto" w:fill="auto"/>
            <w:noWrap/>
            <w:vAlign w:val="bottom"/>
            <w:hideMark/>
          </w:tcPr>
          <w:p w14:paraId="02C250AB" w14:textId="77777777" w:rsidR="000A69C2" w:rsidRPr="00F65F2C" w:rsidRDefault="000A69C2" w:rsidP="000A69C2">
            <w:pPr>
              <w:rPr>
                <w:i/>
                <w:iCs/>
                <w:color w:val="000000"/>
                <w:sz w:val="22"/>
                <w:szCs w:val="22"/>
              </w:rPr>
            </w:pPr>
            <w:r w:rsidRPr="00F65F2C">
              <w:rPr>
                <w:i/>
                <w:iCs/>
                <w:color w:val="000000"/>
                <w:sz w:val="22"/>
                <w:szCs w:val="22"/>
              </w:rPr>
              <w:t>null</w:t>
            </w:r>
          </w:p>
        </w:tc>
        <w:tc>
          <w:tcPr>
            <w:tcW w:w="1232" w:type="dxa"/>
            <w:tcBorders>
              <w:top w:val="single" w:sz="4" w:space="0" w:color="auto"/>
              <w:left w:val="single" w:sz="4" w:space="0" w:color="auto"/>
              <w:bottom w:val="nil"/>
              <w:right w:val="nil"/>
            </w:tcBorders>
            <w:shd w:val="clear" w:color="auto" w:fill="auto"/>
            <w:noWrap/>
            <w:vAlign w:val="bottom"/>
            <w:hideMark/>
          </w:tcPr>
          <w:p w14:paraId="739D53B6"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single" w:sz="4" w:space="0" w:color="auto"/>
              <w:left w:val="nil"/>
              <w:bottom w:val="nil"/>
              <w:right w:val="nil"/>
            </w:tcBorders>
            <w:shd w:val="clear" w:color="auto" w:fill="auto"/>
            <w:noWrap/>
            <w:vAlign w:val="bottom"/>
            <w:hideMark/>
          </w:tcPr>
          <w:p w14:paraId="75A151AC" w14:textId="77777777" w:rsidR="000A69C2" w:rsidRPr="00F65F2C" w:rsidRDefault="000A69C2" w:rsidP="000A69C2">
            <w:pPr>
              <w:jc w:val="right"/>
              <w:rPr>
                <w:color w:val="000000"/>
                <w:sz w:val="22"/>
                <w:szCs w:val="22"/>
              </w:rPr>
            </w:pPr>
            <w:r w:rsidRPr="00F65F2C">
              <w:rPr>
                <w:color w:val="000000"/>
                <w:sz w:val="22"/>
                <w:szCs w:val="22"/>
              </w:rPr>
              <w:t>2.24</w:t>
            </w:r>
          </w:p>
        </w:tc>
        <w:tc>
          <w:tcPr>
            <w:tcW w:w="1177" w:type="dxa"/>
            <w:tcBorders>
              <w:top w:val="single" w:sz="4" w:space="0" w:color="auto"/>
              <w:left w:val="nil"/>
              <w:bottom w:val="nil"/>
              <w:right w:val="nil"/>
            </w:tcBorders>
            <w:shd w:val="clear" w:color="auto" w:fill="auto"/>
            <w:noWrap/>
            <w:vAlign w:val="bottom"/>
            <w:hideMark/>
          </w:tcPr>
          <w:p w14:paraId="48C71B43" w14:textId="77777777" w:rsidR="000A69C2" w:rsidRPr="00F65F2C" w:rsidRDefault="000A69C2" w:rsidP="000A69C2">
            <w:pPr>
              <w:jc w:val="right"/>
              <w:rPr>
                <w:color w:val="000000"/>
                <w:sz w:val="22"/>
                <w:szCs w:val="22"/>
              </w:rPr>
            </w:pPr>
            <w:r w:rsidRPr="00F65F2C">
              <w:rPr>
                <w:color w:val="000000"/>
                <w:sz w:val="22"/>
                <w:szCs w:val="22"/>
              </w:rPr>
              <w:t>0.15</w:t>
            </w:r>
          </w:p>
        </w:tc>
        <w:tc>
          <w:tcPr>
            <w:tcW w:w="1177" w:type="dxa"/>
            <w:tcBorders>
              <w:top w:val="single" w:sz="4" w:space="0" w:color="auto"/>
              <w:left w:val="nil"/>
              <w:bottom w:val="nil"/>
              <w:right w:val="nil"/>
            </w:tcBorders>
            <w:shd w:val="clear" w:color="auto" w:fill="auto"/>
            <w:noWrap/>
            <w:vAlign w:val="bottom"/>
            <w:hideMark/>
          </w:tcPr>
          <w:p w14:paraId="196DA2D9" w14:textId="77777777" w:rsidR="000A69C2" w:rsidRPr="00F65F2C" w:rsidRDefault="000A69C2" w:rsidP="000A69C2">
            <w:pPr>
              <w:jc w:val="right"/>
              <w:rPr>
                <w:color w:val="000000"/>
                <w:sz w:val="22"/>
                <w:szCs w:val="22"/>
              </w:rPr>
            </w:pPr>
            <w:r w:rsidRPr="00F65F2C">
              <w:rPr>
                <w:color w:val="000000"/>
                <w:sz w:val="22"/>
                <w:szCs w:val="22"/>
              </w:rPr>
              <w:t>14.92</w:t>
            </w:r>
          </w:p>
        </w:tc>
        <w:tc>
          <w:tcPr>
            <w:tcW w:w="1177" w:type="dxa"/>
            <w:tcBorders>
              <w:top w:val="single" w:sz="4" w:space="0" w:color="auto"/>
              <w:left w:val="nil"/>
              <w:bottom w:val="nil"/>
              <w:right w:val="single" w:sz="8" w:space="0" w:color="auto"/>
            </w:tcBorders>
            <w:shd w:val="clear" w:color="auto" w:fill="auto"/>
            <w:noWrap/>
            <w:vAlign w:val="bottom"/>
            <w:hideMark/>
          </w:tcPr>
          <w:p w14:paraId="1E0D1994"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457627AC"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113B5F4C"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DC3B2F6"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47B564BA"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14E619DA"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5A7A7159"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265B432B"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162C8850"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394BF660"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60DCDDAE"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14314124" w14:textId="77777777" w:rsidR="000A69C2" w:rsidRPr="00F65F2C" w:rsidRDefault="000A69C2" w:rsidP="000A69C2">
            <w:pPr>
              <w:rPr>
                <w:i/>
                <w:iCs/>
                <w:color w:val="000000"/>
                <w:sz w:val="22"/>
                <w:szCs w:val="22"/>
              </w:rPr>
            </w:pPr>
            <w:r w:rsidRPr="00F65F2C">
              <w:rPr>
                <w:i/>
                <w:iCs/>
                <w:color w:val="000000"/>
                <w:sz w:val="22"/>
                <w:szCs w:val="22"/>
              </w:rPr>
              <w:t>density</w:t>
            </w:r>
          </w:p>
        </w:tc>
        <w:tc>
          <w:tcPr>
            <w:tcW w:w="1232" w:type="dxa"/>
            <w:tcBorders>
              <w:top w:val="nil"/>
              <w:left w:val="single" w:sz="4" w:space="0" w:color="auto"/>
              <w:bottom w:val="nil"/>
              <w:right w:val="nil"/>
            </w:tcBorders>
            <w:shd w:val="clear" w:color="auto" w:fill="auto"/>
            <w:noWrap/>
            <w:vAlign w:val="bottom"/>
            <w:hideMark/>
          </w:tcPr>
          <w:p w14:paraId="409CCF41"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5AC7CDE6" w14:textId="77777777" w:rsidR="000A69C2" w:rsidRPr="00F65F2C" w:rsidRDefault="000A69C2" w:rsidP="000A69C2">
            <w:pPr>
              <w:jc w:val="right"/>
              <w:rPr>
                <w:color w:val="000000"/>
                <w:sz w:val="22"/>
                <w:szCs w:val="22"/>
              </w:rPr>
            </w:pPr>
            <w:r w:rsidRPr="00F65F2C">
              <w:rPr>
                <w:color w:val="000000"/>
                <w:sz w:val="22"/>
                <w:szCs w:val="22"/>
              </w:rPr>
              <w:t>2.19</w:t>
            </w:r>
          </w:p>
        </w:tc>
        <w:tc>
          <w:tcPr>
            <w:tcW w:w="1177" w:type="dxa"/>
            <w:tcBorders>
              <w:top w:val="nil"/>
              <w:left w:val="nil"/>
              <w:bottom w:val="nil"/>
              <w:right w:val="nil"/>
            </w:tcBorders>
            <w:shd w:val="clear" w:color="auto" w:fill="auto"/>
            <w:noWrap/>
            <w:vAlign w:val="bottom"/>
            <w:hideMark/>
          </w:tcPr>
          <w:p w14:paraId="3E32CFDD" w14:textId="77777777" w:rsidR="000A69C2" w:rsidRPr="00F65F2C" w:rsidRDefault="000A69C2" w:rsidP="000A69C2">
            <w:pPr>
              <w:jc w:val="right"/>
              <w:rPr>
                <w:color w:val="000000"/>
                <w:sz w:val="22"/>
                <w:szCs w:val="22"/>
              </w:rPr>
            </w:pPr>
            <w:r w:rsidRPr="00F65F2C">
              <w:rPr>
                <w:color w:val="000000"/>
                <w:sz w:val="22"/>
                <w:szCs w:val="22"/>
              </w:rPr>
              <w:t>0.18</w:t>
            </w:r>
          </w:p>
        </w:tc>
        <w:tc>
          <w:tcPr>
            <w:tcW w:w="1177" w:type="dxa"/>
            <w:tcBorders>
              <w:top w:val="nil"/>
              <w:left w:val="nil"/>
              <w:bottom w:val="nil"/>
              <w:right w:val="nil"/>
            </w:tcBorders>
            <w:shd w:val="clear" w:color="auto" w:fill="auto"/>
            <w:noWrap/>
            <w:vAlign w:val="bottom"/>
            <w:hideMark/>
          </w:tcPr>
          <w:p w14:paraId="3E5D2CEC" w14:textId="77777777" w:rsidR="000A69C2" w:rsidRPr="00F65F2C" w:rsidRDefault="000A69C2" w:rsidP="000A69C2">
            <w:pPr>
              <w:jc w:val="right"/>
              <w:rPr>
                <w:color w:val="000000"/>
                <w:sz w:val="22"/>
                <w:szCs w:val="22"/>
              </w:rPr>
            </w:pPr>
            <w:r w:rsidRPr="00F65F2C">
              <w:rPr>
                <w:color w:val="000000"/>
                <w:sz w:val="22"/>
                <w:szCs w:val="22"/>
              </w:rPr>
              <w:t>11.93</w:t>
            </w:r>
          </w:p>
        </w:tc>
        <w:tc>
          <w:tcPr>
            <w:tcW w:w="1177" w:type="dxa"/>
            <w:tcBorders>
              <w:top w:val="nil"/>
              <w:left w:val="nil"/>
              <w:bottom w:val="nil"/>
              <w:right w:val="single" w:sz="8" w:space="0" w:color="auto"/>
            </w:tcBorders>
            <w:shd w:val="clear" w:color="auto" w:fill="auto"/>
            <w:noWrap/>
            <w:vAlign w:val="bottom"/>
            <w:hideMark/>
          </w:tcPr>
          <w:p w14:paraId="17913932"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089C92FC"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2379818"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19D294AE"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3E9EA762" w14:textId="77777777" w:rsidR="000A69C2" w:rsidRPr="00F65F2C" w:rsidRDefault="000A69C2" w:rsidP="000A69C2">
            <w:pPr>
              <w:rPr>
                <w:color w:val="000000"/>
                <w:sz w:val="22"/>
                <w:szCs w:val="22"/>
              </w:rPr>
            </w:pPr>
            <w:r w:rsidRPr="00F65F2C">
              <w:rPr>
                <w:color w:val="000000"/>
                <w:sz w:val="22"/>
                <w:szCs w:val="22"/>
              </w:rPr>
              <w:t>density</w:t>
            </w:r>
          </w:p>
        </w:tc>
        <w:tc>
          <w:tcPr>
            <w:tcW w:w="1239" w:type="dxa"/>
            <w:tcBorders>
              <w:top w:val="nil"/>
              <w:left w:val="nil"/>
              <w:bottom w:val="nil"/>
              <w:right w:val="nil"/>
            </w:tcBorders>
            <w:shd w:val="clear" w:color="auto" w:fill="auto"/>
            <w:noWrap/>
            <w:vAlign w:val="bottom"/>
            <w:hideMark/>
          </w:tcPr>
          <w:p w14:paraId="67884213" w14:textId="77777777" w:rsidR="000A69C2" w:rsidRPr="00F65F2C" w:rsidRDefault="000A69C2" w:rsidP="000A69C2">
            <w:pPr>
              <w:jc w:val="right"/>
              <w:rPr>
                <w:color w:val="000000"/>
                <w:sz w:val="22"/>
                <w:szCs w:val="22"/>
              </w:rPr>
            </w:pPr>
            <w:r w:rsidRPr="00F65F2C">
              <w:rPr>
                <w:color w:val="000000"/>
                <w:sz w:val="22"/>
                <w:szCs w:val="22"/>
              </w:rPr>
              <w:t>0.09</w:t>
            </w:r>
          </w:p>
        </w:tc>
        <w:tc>
          <w:tcPr>
            <w:tcW w:w="1177" w:type="dxa"/>
            <w:tcBorders>
              <w:top w:val="nil"/>
              <w:left w:val="nil"/>
              <w:bottom w:val="nil"/>
              <w:right w:val="nil"/>
            </w:tcBorders>
            <w:shd w:val="clear" w:color="auto" w:fill="auto"/>
            <w:noWrap/>
            <w:vAlign w:val="bottom"/>
            <w:hideMark/>
          </w:tcPr>
          <w:p w14:paraId="715BCD2F" w14:textId="77777777" w:rsidR="000A69C2" w:rsidRPr="00F65F2C" w:rsidRDefault="000A69C2" w:rsidP="000A69C2">
            <w:pPr>
              <w:jc w:val="right"/>
              <w:rPr>
                <w:color w:val="000000"/>
                <w:sz w:val="22"/>
                <w:szCs w:val="22"/>
              </w:rPr>
            </w:pPr>
            <w:r w:rsidRPr="00F65F2C">
              <w:rPr>
                <w:color w:val="000000"/>
                <w:sz w:val="22"/>
                <w:szCs w:val="22"/>
              </w:rPr>
              <w:t>0.23</w:t>
            </w:r>
          </w:p>
        </w:tc>
        <w:tc>
          <w:tcPr>
            <w:tcW w:w="1177" w:type="dxa"/>
            <w:tcBorders>
              <w:top w:val="nil"/>
              <w:left w:val="nil"/>
              <w:bottom w:val="nil"/>
              <w:right w:val="nil"/>
            </w:tcBorders>
            <w:shd w:val="clear" w:color="auto" w:fill="auto"/>
            <w:noWrap/>
            <w:vAlign w:val="bottom"/>
            <w:hideMark/>
          </w:tcPr>
          <w:p w14:paraId="69DB6EB2" w14:textId="77777777" w:rsidR="000A69C2" w:rsidRPr="00F65F2C" w:rsidRDefault="000A69C2" w:rsidP="000A69C2">
            <w:pPr>
              <w:jc w:val="right"/>
              <w:rPr>
                <w:color w:val="000000"/>
                <w:sz w:val="22"/>
                <w:szCs w:val="22"/>
              </w:rPr>
            </w:pPr>
            <w:r w:rsidRPr="00F65F2C">
              <w:rPr>
                <w:color w:val="000000"/>
                <w:sz w:val="22"/>
                <w:szCs w:val="22"/>
              </w:rPr>
              <w:t>0.42</w:t>
            </w:r>
          </w:p>
        </w:tc>
        <w:tc>
          <w:tcPr>
            <w:tcW w:w="1177" w:type="dxa"/>
            <w:tcBorders>
              <w:top w:val="nil"/>
              <w:left w:val="nil"/>
              <w:bottom w:val="nil"/>
              <w:right w:val="single" w:sz="8" w:space="0" w:color="auto"/>
            </w:tcBorders>
            <w:shd w:val="clear" w:color="auto" w:fill="auto"/>
            <w:noWrap/>
            <w:vAlign w:val="bottom"/>
            <w:hideMark/>
          </w:tcPr>
          <w:p w14:paraId="22328ECA" w14:textId="77777777" w:rsidR="000A69C2" w:rsidRPr="00F65F2C" w:rsidRDefault="000A69C2" w:rsidP="00F65F2C">
            <w:pPr>
              <w:jc w:val="right"/>
              <w:rPr>
                <w:color w:val="000000"/>
                <w:sz w:val="22"/>
                <w:szCs w:val="22"/>
              </w:rPr>
            </w:pPr>
            <w:r w:rsidRPr="00F65F2C">
              <w:rPr>
                <w:color w:val="000000"/>
                <w:sz w:val="22"/>
                <w:szCs w:val="22"/>
              </w:rPr>
              <w:t>0.6</w:t>
            </w:r>
          </w:p>
        </w:tc>
      </w:tr>
      <w:tr w:rsidR="000A69C2" w:rsidRPr="00F65F2C" w14:paraId="69C2058D"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9BF787A"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417DE398"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1591210D"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7BADB999"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52B62688"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30F1044D"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293ED019"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2671F046" w14:textId="77777777" w:rsidTr="00104D91">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535BF472"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09BDADC8" w14:textId="77777777" w:rsidR="000A69C2" w:rsidRPr="00F65F2C" w:rsidRDefault="000A69C2" w:rsidP="000A69C2">
            <w:pPr>
              <w:rPr>
                <w:i/>
                <w:iCs/>
                <w:color w:val="000000"/>
                <w:sz w:val="22"/>
                <w:szCs w:val="22"/>
              </w:rPr>
            </w:pPr>
            <w:r w:rsidRPr="00F65F2C">
              <w:rPr>
                <w:i/>
                <w:iCs/>
                <w:color w:val="000000"/>
                <w:sz w:val="22"/>
                <w:szCs w:val="22"/>
              </w:rPr>
              <w:t>body size</w:t>
            </w: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4CC08881"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F2F2F2" w:themeFill="background1" w:themeFillShade="F2"/>
            <w:noWrap/>
            <w:vAlign w:val="bottom"/>
            <w:hideMark/>
          </w:tcPr>
          <w:p w14:paraId="11419535" w14:textId="77777777" w:rsidR="000A69C2" w:rsidRPr="00F65F2C" w:rsidRDefault="000A69C2" w:rsidP="000A69C2">
            <w:pPr>
              <w:jc w:val="right"/>
              <w:rPr>
                <w:color w:val="000000"/>
                <w:sz w:val="22"/>
                <w:szCs w:val="22"/>
              </w:rPr>
            </w:pPr>
            <w:r w:rsidRPr="00F65F2C">
              <w:rPr>
                <w:color w:val="000000"/>
                <w:sz w:val="22"/>
                <w:szCs w:val="22"/>
              </w:rPr>
              <w:t>2</w:t>
            </w:r>
          </w:p>
        </w:tc>
        <w:tc>
          <w:tcPr>
            <w:tcW w:w="1177" w:type="dxa"/>
            <w:tcBorders>
              <w:top w:val="nil"/>
              <w:left w:val="nil"/>
              <w:bottom w:val="nil"/>
              <w:right w:val="nil"/>
            </w:tcBorders>
            <w:shd w:val="clear" w:color="auto" w:fill="F2F2F2" w:themeFill="background1" w:themeFillShade="F2"/>
            <w:noWrap/>
            <w:vAlign w:val="bottom"/>
            <w:hideMark/>
          </w:tcPr>
          <w:p w14:paraId="1C05CBA7" w14:textId="77777777" w:rsidR="000A69C2" w:rsidRPr="00F65F2C" w:rsidRDefault="000A69C2" w:rsidP="000A69C2">
            <w:pPr>
              <w:jc w:val="right"/>
              <w:rPr>
                <w:color w:val="000000"/>
                <w:sz w:val="22"/>
                <w:szCs w:val="22"/>
              </w:rPr>
            </w:pPr>
            <w:r w:rsidRPr="00F65F2C">
              <w:rPr>
                <w:color w:val="000000"/>
                <w:sz w:val="22"/>
                <w:szCs w:val="22"/>
              </w:rPr>
              <w:t>0.16</w:t>
            </w:r>
          </w:p>
        </w:tc>
        <w:tc>
          <w:tcPr>
            <w:tcW w:w="1177" w:type="dxa"/>
            <w:tcBorders>
              <w:top w:val="nil"/>
              <w:left w:val="nil"/>
              <w:bottom w:val="nil"/>
              <w:right w:val="nil"/>
            </w:tcBorders>
            <w:shd w:val="clear" w:color="auto" w:fill="F2F2F2" w:themeFill="background1" w:themeFillShade="F2"/>
            <w:noWrap/>
            <w:vAlign w:val="bottom"/>
            <w:hideMark/>
          </w:tcPr>
          <w:p w14:paraId="25627E64" w14:textId="77777777" w:rsidR="000A69C2" w:rsidRPr="00F65F2C" w:rsidRDefault="000A69C2" w:rsidP="000A69C2">
            <w:pPr>
              <w:jc w:val="right"/>
              <w:rPr>
                <w:color w:val="000000"/>
                <w:sz w:val="22"/>
                <w:szCs w:val="22"/>
              </w:rPr>
            </w:pPr>
            <w:r w:rsidRPr="00F65F2C">
              <w:rPr>
                <w:color w:val="000000"/>
                <w:sz w:val="22"/>
                <w:szCs w:val="22"/>
              </w:rPr>
              <w:t>11.83</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4E97890F"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0C6DB35A" w14:textId="77777777" w:rsidTr="00104D91">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C1B6F83" w14:textId="77777777" w:rsidR="000A69C2" w:rsidRPr="00F65F2C" w:rsidRDefault="000A69C2" w:rsidP="000A69C2">
            <w:pPr>
              <w:rPr>
                <w:b/>
                <w:bCs/>
                <w:i/>
                <w:iCs/>
                <w:color w:val="000000"/>
                <w:sz w:val="22"/>
                <w:szCs w:val="22"/>
              </w:rPr>
            </w:pPr>
            <w:r w:rsidRPr="00F65F2C">
              <w:rPr>
                <w:b/>
                <w:bCs/>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4391FCBC" w14:textId="77777777" w:rsidR="000A69C2" w:rsidRPr="00F65F2C" w:rsidRDefault="000A69C2" w:rsidP="000A69C2">
            <w:pPr>
              <w:rPr>
                <w:b/>
                <w:bCs/>
                <w:i/>
                <w:iCs/>
                <w:color w:val="000000"/>
                <w:sz w:val="22"/>
                <w:szCs w:val="22"/>
              </w:rPr>
            </w:pP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529993C9" w14:textId="77777777" w:rsidR="000A69C2" w:rsidRPr="00F65F2C" w:rsidRDefault="000A69C2" w:rsidP="000A69C2">
            <w:pPr>
              <w:rPr>
                <w:b/>
                <w:bCs/>
                <w:color w:val="000000"/>
                <w:sz w:val="22"/>
                <w:szCs w:val="22"/>
              </w:rPr>
            </w:pPr>
            <w:r w:rsidRPr="00F65F2C">
              <w:rPr>
                <w:b/>
                <w:bCs/>
                <w:color w:val="000000"/>
                <w:sz w:val="22"/>
                <w:szCs w:val="22"/>
              </w:rPr>
              <w:t>body size</w:t>
            </w:r>
          </w:p>
        </w:tc>
        <w:tc>
          <w:tcPr>
            <w:tcW w:w="1239" w:type="dxa"/>
            <w:tcBorders>
              <w:top w:val="nil"/>
              <w:left w:val="nil"/>
              <w:bottom w:val="nil"/>
              <w:right w:val="nil"/>
            </w:tcBorders>
            <w:shd w:val="clear" w:color="auto" w:fill="F2F2F2" w:themeFill="background1" w:themeFillShade="F2"/>
            <w:noWrap/>
            <w:vAlign w:val="bottom"/>
            <w:hideMark/>
          </w:tcPr>
          <w:p w14:paraId="68C7578A" w14:textId="77777777" w:rsidR="000A69C2" w:rsidRPr="00F65F2C" w:rsidRDefault="000A69C2" w:rsidP="000A69C2">
            <w:pPr>
              <w:jc w:val="right"/>
              <w:rPr>
                <w:color w:val="000000"/>
                <w:sz w:val="22"/>
                <w:szCs w:val="22"/>
              </w:rPr>
            </w:pPr>
            <w:r w:rsidRPr="00F65F2C">
              <w:rPr>
                <w:color w:val="000000"/>
                <w:sz w:val="22"/>
                <w:szCs w:val="22"/>
              </w:rPr>
              <w:t>0.33</w:t>
            </w:r>
          </w:p>
        </w:tc>
        <w:tc>
          <w:tcPr>
            <w:tcW w:w="1177" w:type="dxa"/>
            <w:tcBorders>
              <w:top w:val="nil"/>
              <w:left w:val="nil"/>
              <w:bottom w:val="nil"/>
              <w:right w:val="nil"/>
            </w:tcBorders>
            <w:shd w:val="clear" w:color="auto" w:fill="F2F2F2" w:themeFill="background1" w:themeFillShade="F2"/>
            <w:noWrap/>
            <w:vAlign w:val="bottom"/>
            <w:hideMark/>
          </w:tcPr>
          <w:p w14:paraId="42763AF3" w14:textId="77777777" w:rsidR="000A69C2" w:rsidRPr="00F65F2C" w:rsidRDefault="000A69C2" w:rsidP="000A69C2">
            <w:pPr>
              <w:jc w:val="right"/>
              <w:rPr>
                <w:color w:val="000000"/>
                <w:sz w:val="22"/>
                <w:szCs w:val="22"/>
              </w:rPr>
            </w:pPr>
            <w:r w:rsidRPr="00F65F2C">
              <w:rPr>
                <w:color w:val="000000"/>
                <w:sz w:val="22"/>
                <w:szCs w:val="22"/>
              </w:rPr>
              <w:t>0.15</w:t>
            </w:r>
          </w:p>
        </w:tc>
        <w:tc>
          <w:tcPr>
            <w:tcW w:w="1177" w:type="dxa"/>
            <w:tcBorders>
              <w:top w:val="nil"/>
              <w:left w:val="nil"/>
              <w:bottom w:val="nil"/>
              <w:right w:val="nil"/>
            </w:tcBorders>
            <w:shd w:val="clear" w:color="auto" w:fill="F2F2F2" w:themeFill="background1" w:themeFillShade="F2"/>
            <w:noWrap/>
            <w:vAlign w:val="bottom"/>
            <w:hideMark/>
          </w:tcPr>
          <w:p w14:paraId="4CC052BE" w14:textId="77777777" w:rsidR="000A69C2" w:rsidRPr="00F65F2C" w:rsidRDefault="000A69C2" w:rsidP="000A69C2">
            <w:pPr>
              <w:jc w:val="right"/>
              <w:rPr>
                <w:color w:val="000000"/>
                <w:sz w:val="22"/>
                <w:szCs w:val="22"/>
              </w:rPr>
            </w:pPr>
            <w:r w:rsidRPr="00F65F2C">
              <w:rPr>
                <w:color w:val="000000"/>
                <w:sz w:val="22"/>
                <w:szCs w:val="22"/>
              </w:rPr>
              <w:t>2.15</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09333465" w14:textId="77777777" w:rsidR="000A69C2" w:rsidRPr="00F65F2C" w:rsidRDefault="000A69C2" w:rsidP="00F65F2C">
            <w:pPr>
              <w:jc w:val="right"/>
              <w:rPr>
                <w:color w:val="000000"/>
                <w:sz w:val="22"/>
                <w:szCs w:val="22"/>
              </w:rPr>
            </w:pPr>
            <w:r w:rsidRPr="00F65F2C">
              <w:rPr>
                <w:color w:val="000000"/>
                <w:sz w:val="22"/>
                <w:szCs w:val="22"/>
              </w:rPr>
              <w:t>0.03</w:t>
            </w:r>
          </w:p>
        </w:tc>
      </w:tr>
      <w:tr w:rsidR="000A69C2" w:rsidRPr="00F65F2C" w14:paraId="0754DBC2"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6786410F" w14:textId="77777777" w:rsidR="000A69C2" w:rsidRPr="00F65F2C" w:rsidRDefault="000A69C2" w:rsidP="000A69C2">
            <w:pPr>
              <w:rPr>
                <w:b/>
                <w:bCs/>
                <w:i/>
                <w:iCs/>
                <w:color w:val="000000"/>
                <w:sz w:val="22"/>
                <w:szCs w:val="22"/>
              </w:rPr>
            </w:pPr>
            <w:r w:rsidRPr="00F65F2C">
              <w:rPr>
                <w:b/>
                <w:bCs/>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47AD396" w14:textId="77777777" w:rsidR="000A69C2" w:rsidRPr="00F65F2C" w:rsidRDefault="000A69C2" w:rsidP="000A69C2">
            <w:pPr>
              <w:rPr>
                <w:b/>
                <w:bCs/>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1713F3FE"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73840A39"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2B891A54"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45C3D877"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05541FCE"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36F39D4B"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5D7F649C" w14:textId="77777777" w:rsidR="000A69C2" w:rsidRPr="00F65F2C" w:rsidRDefault="000A69C2" w:rsidP="000A69C2">
            <w:pPr>
              <w:rPr>
                <w:b/>
                <w:bCs/>
                <w:i/>
                <w:iCs/>
                <w:color w:val="000000"/>
                <w:sz w:val="22"/>
                <w:szCs w:val="22"/>
              </w:rPr>
            </w:pPr>
            <w:r w:rsidRPr="00F65F2C">
              <w:rPr>
                <w:b/>
                <w:bCs/>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7B43AB48" w14:textId="77777777" w:rsidR="000A69C2" w:rsidRPr="00F65F2C" w:rsidRDefault="000A69C2" w:rsidP="000A69C2">
            <w:pPr>
              <w:rPr>
                <w:i/>
                <w:iCs/>
                <w:color w:val="000000"/>
                <w:sz w:val="22"/>
                <w:szCs w:val="22"/>
              </w:rPr>
            </w:pPr>
            <w:r w:rsidRPr="00F65F2C">
              <w:rPr>
                <w:i/>
                <w:iCs/>
                <w:color w:val="000000"/>
                <w:sz w:val="22"/>
                <w:szCs w:val="22"/>
              </w:rPr>
              <w:t>biomass</w:t>
            </w: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6E0ED799"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F2F2F2" w:themeFill="background1" w:themeFillShade="F2"/>
            <w:noWrap/>
            <w:vAlign w:val="bottom"/>
            <w:hideMark/>
          </w:tcPr>
          <w:p w14:paraId="4A71FEE5" w14:textId="77777777" w:rsidR="000A69C2" w:rsidRPr="00F65F2C" w:rsidRDefault="000A69C2" w:rsidP="000A69C2">
            <w:pPr>
              <w:jc w:val="right"/>
              <w:rPr>
                <w:color w:val="000000"/>
                <w:sz w:val="22"/>
                <w:szCs w:val="22"/>
              </w:rPr>
            </w:pPr>
            <w:r w:rsidRPr="00F65F2C">
              <w:rPr>
                <w:color w:val="000000"/>
                <w:sz w:val="22"/>
                <w:szCs w:val="22"/>
              </w:rPr>
              <w:t>1.71</w:t>
            </w:r>
          </w:p>
        </w:tc>
        <w:tc>
          <w:tcPr>
            <w:tcW w:w="1177" w:type="dxa"/>
            <w:tcBorders>
              <w:top w:val="nil"/>
              <w:left w:val="nil"/>
              <w:bottom w:val="nil"/>
              <w:right w:val="nil"/>
            </w:tcBorders>
            <w:shd w:val="clear" w:color="auto" w:fill="F2F2F2" w:themeFill="background1" w:themeFillShade="F2"/>
            <w:noWrap/>
            <w:vAlign w:val="bottom"/>
            <w:hideMark/>
          </w:tcPr>
          <w:p w14:paraId="124C69D7" w14:textId="77777777" w:rsidR="000A69C2" w:rsidRPr="00F65F2C" w:rsidRDefault="000A69C2" w:rsidP="000A69C2">
            <w:pPr>
              <w:jc w:val="right"/>
              <w:rPr>
                <w:color w:val="000000"/>
                <w:sz w:val="22"/>
                <w:szCs w:val="22"/>
              </w:rPr>
            </w:pPr>
            <w:r w:rsidRPr="00F65F2C">
              <w:rPr>
                <w:color w:val="000000"/>
                <w:sz w:val="22"/>
                <w:szCs w:val="22"/>
              </w:rPr>
              <w:t>0.23</w:t>
            </w:r>
          </w:p>
        </w:tc>
        <w:tc>
          <w:tcPr>
            <w:tcW w:w="1177" w:type="dxa"/>
            <w:tcBorders>
              <w:top w:val="nil"/>
              <w:left w:val="nil"/>
              <w:bottom w:val="nil"/>
              <w:right w:val="nil"/>
            </w:tcBorders>
            <w:shd w:val="clear" w:color="auto" w:fill="F2F2F2" w:themeFill="background1" w:themeFillShade="F2"/>
            <w:noWrap/>
            <w:vAlign w:val="bottom"/>
            <w:hideMark/>
          </w:tcPr>
          <w:p w14:paraId="18851DFF" w14:textId="77777777" w:rsidR="000A69C2" w:rsidRPr="00F65F2C" w:rsidRDefault="000A69C2" w:rsidP="000A69C2">
            <w:pPr>
              <w:jc w:val="right"/>
              <w:rPr>
                <w:color w:val="000000"/>
                <w:sz w:val="22"/>
                <w:szCs w:val="22"/>
              </w:rPr>
            </w:pPr>
            <w:r w:rsidRPr="00F65F2C">
              <w:rPr>
                <w:color w:val="000000"/>
                <w:sz w:val="22"/>
                <w:szCs w:val="22"/>
              </w:rPr>
              <w:t>7.24</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45DC7EA7"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3CC4BF7C"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AE60ACE"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6396265"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02808334" w14:textId="77777777" w:rsidR="000A69C2" w:rsidRPr="00F65F2C" w:rsidRDefault="000A69C2" w:rsidP="000A69C2">
            <w:pPr>
              <w:rPr>
                <w:b/>
                <w:bCs/>
                <w:color w:val="000000"/>
                <w:sz w:val="22"/>
                <w:szCs w:val="22"/>
              </w:rPr>
            </w:pPr>
            <w:r w:rsidRPr="00F65F2C">
              <w:rPr>
                <w:b/>
                <w:bCs/>
                <w:color w:val="000000"/>
                <w:sz w:val="22"/>
                <w:szCs w:val="22"/>
              </w:rPr>
              <w:t>biomass</w:t>
            </w:r>
          </w:p>
        </w:tc>
        <w:tc>
          <w:tcPr>
            <w:tcW w:w="1239" w:type="dxa"/>
            <w:tcBorders>
              <w:top w:val="nil"/>
              <w:left w:val="nil"/>
              <w:bottom w:val="nil"/>
              <w:right w:val="nil"/>
            </w:tcBorders>
            <w:shd w:val="clear" w:color="auto" w:fill="F2F2F2" w:themeFill="background1" w:themeFillShade="F2"/>
            <w:noWrap/>
            <w:vAlign w:val="bottom"/>
            <w:hideMark/>
          </w:tcPr>
          <w:p w14:paraId="17361272" w14:textId="77777777" w:rsidR="000A69C2" w:rsidRPr="00F65F2C" w:rsidRDefault="000A69C2" w:rsidP="000A69C2">
            <w:pPr>
              <w:jc w:val="right"/>
              <w:rPr>
                <w:color w:val="000000"/>
                <w:sz w:val="22"/>
                <w:szCs w:val="22"/>
              </w:rPr>
            </w:pPr>
            <w:r w:rsidRPr="00F65F2C">
              <w:rPr>
                <w:color w:val="000000"/>
                <w:sz w:val="22"/>
                <w:szCs w:val="22"/>
              </w:rPr>
              <w:t>0.38</w:t>
            </w:r>
          </w:p>
        </w:tc>
        <w:tc>
          <w:tcPr>
            <w:tcW w:w="1177" w:type="dxa"/>
            <w:tcBorders>
              <w:top w:val="nil"/>
              <w:left w:val="nil"/>
              <w:bottom w:val="nil"/>
              <w:right w:val="nil"/>
            </w:tcBorders>
            <w:shd w:val="clear" w:color="auto" w:fill="F2F2F2" w:themeFill="background1" w:themeFillShade="F2"/>
            <w:noWrap/>
            <w:vAlign w:val="bottom"/>
            <w:hideMark/>
          </w:tcPr>
          <w:p w14:paraId="106E6DDF" w14:textId="77777777" w:rsidR="000A69C2" w:rsidRPr="00F65F2C" w:rsidRDefault="000A69C2" w:rsidP="000A69C2">
            <w:pPr>
              <w:jc w:val="right"/>
              <w:rPr>
                <w:color w:val="000000"/>
                <w:sz w:val="22"/>
                <w:szCs w:val="22"/>
              </w:rPr>
            </w:pPr>
            <w:r w:rsidRPr="00F65F2C">
              <w:rPr>
                <w:color w:val="000000"/>
                <w:sz w:val="22"/>
                <w:szCs w:val="22"/>
              </w:rPr>
              <w:t>0.14</w:t>
            </w:r>
          </w:p>
        </w:tc>
        <w:tc>
          <w:tcPr>
            <w:tcW w:w="1177" w:type="dxa"/>
            <w:tcBorders>
              <w:top w:val="nil"/>
              <w:left w:val="nil"/>
              <w:bottom w:val="nil"/>
              <w:right w:val="nil"/>
            </w:tcBorders>
            <w:shd w:val="clear" w:color="auto" w:fill="F2F2F2" w:themeFill="background1" w:themeFillShade="F2"/>
            <w:noWrap/>
            <w:vAlign w:val="bottom"/>
            <w:hideMark/>
          </w:tcPr>
          <w:p w14:paraId="7779AEF1" w14:textId="77777777" w:rsidR="000A69C2" w:rsidRPr="00F65F2C" w:rsidRDefault="000A69C2" w:rsidP="000A69C2">
            <w:pPr>
              <w:jc w:val="right"/>
              <w:rPr>
                <w:color w:val="000000"/>
                <w:sz w:val="22"/>
                <w:szCs w:val="22"/>
              </w:rPr>
            </w:pPr>
            <w:r w:rsidRPr="00F65F2C">
              <w:rPr>
                <w:color w:val="000000"/>
                <w:sz w:val="22"/>
                <w:szCs w:val="22"/>
              </w:rPr>
              <w:t>2.67</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123956D4" w14:textId="77777777" w:rsidR="000A69C2" w:rsidRPr="00F65F2C" w:rsidRDefault="000A69C2" w:rsidP="00F65F2C">
            <w:pPr>
              <w:jc w:val="right"/>
              <w:rPr>
                <w:color w:val="000000"/>
                <w:sz w:val="22"/>
                <w:szCs w:val="22"/>
              </w:rPr>
            </w:pPr>
            <w:r w:rsidRPr="00F65F2C">
              <w:rPr>
                <w:color w:val="000000"/>
                <w:sz w:val="22"/>
                <w:szCs w:val="22"/>
              </w:rPr>
              <w:t>0.007</w:t>
            </w:r>
          </w:p>
        </w:tc>
      </w:tr>
      <w:tr w:rsidR="000A69C2" w:rsidRPr="00F65F2C" w14:paraId="3F159168"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62F2C1ED"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16067EB0"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1236D465"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5C7EF1D8"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0D10CC6E"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587F4D15"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26BD1684"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365E3FC6"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9781940"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4F6D7741" w14:textId="77777777" w:rsidR="000A69C2" w:rsidRPr="00F65F2C" w:rsidRDefault="000A69C2" w:rsidP="000A69C2">
            <w:pPr>
              <w:rPr>
                <w:i/>
                <w:iCs/>
                <w:color w:val="000000"/>
                <w:sz w:val="22"/>
                <w:szCs w:val="22"/>
              </w:rPr>
            </w:pPr>
            <w:r w:rsidRPr="00F65F2C">
              <w:rPr>
                <w:i/>
                <w:iCs/>
                <w:color w:val="000000"/>
                <w:sz w:val="22"/>
                <w:szCs w:val="22"/>
              </w:rPr>
              <w:t>density + body size</w:t>
            </w:r>
          </w:p>
        </w:tc>
        <w:tc>
          <w:tcPr>
            <w:tcW w:w="1232" w:type="dxa"/>
            <w:tcBorders>
              <w:top w:val="nil"/>
              <w:left w:val="single" w:sz="4" w:space="0" w:color="auto"/>
              <w:bottom w:val="nil"/>
              <w:right w:val="nil"/>
            </w:tcBorders>
            <w:shd w:val="clear" w:color="auto" w:fill="auto"/>
            <w:noWrap/>
            <w:vAlign w:val="bottom"/>
            <w:hideMark/>
          </w:tcPr>
          <w:p w14:paraId="3584CBA3"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4284E995" w14:textId="77777777" w:rsidR="000A69C2" w:rsidRPr="00F65F2C" w:rsidRDefault="000A69C2" w:rsidP="000A69C2">
            <w:pPr>
              <w:jc w:val="right"/>
              <w:rPr>
                <w:color w:val="000000"/>
                <w:sz w:val="22"/>
                <w:szCs w:val="22"/>
              </w:rPr>
            </w:pPr>
            <w:r w:rsidRPr="00F65F2C">
              <w:rPr>
                <w:color w:val="000000"/>
                <w:sz w:val="22"/>
                <w:szCs w:val="22"/>
              </w:rPr>
              <w:t>1.75</w:t>
            </w:r>
          </w:p>
        </w:tc>
        <w:tc>
          <w:tcPr>
            <w:tcW w:w="1177" w:type="dxa"/>
            <w:tcBorders>
              <w:top w:val="nil"/>
              <w:left w:val="nil"/>
              <w:bottom w:val="nil"/>
              <w:right w:val="nil"/>
            </w:tcBorders>
            <w:shd w:val="clear" w:color="auto" w:fill="auto"/>
            <w:noWrap/>
            <w:vAlign w:val="bottom"/>
            <w:hideMark/>
          </w:tcPr>
          <w:p w14:paraId="0001C9E8" w14:textId="77777777" w:rsidR="000A69C2" w:rsidRPr="00F65F2C" w:rsidRDefault="000A69C2" w:rsidP="000A69C2">
            <w:pPr>
              <w:jc w:val="right"/>
              <w:rPr>
                <w:color w:val="000000"/>
                <w:sz w:val="22"/>
                <w:szCs w:val="22"/>
              </w:rPr>
            </w:pPr>
            <w:r w:rsidRPr="00F65F2C">
              <w:rPr>
                <w:color w:val="000000"/>
                <w:sz w:val="22"/>
                <w:szCs w:val="22"/>
              </w:rPr>
              <w:t>0.21</w:t>
            </w:r>
          </w:p>
        </w:tc>
        <w:tc>
          <w:tcPr>
            <w:tcW w:w="1177" w:type="dxa"/>
            <w:tcBorders>
              <w:top w:val="nil"/>
              <w:left w:val="nil"/>
              <w:bottom w:val="nil"/>
              <w:right w:val="nil"/>
            </w:tcBorders>
            <w:shd w:val="clear" w:color="auto" w:fill="auto"/>
            <w:noWrap/>
            <w:vAlign w:val="bottom"/>
            <w:hideMark/>
          </w:tcPr>
          <w:p w14:paraId="5FAB756A" w14:textId="77777777" w:rsidR="000A69C2" w:rsidRPr="00F65F2C" w:rsidRDefault="000A69C2" w:rsidP="000A69C2">
            <w:pPr>
              <w:jc w:val="right"/>
              <w:rPr>
                <w:color w:val="000000"/>
                <w:sz w:val="22"/>
                <w:szCs w:val="22"/>
              </w:rPr>
            </w:pPr>
            <w:r w:rsidRPr="00F65F2C">
              <w:rPr>
                <w:color w:val="000000"/>
                <w:sz w:val="22"/>
                <w:szCs w:val="22"/>
              </w:rPr>
              <w:t>8.17</w:t>
            </w:r>
          </w:p>
        </w:tc>
        <w:tc>
          <w:tcPr>
            <w:tcW w:w="1177" w:type="dxa"/>
            <w:tcBorders>
              <w:top w:val="nil"/>
              <w:left w:val="nil"/>
              <w:bottom w:val="nil"/>
              <w:right w:val="single" w:sz="8" w:space="0" w:color="auto"/>
            </w:tcBorders>
            <w:shd w:val="clear" w:color="auto" w:fill="auto"/>
            <w:noWrap/>
            <w:vAlign w:val="bottom"/>
            <w:hideMark/>
          </w:tcPr>
          <w:p w14:paraId="4FC43CD3"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2A56044C"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58C14F97"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0B174AB2"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1799454A" w14:textId="77777777" w:rsidR="000A69C2" w:rsidRPr="00F65F2C" w:rsidRDefault="000A69C2" w:rsidP="000A69C2">
            <w:pPr>
              <w:rPr>
                <w:color w:val="000000"/>
                <w:sz w:val="22"/>
                <w:szCs w:val="22"/>
              </w:rPr>
            </w:pPr>
            <w:r w:rsidRPr="00F65F2C">
              <w:rPr>
                <w:color w:val="000000"/>
                <w:sz w:val="22"/>
                <w:szCs w:val="22"/>
              </w:rPr>
              <w:t>density</w:t>
            </w:r>
          </w:p>
        </w:tc>
        <w:tc>
          <w:tcPr>
            <w:tcW w:w="1239" w:type="dxa"/>
            <w:tcBorders>
              <w:top w:val="nil"/>
              <w:left w:val="nil"/>
              <w:bottom w:val="nil"/>
              <w:right w:val="nil"/>
            </w:tcBorders>
            <w:shd w:val="clear" w:color="auto" w:fill="auto"/>
            <w:noWrap/>
            <w:vAlign w:val="bottom"/>
            <w:hideMark/>
          </w:tcPr>
          <w:p w14:paraId="6E03EB51" w14:textId="77777777" w:rsidR="000A69C2" w:rsidRPr="00F65F2C" w:rsidRDefault="000A69C2" w:rsidP="000A69C2">
            <w:pPr>
              <w:jc w:val="right"/>
              <w:rPr>
                <w:color w:val="000000"/>
                <w:sz w:val="22"/>
                <w:szCs w:val="22"/>
              </w:rPr>
            </w:pPr>
            <w:r w:rsidRPr="00F65F2C">
              <w:rPr>
                <w:color w:val="000000"/>
                <w:sz w:val="22"/>
                <w:szCs w:val="22"/>
              </w:rPr>
              <w:t>0.35</w:t>
            </w:r>
          </w:p>
        </w:tc>
        <w:tc>
          <w:tcPr>
            <w:tcW w:w="1177" w:type="dxa"/>
            <w:tcBorders>
              <w:top w:val="nil"/>
              <w:left w:val="nil"/>
              <w:bottom w:val="nil"/>
              <w:right w:val="nil"/>
            </w:tcBorders>
            <w:shd w:val="clear" w:color="auto" w:fill="auto"/>
            <w:noWrap/>
            <w:vAlign w:val="bottom"/>
            <w:hideMark/>
          </w:tcPr>
          <w:p w14:paraId="27676E8D" w14:textId="77777777" w:rsidR="000A69C2" w:rsidRPr="00F65F2C" w:rsidRDefault="000A69C2" w:rsidP="000A69C2">
            <w:pPr>
              <w:jc w:val="right"/>
              <w:rPr>
                <w:color w:val="000000"/>
                <w:sz w:val="22"/>
                <w:szCs w:val="22"/>
              </w:rPr>
            </w:pPr>
            <w:r w:rsidRPr="00F65F2C">
              <w:rPr>
                <w:color w:val="000000"/>
                <w:sz w:val="22"/>
                <w:szCs w:val="22"/>
              </w:rPr>
              <w:t>0.2</w:t>
            </w:r>
          </w:p>
        </w:tc>
        <w:tc>
          <w:tcPr>
            <w:tcW w:w="1177" w:type="dxa"/>
            <w:tcBorders>
              <w:top w:val="nil"/>
              <w:left w:val="nil"/>
              <w:bottom w:val="nil"/>
              <w:right w:val="nil"/>
            </w:tcBorders>
            <w:shd w:val="clear" w:color="auto" w:fill="auto"/>
            <w:noWrap/>
            <w:vAlign w:val="bottom"/>
            <w:hideMark/>
          </w:tcPr>
          <w:p w14:paraId="4608CEE5" w14:textId="77777777" w:rsidR="000A69C2" w:rsidRPr="00F65F2C" w:rsidRDefault="000A69C2" w:rsidP="000A69C2">
            <w:pPr>
              <w:jc w:val="right"/>
              <w:rPr>
                <w:color w:val="000000"/>
                <w:sz w:val="22"/>
                <w:szCs w:val="22"/>
              </w:rPr>
            </w:pPr>
            <w:r w:rsidRPr="00F65F2C">
              <w:rPr>
                <w:color w:val="000000"/>
                <w:sz w:val="22"/>
                <w:szCs w:val="22"/>
              </w:rPr>
              <w:t>1.75</w:t>
            </w:r>
          </w:p>
        </w:tc>
        <w:tc>
          <w:tcPr>
            <w:tcW w:w="1177" w:type="dxa"/>
            <w:tcBorders>
              <w:top w:val="nil"/>
              <w:left w:val="nil"/>
              <w:bottom w:val="nil"/>
              <w:right w:val="single" w:sz="8" w:space="0" w:color="auto"/>
            </w:tcBorders>
            <w:shd w:val="clear" w:color="auto" w:fill="auto"/>
            <w:noWrap/>
            <w:vAlign w:val="bottom"/>
            <w:hideMark/>
          </w:tcPr>
          <w:p w14:paraId="5AF5FF75" w14:textId="77777777" w:rsidR="000A69C2" w:rsidRPr="00F65F2C" w:rsidRDefault="000A69C2" w:rsidP="00F65F2C">
            <w:pPr>
              <w:jc w:val="right"/>
              <w:rPr>
                <w:color w:val="000000"/>
                <w:sz w:val="22"/>
                <w:szCs w:val="22"/>
              </w:rPr>
            </w:pPr>
            <w:r w:rsidRPr="00F65F2C">
              <w:rPr>
                <w:color w:val="000000"/>
                <w:sz w:val="22"/>
                <w:szCs w:val="22"/>
              </w:rPr>
              <w:t>0.08</w:t>
            </w:r>
          </w:p>
        </w:tc>
      </w:tr>
      <w:tr w:rsidR="000A69C2" w:rsidRPr="00F65F2C" w14:paraId="5129CF99"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40EF9474"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421EEC80"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3763B37B" w14:textId="77777777" w:rsidR="000A69C2" w:rsidRPr="00F65F2C" w:rsidRDefault="000A69C2" w:rsidP="000A69C2">
            <w:pPr>
              <w:rPr>
                <w:b/>
                <w:bCs/>
                <w:color w:val="000000"/>
                <w:sz w:val="22"/>
                <w:szCs w:val="22"/>
              </w:rPr>
            </w:pPr>
            <w:r w:rsidRPr="00F65F2C">
              <w:rPr>
                <w:b/>
                <w:bCs/>
                <w:color w:val="000000"/>
                <w:sz w:val="22"/>
                <w:szCs w:val="22"/>
              </w:rPr>
              <w:t>body size</w:t>
            </w:r>
          </w:p>
        </w:tc>
        <w:tc>
          <w:tcPr>
            <w:tcW w:w="1239" w:type="dxa"/>
            <w:tcBorders>
              <w:top w:val="nil"/>
              <w:left w:val="nil"/>
              <w:bottom w:val="nil"/>
              <w:right w:val="nil"/>
            </w:tcBorders>
            <w:shd w:val="clear" w:color="auto" w:fill="auto"/>
            <w:noWrap/>
            <w:vAlign w:val="bottom"/>
            <w:hideMark/>
          </w:tcPr>
          <w:p w14:paraId="06E94C61" w14:textId="77777777" w:rsidR="000A69C2" w:rsidRPr="00F65F2C" w:rsidRDefault="000A69C2" w:rsidP="000A69C2">
            <w:pPr>
              <w:jc w:val="right"/>
              <w:rPr>
                <w:color w:val="000000"/>
                <w:sz w:val="22"/>
                <w:szCs w:val="22"/>
              </w:rPr>
            </w:pPr>
            <w:r w:rsidRPr="00F65F2C">
              <w:rPr>
                <w:color w:val="000000"/>
                <w:sz w:val="22"/>
                <w:szCs w:val="22"/>
              </w:rPr>
              <w:t>0.44</w:t>
            </w:r>
          </w:p>
        </w:tc>
        <w:tc>
          <w:tcPr>
            <w:tcW w:w="1177" w:type="dxa"/>
            <w:tcBorders>
              <w:top w:val="nil"/>
              <w:left w:val="nil"/>
              <w:bottom w:val="nil"/>
              <w:right w:val="nil"/>
            </w:tcBorders>
            <w:shd w:val="clear" w:color="auto" w:fill="auto"/>
            <w:noWrap/>
            <w:vAlign w:val="bottom"/>
            <w:hideMark/>
          </w:tcPr>
          <w:p w14:paraId="3F23DEC9" w14:textId="77777777" w:rsidR="000A69C2" w:rsidRPr="00F65F2C" w:rsidRDefault="000A69C2" w:rsidP="000A69C2">
            <w:pPr>
              <w:jc w:val="right"/>
              <w:rPr>
                <w:color w:val="000000"/>
                <w:sz w:val="22"/>
                <w:szCs w:val="22"/>
              </w:rPr>
            </w:pPr>
            <w:r w:rsidRPr="00F65F2C">
              <w:rPr>
                <w:color w:val="000000"/>
                <w:sz w:val="22"/>
                <w:szCs w:val="22"/>
              </w:rPr>
              <w:t>0.15</w:t>
            </w:r>
          </w:p>
        </w:tc>
        <w:tc>
          <w:tcPr>
            <w:tcW w:w="1177" w:type="dxa"/>
            <w:tcBorders>
              <w:top w:val="nil"/>
              <w:left w:val="nil"/>
              <w:bottom w:val="nil"/>
              <w:right w:val="nil"/>
            </w:tcBorders>
            <w:shd w:val="clear" w:color="auto" w:fill="auto"/>
            <w:noWrap/>
            <w:vAlign w:val="bottom"/>
            <w:hideMark/>
          </w:tcPr>
          <w:p w14:paraId="5E268BAD" w14:textId="77777777" w:rsidR="000A69C2" w:rsidRPr="00F65F2C" w:rsidRDefault="000A69C2" w:rsidP="000A69C2">
            <w:pPr>
              <w:jc w:val="right"/>
              <w:rPr>
                <w:color w:val="000000"/>
                <w:sz w:val="22"/>
                <w:szCs w:val="22"/>
              </w:rPr>
            </w:pPr>
            <w:r w:rsidRPr="00F65F2C">
              <w:rPr>
                <w:color w:val="000000"/>
                <w:sz w:val="22"/>
                <w:szCs w:val="22"/>
              </w:rPr>
              <w:t>2.82</w:t>
            </w:r>
          </w:p>
        </w:tc>
        <w:tc>
          <w:tcPr>
            <w:tcW w:w="1177" w:type="dxa"/>
            <w:tcBorders>
              <w:top w:val="nil"/>
              <w:left w:val="nil"/>
              <w:bottom w:val="nil"/>
              <w:right w:val="single" w:sz="8" w:space="0" w:color="auto"/>
            </w:tcBorders>
            <w:shd w:val="clear" w:color="auto" w:fill="auto"/>
            <w:noWrap/>
            <w:vAlign w:val="bottom"/>
            <w:hideMark/>
          </w:tcPr>
          <w:p w14:paraId="07C950B4" w14:textId="77777777" w:rsidR="000A69C2" w:rsidRPr="00F65F2C" w:rsidRDefault="000A69C2" w:rsidP="00F65F2C">
            <w:pPr>
              <w:jc w:val="right"/>
              <w:rPr>
                <w:color w:val="000000"/>
                <w:sz w:val="22"/>
                <w:szCs w:val="22"/>
              </w:rPr>
            </w:pPr>
            <w:r w:rsidRPr="00F65F2C">
              <w:rPr>
                <w:color w:val="000000"/>
                <w:sz w:val="22"/>
                <w:szCs w:val="22"/>
              </w:rPr>
              <w:t>0.004</w:t>
            </w:r>
          </w:p>
        </w:tc>
      </w:tr>
      <w:tr w:rsidR="000A69C2" w:rsidRPr="00F65F2C" w14:paraId="09FEBDCD" w14:textId="77777777" w:rsidTr="00B8273D">
        <w:trPr>
          <w:trHeight w:val="320"/>
        </w:trPr>
        <w:tc>
          <w:tcPr>
            <w:tcW w:w="1340" w:type="dxa"/>
            <w:tcBorders>
              <w:top w:val="single" w:sz="4" w:space="0" w:color="auto"/>
              <w:left w:val="single" w:sz="8" w:space="0" w:color="auto"/>
              <w:bottom w:val="nil"/>
              <w:right w:val="single" w:sz="4" w:space="0" w:color="auto"/>
            </w:tcBorders>
            <w:shd w:val="clear" w:color="auto" w:fill="auto"/>
            <w:noWrap/>
            <w:vAlign w:val="bottom"/>
            <w:hideMark/>
          </w:tcPr>
          <w:p w14:paraId="4C0E01FD"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single" w:sz="4" w:space="0" w:color="auto"/>
              <w:left w:val="single" w:sz="4" w:space="0" w:color="auto"/>
              <w:bottom w:val="nil"/>
              <w:right w:val="single" w:sz="4" w:space="0" w:color="auto"/>
            </w:tcBorders>
            <w:shd w:val="clear" w:color="auto" w:fill="auto"/>
            <w:noWrap/>
            <w:vAlign w:val="bottom"/>
            <w:hideMark/>
          </w:tcPr>
          <w:p w14:paraId="506F25D8" w14:textId="77777777" w:rsidR="000A69C2" w:rsidRPr="00F65F2C" w:rsidRDefault="000A69C2" w:rsidP="000A69C2">
            <w:pPr>
              <w:rPr>
                <w:i/>
                <w:iCs/>
                <w:color w:val="000000"/>
                <w:sz w:val="22"/>
                <w:szCs w:val="22"/>
              </w:rPr>
            </w:pPr>
            <w:r w:rsidRPr="00F65F2C">
              <w:rPr>
                <w:i/>
                <w:iCs/>
                <w:color w:val="000000"/>
                <w:sz w:val="22"/>
                <w:szCs w:val="22"/>
              </w:rPr>
              <w:t> </w:t>
            </w:r>
          </w:p>
        </w:tc>
        <w:tc>
          <w:tcPr>
            <w:tcW w:w="1232" w:type="dxa"/>
            <w:tcBorders>
              <w:top w:val="single" w:sz="4" w:space="0" w:color="auto"/>
              <w:left w:val="single" w:sz="4" w:space="0" w:color="auto"/>
              <w:bottom w:val="nil"/>
              <w:right w:val="nil"/>
            </w:tcBorders>
            <w:shd w:val="clear" w:color="auto" w:fill="auto"/>
            <w:noWrap/>
            <w:vAlign w:val="bottom"/>
            <w:hideMark/>
          </w:tcPr>
          <w:p w14:paraId="530BAEA0" w14:textId="77777777" w:rsidR="000A69C2" w:rsidRPr="00F65F2C" w:rsidRDefault="000A69C2" w:rsidP="000A69C2">
            <w:pPr>
              <w:rPr>
                <w:color w:val="000000"/>
                <w:sz w:val="22"/>
                <w:szCs w:val="22"/>
              </w:rPr>
            </w:pPr>
            <w:r w:rsidRPr="00F65F2C">
              <w:rPr>
                <w:color w:val="000000"/>
                <w:sz w:val="22"/>
                <w:szCs w:val="22"/>
              </w:rPr>
              <w:t> </w:t>
            </w:r>
          </w:p>
        </w:tc>
        <w:tc>
          <w:tcPr>
            <w:tcW w:w="1239" w:type="dxa"/>
            <w:tcBorders>
              <w:top w:val="single" w:sz="4" w:space="0" w:color="auto"/>
              <w:left w:val="nil"/>
              <w:bottom w:val="nil"/>
              <w:right w:val="nil"/>
            </w:tcBorders>
            <w:shd w:val="clear" w:color="auto" w:fill="auto"/>
            <w:noWrap/>
            <w:vAlign w:val="bottom"/>
            <w:hideMark/>
          </w:tcPr>
          <w:p w14:paraId="02372431"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nil"/>
            </w:tcBorders>
            <w:shd w:val="clear" w:color="auto" w:fill="auto"/>
            <w:noWrap/>
            <w:vAlign w:val="bottom"/>
            <w:hideMark/>
          </w:tcPr>
          <w:p w14:paraId="18742D24"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nil"/>
            </w:tcBorders>
            <w:shd w:val="clear" w:color="auto" w:fill="auto"/>
            <w:noWrap/>
            <w:vAlign w:val="bottom"/>
            <w:hideMark/>
          </w:tcPr>
          <w:p w14:paraId="3BF4808B"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single" w:sz="8" w:space="0" w:color="auto"/>
            </w:tcBorders>
            <w:shd w:val="clear" w:color="auto" w:fill="auto"/>
            <w:noWrap/>
            <w:vAlign w:val="bottom"/>
            <w:hideMark/>
          </w:tcPr>
          <w:p w14:paraId="2DF42366"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0AB92701"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0CC4085D" w14:textId="77777777" w:rsidR="000A69C2" w:rsidRPr="00F65F2C" w:rsidRDefault="000A69C2" w:rsidP="000A69C2">
            <w:pPr>
              <w:rPr>
                <w:i/>
                <w:iCs/>
                <w:color w:val="000000"/>
                <w:sz w:val="22"/>
                <w:szCs w:val="22"/>
              </w:rPr>
            </w:pPr>
            <w:r w:rsidRPr="00F65F2C">
              <w:rPr>
                <w:i/>
                <w:iCs/>
                <w:color w:val="000000"/>
                <w:sz w:val="22"/>
                <w:szCs w:val="22"/>
              </w:rPr>
              <w:t>Interaction diversity</w:t>
            </w:r>
          </w:p>
        </w:tc>
        <w:tc>
          <w:tcPr>
            <w:tcW w:w="2115" w:type="dxa"/>
            <w:tcBorders>
              <w:top w:val="nil"/>
              <w:left w:val="single" w:sz="4" w:space="0" w:color="auto"/>
              <w:bottom w:val="nil"/>
              <w:right w:val="single" w:sz="4" w:space="0" w:color="auto"/>
            </w:tcBorders>
            <w:shd w:val="clear" w:color="auto" w:fill="auto"/>
            <w:noWrap/>
            <w:vAlign w:val="bottom"/>
            <w:hideMark/>
          </w:tcPr>
          <w:p w14:paraId="578195AD" w14:textId="77777777" w:rsidR="000A69C2" w:rsidRPr="00F65F2C" w:rsidRDefault="000A69C2" w:rsidP="000A69C2">
            <w:pPr>
              <w:rPr>
                <w:i/>
                <w:iCs/>
                <w:color w:val="000000"/>
                <w:sz w:val="22"/>
                <w:szCs w:val="22"/>
              </w:rPr>
            </w:pPr>
            <w:r w:rsidRPr="00F65F2C">
              <w:rPr>
                <w:i/>
                <w:iCs/>
                <w:color w:val="000000"/>
                <w:sz w:val="22"/>
                <w:szCs w:val="22"/>
              </w:rPr>
              <w:t>null</w:t>
            </w:r>
          </w:p>
        </w:tc>
        <w:tc>
          <w:tcPr>
            <w:tcW w:w="1232" w:type="dxa"/>
            <w:tcBorders>
              <w:top w:val="nil"/>
              <w:left w:val="single" w:sz="4" w:space="0" w:color="auto"/>
              <w:bottom w:val="nil"/>
              <w:right w:val="nil"/>
            </w:tcBorders>
            <w:shd w:val="clear" w:color="auto" w:fill="auto"/>
            <w:noWrap/>
            <w:vAlign w:val="bottom"/>
            <w:hideMark/>
          </w:tcPr>
          <w:p w14:paraId="2157E90A"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4493DA48" w14:textId="77777777" w:rsidR="000A69C2" w:rsidRPr="00F65F2C" w:rsidRDefault="000A69C2" w:rsidP="000A69C2">
            <w:pPr>
              <w:jc w:val="right"/>
              <w:rPr>
                <w:color w:val="000000"/>
                <w:sz w:val="22"/>
                <w:szCs w:val="22"/>
              </w:rPr>
            </w:pPr>
            <w:r w:rsidRPr="00F65F2C">
              <w:rPr>
                <w:color w:val="000000"/>
                <w:sz w:val="22"/>
                <w:szCs w:val="22"/>
              </w:rPr>
              <w:t>0.58</w:t>
            </w:r>
          </w:p>
        </w:tc>
        <w:tc>
          <w:tcPr>
            <w:tcW w:w="1177" w:type="dxa"/>
            <w:tcBorders>
              <w:top w:val="nil"/>
              <w:left w:val="nil"/>
              <w:bottom w:val="nil"/>
              <w:right w:val="nil"/>
            </w:tcBorders>
            <w:shd w:val="clear" w:color="auto" w:fill="auto"/>
            <w:noWrap/>
            <w:vAlign w:val="bottom"/>
            <w:hideMark/>
          </w:tcPr>
          <w:p w14:paraId="7729D817" w14:textId="77777777" w:rsidR="000A69C2" w:rsidRPr="00F65F2C" w:rsidRDefault="000A69C2" w:rsidP="000A69C2">
            <w:pPr>
              <w:jc w:val="right"/>
              <w:rPr>
                <w:color w:val="000000"/>
                <w:sz w:val="22"/>
                <w:szCs w:val="22"/>
              </w:rPr>
            </w:pPr>
            <w:r w:rsidRPr="00F65F2C">
              <w:rPr>
                <w:color w:val="000000"/>
                <w:sz w:val="22"/>
                <w:szCs w:val="22"/>
              </w:rPr>
              <w:t>0.05</w:t>
            </w:r>
          </w:p>
        </w:tc>
        <w:tc>
          <w:tcPr>
            <w:tcW w:w="1177" w:type="dxa"/>
            <w:tcBorders>
              <w:top w:val="nil"/>
              <w:left w:val="nil"/>
              <w:bottom w:val="nil"/>
              <w:right w:val="nil"/>
            </w:tcBorders>
            <w:shd w:val="clear" w:color="auto" w:fill="auto"/>
            <w:noWrap/>
            <w:vAlign w:val="bottom"/>
            <w:hideMark/>
          </w:tcPr>
          <w:p w14:paraId="1B53E5B1" w14:textId="77777777" w:rsidR="000A69C2" w:rsidRPr="00F65F2C" w:rsidRDefault="000A69C2" w:rsidP="000A69C2">
            <w:pPr>
              <w:jc w:val="right"/>
              <w:rPr>
                <w:color w:val="000000"/>
                <w:sz w:val="22"/>
                <w:szCs w:val="22"/>
              </w:rPr>
            </w:pPr>
            <w:r w:rsidRPr="00F65F2C">
              <w:rPr>
                <w:color w:val="000000"/>
                <w:sz w:val="22"/>
                <w:szCs w:val="22"/>
              </w:rPr>
              <w:t>10.91</w:t>
            </w:r>
          </w:p>
        </w:tc>
        <w:tc>
          <w:tcPr>
            <w:tcW w:w="1177" w:type="dxa"/>
            <w:tcBorders>
              <w:top w:val="nil"/>
              <w:left w:val="nil"/>
              <w:bottom w:val="nil"/>
              <w:right w:val="single" w:sz="8" w:space="0" w:color="auto"/>
            </w:tcBorders>
            <w:shd w:val="clear" w:color="auto" w:fill="auto"/>
            <w:noWrap/>
            <w:vAlign w:val="bottom"/>
            <w:hideMark/>
          </w:tcPr>
          <w:p w14:paraId="7C9F6A2C"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32361BB3"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C19FF24"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0C5E079C"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0E56A525"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2D0A3C22"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7CB1A6F6"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465F1790"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4917D43E"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587054F8"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60D17F50"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600DFF5F" w14:textId="77777777" w:rsidR="000A69C2" w:rsidRPr="00F65F2C" w:rsidRDefault="000A69C2" w:rsidP="000A69C2">
            <w:pPr>
              <w:rPr>
                <w:i/>
                <w:iCs/>
                <w:color w:val="000000"/>
                <w:sz w:val="22"/>
                <w:szCs w:val="22"/>
              </w:rPr>
            </w:pPr>
            <w:r w:rsidRPr="00F65F2C">
              <w:rPr>
                <w:i/>
                <w:iCs/>
                <w:color w:val="000000"/>
                <w:sz w:val="22"/>
                <w:szCs w:val="22"/>
              </w:rPr>
              <w:t>density</w:t>
            </w:r>
          </w:p>
        </w:tc>
        <w:tc>
          <w:tcPr>
            <w:tcW w:w="1232" w:type="dxa"/>
            <w:tcBorders>
              <w:top w:val="nil"/>
              <w:left w:val="single" w:sz="4" w:space="0" w:color="auto"/>
              <w:bottom w:val="nil"/>
              <w:right w:val="nil"/>
            </w:tcBorders>
            <w:shd w:val="clear" w:color="auto" w:fill="auto"/>
            <w:noWrap/>
            <w:vAlign w:val="bottom"/>
            <w:hideMark/>
          </w:tcPr>
          <w:p w14:paraId="140ABB27"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7ABA8043" w14:textId="77777777" w:rsidR="000A69C2" w:rsidRPr="00F65F2C" w:rsidRDefault="000A69C2" w:rsidP="000A69C2">
            <w:pPr>
              <w:jc w:val="right"/>
              <w:rPr>
                <w:color w:val="000000"/>
                <w:sz w:val="22"/>
                <w:szCs w:val="22"/>
              </w:rPr>
            </w:pPr>
            <w:r w:rsidRPr="00F65F2C">
              <w:rPr>
                <w:color w:val="000000"/>
                <w:sz w:val="22"/>
                <w:szCs w:val="22"/>
              </w:rPr>
              <w:t>0.62</w:t>
            </w:r>
          </w:p>
        </w:tc>
        <w:tc>
          <w:tcPr>
            <w:tcW w:w="1177" w:type="dxa"/>
            <w:tcBorders>
              <w:top w:val="nil"/>
              <w:left w:val="nil"/>
              <w:bottom w:val="nil"/>
              <w:right w:val="nil"/>
            </w:tcBorders>
            <w:shd w:val="clear" w:color="auto" w:fill="auto"/>
            <w:noWrap/>
            <w:vAlign w:val="bottom"/>
            <w:hideMark/>
          </w:tcPr>
          <w:p w14:paraId="5FD773EA" w14:textId="77777777" w:rsidR="000A69C2" w:rsidRPr="00F65F2C" w:rsidRDefault="000A69C2" w:rsidP="000A69C2">
            <w:pPr>
              <w:jc w:val="right"/>
              <w:rPr>
                <w:color w:val="000000"/>
                <w:sz w:val="22"/>
                <w:szCs w:val="22"/>
              </w:rPr>
            </w:pPr>
            <w:r w:rsidRPr="00F65F2C">
              <w:rPr>
                <w:color w:val="000000"/>
                <w:sz w:val="22"/>
                <w:szCs w:val="22"/>
              </w:rPr>
              <w:t>0.07</w:t>
            </w:r>
          </w:p>
        </w:tc>
        <w:tc>
          <w:tcPr>
            <w:tcW w:w="1177" w:type="dxa"/>
            <w:tcBorders>
              <w:top w:val="nil"/>
              <w:left w:val="nil"/>
              <w:bottom w:val="nil"/>
              <w:right w:val="nil"/>
            </w:tcBorders>
            <w:shd w:val="clear" w:color="auto" w:fill="auto"/>
            <w:noWrap/>
            <w:vAlign w:val="bottom"/>
            <w:hideMark/>
          </w:tcPr>
          <w:p w14:paraId="6786AF4C" w14:textId="77777777" w:rsidR="000A69C2" w:rsidRPr="00F65F2C" w:rsidRDefault="000A69C2" w:rsidP="000A69C2">
            <w:pPr>
              <w:jc w:val="right"/>
              <w:rPr>
                <w:color w:val="000000"/>
                <w:sz w:val="22"/>
                <w:szCs w:val="22"/>
              </w:rPr>
            </w:pPr>
            <w:r w:rsidRPr="00F65F2C">
              <w:rPr>
                <w:color w:val="000000"/>
                <w:sz w:val="22"/>
                <w:szCs w:val="22"/>
              </w:rPr>
              <w:t>8.42</w:t>
            </w:r>
          </w:p>
        </w:tc>
        <w:tc>
          <w:tcPr>
            <w:tcW w:w="1177" w:type="dxa"/>
            <w:tcBorders>
              <w:top w:val="nil"/>
              <w:left w:val="nil"/>
              <w:bottom w:val="nil"/>
              <w:right w:val="single" w:sz="8" w:space="0" w:color="auto"/>
            </w:tcBorders>
            <w:shd w:val="clear" w:color="auto" w:fill="auto"/>
            <w:noWrap/>
            <w:vAlign w:val="bottom"/>
            <w:hideMark/>
          </w:tcPr>
          <w:p w14:paraId="34FFE7E7"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3405B5D6"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687895F1"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751D354F"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7C931414" w14:textId="77777777" w:rsidR="000A69C2" w:rsidRPr="00F65F2C" w:rsidRDefault="000A69C2" w:rsidP="000A69C2">
            <w:pPr>
              <w:rPr>
                <w:color w:val="000000"/>
                <w:sz w:val="22"/>
                <w:szCs w:val="22"/>
              </w:rPr>
            </w:pPr>
            <w:r w:rsidRPr="00F65F2C">
              <w:rPr>
                <w:color w:val="000000"/>
                <w:sz w:val="22"/>
                <w:szCs w:val="22"/>
              </w:rPr>
              <w:t>density</w:t>
            </w:r>
          </w:p>
        </w:tc>
        <w:tc>
          <w:tcPr>
            <w:tcW w:w="1239" w:type="dxa"/>
            <w:tcBorders>
              <w:top w:val="nil"/>
              <w:left w:val="nil"/>
              <w:bottom w:val="nil"/>
              <w:right w:val="nil"/>
            </w:tcBorders>
            <w:shd w:val="clear" w:color="auto" w:fill="auto"/>
            <w:noWrap/>
            <w:vAlign w:val="bottom"/>
            <w:hideMark/>
          </w:tcPr>
          <w:p w14:paraId="31763130" w14:textId="77777777" w:rsidR="000A69C2" w:rsidRPr="00F65F2C" w:rsidRDefault="000A69C2" w:rsidP="000A69C2">
            <w:pPr>
              <w:jc w:val="right"/>
              <w:rPr>
                <w:color w:val="000000"/>
                <w:sz w:val="22"/>
                <w:szCs w:val="22"/>
              </w:rPr>
            </w:pPr>
            <w:r w:rsidRPr="00F65F2C">
              <w:rPr>
                <w:color w:val="000000"/>
                <w:sz w:val="22"/>
                <w:szCs w:val="22"/>
              </w:rPr>
              <w:t>-0.06</w:t>
            </w:r>
          </w:p>
        </w:tc>
        <w:tc>
          <w:tcPr>
            <w:tcW w:w="1177" w:type="dxa"/>
            <w:tcBorders>
              <w:top w:val="nil"/>
              <w:left w:val="nil"/>
              <w:bottom w:val="nil"/>
              <w:right w:val="nil"/>
            </w:tcBorders>
            <w:shd w:val="clear" w:color="auto" w:fill="auto"/>
            <w:noWrap/>
            <w:vAlign w:val="bottom"/>
            <w:hideMark/>
          </w:tcPr>
          <w:p w14:paraId="1E49C3E6" w14:textId="77777777" w:rsidR="000A69C2" w:rsidRPr="00F65F2C" w:rsidRDefault="000A69C2" w:rsidP="000A69C2">
            <w:pPr>
              <w:jc w:val="right"/>
              <w:rPr>
                <w:color w:val="000000"/>
                <w:sz w:val="22"/>
                <w:szCs w:val="22"/>
              </w:rPr>
            </w:pPr>
            <w:r w:rsidRPr="00F65F2C">
              <w:rPr>
                <w:color w:val="000000"/>
                <w:sz w:val="22"/>
                <w:szCs w:val="22"/>
              </w:rPr>
              <w:t>0.08</w:t>
            </w:r>
          </w:p>
        </w:tc>
        <w:tc>
          <w:tcPr>
            <w:tcW w:w="1177" w:type="dxa"/>
            <w:tcBorders>
              <w:top w:val="nil"/>
              <w:left w:val="nil"/>
              <w:bottom w:val="nil"/>
              <w:right w:val="nil"/>
            </w:tcBorders>
            <w:shd w:val="clear" w:color="auto" w:fill="auto"/>
            <w:noWrap/>
            <w:vAlign w:val="bottom"/>
            <w:hideMark/>
          </w:tcPr>
          <w:p w14:paraId="0EED10A5" w14:textId="77777777" w:rsidR="000A69C2" w:rsidRPr="00F65F2C" w:rsidRDefault="000A69C2" w:rsidP="000A69C2">
            <w:pPr>
              <w:jc w:val="right"/>
              <w:rPr>
                <w:color w:val="000000"/>
                <w:sz w:val="22"/>
                <w:szCs w:val="22"/>
              </w:rPr>
            </w:pPr>
            <w:r w:rsidRPr="00F65F2C">
              <w:rPr>
                <w:color w:val="000000"/>
                <w:sz w:val="22"/>
                <w:szCs w:val="22"/>
              </w:rPr>
              <w:t>-0.69</w:t>
            </w:r>
          </w:p>
        </w:tc>
        <w:tc>
          <w:tcPr>
            <w:tcW w:w="1177" w:type="dxa"/>
            <w:tcBorders>
              <w:top w:val="nil"/>
              <w:left w:val="nil"/>
              <w:bottom w:val="nil"/>
              <w:right w:val="single" w:sz="8" w:space="0" w:color="auto"/>
            </w:tcBorders>
            <w:shd w:val="clear" w:color="auto" w:fill="auto"/>
            <w:noWrap/>
            <w:vAlign w:val="bottom"/>
            <w:hideMark/>
          </w:tcPr>
          <w:p w14:paraId="37A4455C" w14:textId="77777777" w:rsidR="000A69C2" w:rsidRPr="00F65F2C" w:rsidRDefault="000A69C2" w:rsidP="00F65F2C">
            <w:pPr>
              <w:jc w:val="right"/>
              <w:rPr>
                <w:color w:val="000000"/>
                <w:sz w:val="22"/>
                <w:szCs w:val="22"/>
              </w:rPr>
            </w:pPr>
            <w:r w:rsidRPr="00F65F2C">
              <w:rPr>
                <w:color w:val="000000"/>
                <w:sz w:val="22"/>
                <w:szCs w:val="22"/>
              </w:rPr>
              <w:t>0.5</w:t>
            </w:r>
          </w:p>
        </w:tc>
      </w:tr>
      <w:tr w:rsidR="000A69C2" w:rsidRPr="00F65F2C" w14:paraId="3DA38451"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5A1D9D4B"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3D283C2F"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4B99AD2B"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61951925"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2FF28812"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065AD609"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65D1D349"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3A45CA23"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4517E760"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41142072" w14:textId="77777777" w:rsidR="000A69C2" w:rsidRPr="00F65F2C" w:rsidRDefault="000A69C2" w:rsidP="000A69C2">
            <w:pPr>
              <w:rPr>
                <w:i/>
                <w:iCs/>
                <w:color w:val="000000"/>
                <w:sz w:val="22"/>
                <w:szCs w:val="22"/>
              </w:rPr>
            </w:pPr>
            <w:r w:rsidRPr="00F65F2C">
              <w:rPr>
                <w:i/>
                <w:iCs/>
                <w:color w:val="000000"/>
                <w:sz w:val="22"/>
                <w:szCs w:val="22"/>
              </w:rPr>
              <w:t>density + body size</w:t>
            </w:r>
          </w:p>
        </w:tc>
        <w:tc>
          <w:tcPr>
            <w:tcW w:w="1232" w:type="dxa"/>
            <w:tcBorders>
              <w:top w:val="nil"/>
              <w:left w:val="single" w:sz="4" w:space="0" w:color="auto"/>
              <w:bottom w:val="nil"/>
              <w:right w:val="nil"/>
            </w:tcBorders>
            <w:shd w:val="clear" w:color="auto" w:fill="auto"/>
            <w:noWrap/>
            <w:vAlign w:val="bottom"/>
            <w:hideMark/>
          </w:tcPr>
          <w:p w14:paraId="3C2D95B3"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3BD4B72A" w14:textId="77777777" w:rsidR="000A69C2" w:rsidRPr="00F65F2C" w:rsidRDefault="000A69C2" w:rsidP="000A69C2">
            <w:pPr>
              <w:jc w:val="right"/>
              <w:rPr>
                <w:color w:val="000000"/>
                <w:sz w:val="22"/>
                <w:szCs w:val="22"/>
              </w:rPr>
            </w:pPr>
            <w:r w:rsidRPr="00F65F2C">
              <w:rPr>
                <w:color w:val="000000"/>
                <w:sz w:val="22"/>
                <w:szCs w:val="22"/>
              </w:rPr>
              <w:t>0.78</w:t>
            </w:r>
          </w:p>
        </w:tc>
        <w:tc>
          <w:tcPr>
            <w:tcW w:w="1177" w:type="dxa"/>
            <w:tcBorders>
              <w:top w:val="nil"/>
              <w:left w:val="nil"/>
              <w:bottom w:val="nil"/>
              <w:right w:val="nil"/>
            </w:tcBorders>
            <w:shd w:val="clear" w:color="auto" w:fill="auto"/>
            <w:noWrap/>
            <w:vAlign w:val="bottom"/>
            <w:hideMark/>
          </w:tcPr>
          <w:p w14:paraId="6A839681" w14:textId="77777777" w:rsidR="000A69C2" w:rsidRPr="00F65F2C" w:rsidRDefault="000A69C2" w:rsidP="000A69C2">
            <w:pPr>
              <w:jc w:val="right"/>
              <w:rPr>
                <w:color w:val="000000"/>
                <w:sz w:val="22"/>
                <w:szCs w:val="22"/>
              </w:rPr>
            </w:pPr>
            <w:r w:rsidRPr="00F65F2C">
              <w:rPr>
                <w:color w:val="000000"/>
                <w:sz w:val="22"/>
                <w:szCs w:val="22"/>
              </w:rPr>
              <w:t>0.1</w:t>
            </w:r>
          </w:p>
        </w:tc>
        <w:tc>
          <w:tcPr>
            <w:tcW w:w="1177" w:type="dxa"/>
            <w:tcBorders>
              <w:top w:val="nil"/>
              <w:left w:val="nil"/>
              <w:bottom w:val="nil"/>
              <w:right w:val="nil"/>
            </w:tcBorders>
            <w:shd w:val="clear" w:color="auto" w:fill="auto"/>
            <w:noWrap/>
            <w:vAlign w:val="bottom"/>
            <w:hideMark/>
          </w:tcPr>
          <w:p w14:paraId="5531C14E" w14:textId="77777777" w:rsidR="000A69C2" w:rsidRPr="00F65F2C" w:rsidRDefault="000A69C2" w:rsidP="000A69C2">
            <w:pPr>
              <w:jc w:val="right"/>
              <w:rPr>
                <w:color w:val="000000"/>
                <w:sz w:val="22"/>
                <w:szCs w:val="22"/>
              </w:rPr>
            </w:pPr>
            <w:r w:rsidRPr="00F65F2C">
              <w:rPr>
                <w:color w:val="000000"/>
                <w:sz w:val="22"/>
                <w:szCs w:val="22"/>
              </w:rPr>
              <w:t>7.45</w:t>
            </w:r>
          </w:p>
        </w:tc>
        <w:tc>
          <w:tcPr>
            <w:tcW w:w="1177" w:type="dxa"/>
            <w:tcBorders>
              <w:top w:val="nil"/>
              <w:left w:val="nil"/>
              <w:bottom w:val="nil"/>
              <w:right w:val="single" w:sz="8" w:space="0" w:color="auto"/>
            </w:tcBorders>
            <w:shd w:val="clear" w:color="auto" w:fill="auto"/>
            <w:noWrap/>
            <w:vAlign w:val="bottom"/>
            <w:hideMark/>
          </w:tcPr>
          <w:p w14:paraId="70D1C37F"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4800592B"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226862E1"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19A61421"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135EE6EB" w14:textId="77777777" w:rsidR="000A69C2" w:rsidRPr="00F65F2C" w:rsidRDefault="000A69C2" w:rsidP="000A69C2">
            <w:pPr>
              <w:rPr>
                <w:color w:val="000000"/>
                <w:sz w:val="22"/>
                <w:szCs w:val="22"/>
              </w:rPr>
            </w:pPr>
            <w:r w:rsidRPr="00F65F2C">
              <w:rPr>
                <w:color w:val="000000"/>
                <w:sz w:val="22"/>
                <w:szCs w:val="22"/>
              </w:rPr>
              <w:t>density</w:t>
            </w:r>
          </w:p>
        </w:tc>
        <w:tc>
          <w:tcPr>
            <w:tcW w:w="1239" w:type="dxa"/>
            <w:tcBorders>
              <w:top w:val="nil"/>
              <w:left w:val="nil"/>
              <w:bottom w:val="nil"/>
              <w:right w:val="nil"/>
            </w:tcBorders>
            <w:shd w:val="clear" w:color="auto" w:fill="auto"/>
            <w:noWrap/>
            <w:vAlign w:val="bottom"/>
            <w:hideMark/>
          </w:tcPr>
          <w:p w14:paraId="3ACD904D" w14:textId="77777777" w:rsidR="000A69C2" w:rsidRPr="00F65F2C" w:rsidRDefault="000A69C2" w:rsidP="000A69C2">
            <w:pPr>
              <w:jc w:val="right"/>
              <w:rPr>
                <w:color w:val="000000"/>
                <w:sz w:val="22"/>
                <w:szCs w:val="22"/>
              </w:rPr>
            </w:pPr>
            <w:r w:rsidRPr="00F65F2C">
              <w:rPr>
                <w:color w:val="000000"/>
                <w:sz w:val="22"/>
                <w:szCs w:val="22"/>
              </w:rPr>
              <w:t>-0.13</w:t>
            </w:r>
          </w:p>
        </w:tc>
        <w:tc>
          <w:tcPr>
            <w:tcW w:w="1177" w:type="dxa"/>
            <w:tcBorders>
              <w:top w:val="nil"/>
              <w:left w:val="nil"/>
              <w:bottom w:val="nil"/>
              <w:right w:val="nil"/>
            </w:tcBorders>
            <w:shd w:val="clear" w:color="auto" w:fill="auto"/>
            <w:noWrap/>
            <w:vAlign w:val="bottom"/>
            <w:hideMark/>
          </w:tcPr>
          <w:p w14:paraId="7B25A606" w14:textId="77777777" w:rsidR="000A69C2" w:rsidRPr="00F65F2C" w:rsidRDefault="000A69C2" w:rsidP="000A69C2">
            <w:pPr>
              <w:jc w:val="right"/>
              <w:rPr>
                <w:color w:val="000000"/>
                <w:sz w:val="22"/>
                <w:szCs w:val="22"/>
              </w:rPr>
            </w:pPr>
            <w:r w:rsidRPr="00F65F2C">
              <w:rPr>
                <w:color w:val="000000"/>
                <w:sz w:val="22"/>
                <w:szCs w:val="22"/>
              </w:rPr>
              <w:t>0.08</w:t>
            </w:r>
          </w:p>
        </w:tc>
        <w:tc>
          <w:tcPr>
            <w:tcW w:w="1177" w:type="dxa"/>
            <w:tcBorders>
              <w:top w:val="nil"/>
              <w:left w:val="nil"/>
              <w:bottom w:val="nil"/>
              <w:right w:val="nil"/>
            </w:tcBorders>
            <w:shd w:val="clear" w:color="auto" w:fill="auto"/>
            <w:noWrap/>
            <w:vAlign w:val="bottom"/>
            <w:hideMark/>
          </w:tcPr>
          <w:p w14:paraId="6E5F1C07" w14:textId="77777777" w:rsidR="000A69C2" w:rsidRPr="00F65F2C" w:rsidRDefault="000A69C2" w:rsidP="000A69C2">
            <w:pPr>
              <w:jc w:val="right"/>
              <w:rPr>
                <w:color w:val="000000"/>
                <w:sz w:val="22"/>
                <w:szCs w:val="22"/>
              </w:rPr>
            </w:pPr>
            <w:r w:rsidRPr="00F65F2C">
              <w:rPr>
                <w:color w:val="000000"/>
                <w:sz w:val="22"/>
                <w:szCs w:val="22"/>
              </w:rPr>
              <w:t>-1.59</w:t>
            </w:r>
          </w:p>
        </w:tc>
        <w:tc>
          <w:tcPr>
            <w:tcW w:w="1177" w:type="dxa"/>
            <w:tcBorders>
              <w:top w:val="nil"/>
              <w:left w:val="nil"/>
              <w:bottom w:val="nil"/>
              <w:right w:val="single" w:sz="8" w:space="0" w:color="auto"/>
            </w:tcBorders>
            <w:shd w:val="clear" w:color="auto" w:fill="auto"/>
            <w:noWrap/>
            <w:vAlign w:val="bottom"/>
            <w:hideMark/>
          </w:tcPr>
          <w:p w14:paraId="51C32F74" w14:textId="77777777" w:rsidR="000A69C2" w:rsidRPr="00F65F2C" w:rsidRDefault="000A69C2" w:rsidP="00F65F2C">
            <w:pPr>
              <w:jc w:val="right"/>
              <w:rPr>
                <w:color w:val="000000"/>
                <w:sz w:val="22"/>
                <w:szCs w:val="22"/>
              </w:rPr>
            </w:pPr>
            <w:r w:rsidRPr="00F65F2C">
              <w:rPr>
                <w:color w:val="000000"/>
                <w:sz w:val="22"/>
                <w:szCs w:val="22"/>
              </w:rPr>
              <w:t>0.1</w:t>
            </w:r>
          </w:p>
        </w:tc>
      </w:tr>
      <w:tr w:rsidR="000A69C2" w:rsidRPr="00F65F2C" w14:paraId="2747E4ED"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5069B344"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020F2015"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194E7A15" w14:textId="77777777" w:rsidR="000A69C2" w:rsidRPr="00F65F2C" w:rsidRDefault="000A69C2" w:rsidP="000A69C2">
            <w:pPr>
              <w:rPr>
                <w:b/>
                <w:bCs/>
                <w:color w:val="000000"/>
                <w:sz w:val="22"/>
                <w:szCs w:val="22"/>
              </w:rPr>
            </w:pPr>
            <w:r w:rsidRPr="00F65F2C">
              <w:rPr>
                <w:b/>
                <w:bCs/>
                <w:color w:val="000000"/>
                <w:sz w:val="22"/>
                <w:szCs w:val="22"/>
              </w:rPr>
              <w:t>body size</w:t>
            </w:r>
          </w:p>
        </w:tc>
        <w:tc>
          <w:tcPr>
            <w:tcW w:w="1239" w:type="dxa"/>
            <w:tcBorders>
              <w:top w:val="nil"/>
              <w:left w:val="nil"/>
              <w:bottom w:val="nil"/>
              <w:right w:val="nil"/>
            </w:tcBorders>
            <w:shd w:val="clear" w:color="auto" w:fill="auto"/>
            <w:noWrap/>
            <w:vAlign w:val="bottom"/>
            <w:hideMark/>
          </w:tcPr>
          <w:p w14:paraId="72AE30CC" w14:textId="77777777" w:rsidR="000A69C2" w:rsidRPr="00F65F2C" w:rsidRDefault="000A69C2" w:rsidP="000A69C2">
            <w:pPr>
              <w:jc w:val="right"/>
              <w:rPr>
                <w:color w:val="000000"/>
                <w:sz w:val="22"/>
                <w:szCs w:val="22"/>
              </w:rPr>
            </w:pPr>
            <w:r w:rsidRPr="00F65F2C">
              <w:rPr>
                <w:color w:val="000000"/>
                <w:sz w:val="22"/>
                <w:szCs w:val="22"/>
              </w:rPr>
              <w:t>-0.16</w:t>
            </w:r>
          </w:p>
        </w:tc>
        <w:tc>
          <w:tcPr>
            <w:tcW w:w="1177" w:type="dxa"/>
            <w:tcBorders>
              <w:top w:val="nil"/>
              <w:left w:val="nil"/>
              <w:bottom w:val="nil"/>
              <w:right w:val="nil"/>
            </w:tcBorders>
            <w:shd w:val="clear" w:color="auto" w:fill="auto"/>
            <w:noWrap/>
            <w:vAlign w:val="bottom"/>
            <w:hideMark/>
          </w:tcPr>
          <w:p w14:paraId="1F9309A8" w14:textId="77777777" w:rsidR="000A69C2" w:rsidRPr="00F65F2C" w:rsidRDefault="000A69C2" w:rsidP="000A69C2">
            <w:pPr>
              <w:jc w:val="right"/>
              <w:rPr>
                <w:color w:val="000000"/>
                <w:sz w:val="22"/>
                <w:szCs w:val="22"/>
              </w:rPr>
            </w:pPr>
            <w:r w:rsidRPr="00F65F2C">
              <w:rPr>
                <w:color w:val="000000"/>
                <w:sz w:val="22"/>
                <w:szCs w:val="22"/>
              </w:rPr>
              <w:t>0.06</w:t>
            </w:r>
          </w:p>
        </w:tc>
        <w:tc>
          <w:tcPr>
            <w:tcW w:w="1177" w:type="dxa"/>
            <w:tcBorders>
              <w:top w:val="nil"/>
              <w:left w:val="nil"/>
              <w:bottom w:val="nil"/>
              <w:right w:val="nil"/>
            </w:tcBorders>
            <w:shd w:val="clear" w:color="auto" w:fill="auto"/>
            <w:noWrap/>
            <w:vAlign w:val="bottom"/>
            <w:hideMark/>
          </w:tcPr>
          <w:p w14:paraId="66E63C22" w14:textId="77777777" w:rsidR="000A69C2" w:rsidRPr="00F65F2C" w:rsidRDefault="000A69C2" w:rsidP="000A69C2">
            <w:pPr>
              <w:jc w:val="right"/>
              <w:rPr>
                <w:color w:val="000000"/>
                <w:sz w:val="22"/>
                <w:szCs w:val="22"/>
              </w:rPr>
            </w:pPr>
            <w:r w:rsidRPr="00F65F2C">
              <w:rPr>
                <w:color w:val="000000"/>
                <w:sz w:val="22"/>
                <w:szCs w:val="22"/>
              </w:rPr>
              <w:t>-2.4</w:t>
            </w:r>
          </w:p>
        </w:tc>
        <w:tc>
          <w:tcPr>
            <w:tcW w:w="1177" w:type="dxa"/>
            <w:tcBorders>
              <w:top w:val="nil"/>
              <w:left w:val="nil"/>
              <w:bottom w:val="nil"/>
              <w:right w:val="single" w:sz="8" w:space="0" w:color="auto"/>
            </w:tcBorders>
            <w:shd w:val="clear" w:color="auto" w:fill="auto"/>
            <w:noWrap/>
            <w:vAlign w:val="bottom"/>
            <w:hideMark/>
          </w:tcPr>
          <w:p w14:paraId="299DD6D8" w14:textId="77777777" w:rsidR="000A69C2" w:rsidRPr="00F65F2C" w:rsidRDefault="000A69C2" w:rsidP="00F65F2C">
            <w:pPr>
              <w:jc w:val="right"/>
              <w:rPr>
                <w:color w:val="000000"/>
                <w:sz w:val="22"/>
                <w:szCs w:val="22"/>
              </w:rPr>
            </w:pPr>
            <w:r w:rsidRPr="00F65F2C">
              <w:rPr>
                <w:color w:val="000000"/>
                <w:sz w:val="22"/>
                <w:szCs w:val="22"/>
              </w:rPr>
              <w:t>0.03</w:t>
            </w:r>
          </w:p>
        </w:tc>
      </w:tr>
      <w:tr w:rsidR="000A69C2" w:rsidRPr="00F65F2C" w14:paraId="54F5C6AA"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0C262461"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E4E4D45"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0CF7141B"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7DCB0095"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6FE25DD8"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5A372246"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102ACC8C"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5775986A"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3D33D40"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09E1A3C2" w14:textId="77777777" w:rsidR="000A69C2" w:rsidRPr="00F65F2C" w:rsidRDefault="000A69C2" w:rsidP="000A69C2">
            <w:pPr>
              <w:rPr>
                <w:i/>
                <w:iCs/>
                <w:color w:val="000000"/>
                <w:sz w:val="22"/>
                <w:szCs w:val="22"/>
              </w:rPr>
            </w:pPr>
            <w:r w:rsidRPr="00F65F2C">
              <w:rPr>
                <w:i/>
                <w:iCs/>
                <w:color w:val="000000"/>
                <w:sz w:val="22"/>
                <w:szCs w:val="22"/>
              </w:rPr>
              <w:t>biomass</w:t>
            </w: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30540558"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F2F2F2" w:themeFill="background1" w:themeFillShade="F2"/>
            <w:noWrap/>
            <w:vAlign w:val="bottom"/>
            <w:hideMark/>
          </w:tcPr>
          <w:p w14:paraId="225DDFD5" w14:textId="77777777" w:rsidR="000A69C2" w:rsidRPr="00F65F2C" w:rsidRDefault="000A69C2" w:rsidP="000A69C2">
            <w:pPr>
              <w:jc w:val="right"/>
              <w:rPr>
                <w:color w:val="000000"/>
                <w:sz w:val="22"/>
                <w:szCs w:val="22"/>
              </w:rPr>
            </w:pPr>
            <w:r w:rsidRPr="00F65F2C">
              <w:rPr>
                <w:color w:val="000000"/>
                <w:sz w:val="22"/>
                <w:szCs w:val="22"/>
              </w:rPr>
              <w:t>0.8</w:t>
            </w:r>
          </w:p>
        </w:tc>
        <w:tc>
          <w:tcPr>
            <w:tcW w:w="1177" w:type="dxa"/>
            <w:tcBorders>
              <w:top w:val="nil"/>
              <w:left w:val="nil"/>
              <w:bottom w:val="nil"/>
              <w:right w:val="nil"/>
            </w:tcBorders>
            <w:shd w:val="clear" w:color="auto" w:fill="F2F2F2" w:themeFill="background1" w:themeFillShade="F2"/>
            <w:noWrap/>
            <w:vAlign w:val="bottom"/>
            <w:hideMark/>
          </w:tcPr>
          <w:p w14:paraId="0660A036" w14:textId="77777777" w:rsidR="000A69C2" w:rsidRPr="00F65F2C" w:rsidRDefault="000A69C2" w:rsidP="000A69C2">
            <w:pPr>
              <w:jc w:val="right"/>
              <w:rPr>
                <w:color w:val="000000"/>
                <w:sz w:val="22"/>
                <w:szCs w:val="22"/>
              </w:rPr>
            </w:pPr>
            <w:r w:rsidRPr="00F65F2C">
              <w:rPr>
                <w:color w:val="000000"/>
                <w:sz w:val="22"/>
                <w:szCs w:val="22"/>
              </w:rPr>
              <w:t>0.1</w:t>
            </w:r>
          </w:p>
        </w:tc>
        <w:tc>
          <w:tcPr>
            <w:tcW w:w="1177" w:type="dxa"/>
            <w:tcBorders>
              <w:top w:val="nil"/>
              <w:left w:val="nil"/>
              <w:bottom w:val="nil"/>
              <w:right w:val="nil"/>
            </w:tcBorders>
            <w:shd w:val="clear" w:color="auto" w:fill="F2F2F2" w:themeFill="background1" w:themeFillShade="F2"/>
            <w:noWrap/>
            <w:vAlign w:val="bottom"/>
            <w:hideMark/>
          </w:tcPr>
          <w:p w14:paraId="43EEE313" w14:textId="77777777" w:rsidR="000A69C2" w:rsidRPr="00F65F2C" w:rsidRDefault="000A69C2" w:rsidP="000A69C2">
            <w:pPr>
              <w:jc w:val="right"/>
              <w:rPr>
                <w:color w:val="000000"/>
                <w:sz w:val="22"/>
                <w:szCs w:val="22"/>
              </w:rPr>
            </w:pPr>
            <w:r w:rsidRPr="00F65F2C">
              <w:rPr>
                <w:color w:val="000000"/>
                <w:sz w:val="22"/>
                <w:szCs w:val="22"/>
              </w:rPr>
              <w:t>7.58</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3E8A373B"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5E934C06"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55650D5F"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0BEE0D0"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55C3433C" w14:textId="77777777" w:rsidR="000A69C2" w:rsidRPr="00F65F2C" w:rsidRDefault="000A69C2" w:rsidP="000A69C2">
            <w:pPr>
              <w:rPr>
                <w:b/>
                <w:bCs/>
                <w:color w:val="000000"/>
                <w:sz w:val="22"/>
                <w:szCs w:val="22"/>
              </w:rPr>
            </w:pPr>
            <w:r w:rsidRPr="00F65F2C">
              <w:rPr>
                <w:b/>
                <w:bCs/>
                <w:color w:val="000000"/>
                <w:sz w:val="22"/>
                <w:szCs w:val="22"/>
              </w:rPr>
              <w:t>biomass</w:t>
            </w:r>
          </w:p>
        </w:tc>
        <w:tc>
          <w:tcPr>
            <w:tcW w:w="1239" w:type="dxa"/>
            <w:tcBorders>
              <w:top w:val="nil"/>
              <w:left w:val="nil"/>
              <w:bottom w:val="nil"/>
              <w:right w:val="nil"/>
            </w:tcBorders>
            <w:shd w:val="clear" w:color="auto" w:fill="F2F2F2" w:themeFill="background1" w:themeFillShade="F2"/>
            <w:noWrap/>
            <w:vAlign w:val="bottom"/>
            <w:hideMark/>
          </w:tcPr>
          <w:p w14:paraId="3EF72D10" w14:textId="77777777" w:rsidR="000A69C2" w:rsidRPr="00F65F2C" w:rsidRDefault="000A69C2" w:rsidP="000A69C2">
            <w:pPr>
              <w:jc w:val="right"/>
              <w:rPr>
                <w:color w:val="000000"/>
                <w:sz w:val="22"/>
                <w:szCs w:val="22"/>
              </w:rPr>
            </w:pPr>
            <w:r w:rsidRPr="00F65F2C">
              <w:rPr>
                <w:color w:val="000000"/>
                <w:sz w:val="22"/>
                <w:szCs w:val="22"/>
              </w:rPr>
              <w:t>-0.15</w:t>
            </w:r>
          </w:p>
        </w:tc>
        <w:tc>
          <w:tcPr>
            <w:tcW w:w="1177" w:type="dxa"/>
            <w:tcBorders>
              <w:top w:val="nil"/>
              <w:left w:val="nil"/>
              <w:bottom w:val="nil"/>
              <w:right w:val="nil"/>
            </w:tcBorders>
            <w:shd w:val="clear" w:color="auto" w:fill="F2F2F2" w:themeFill="background1" w:themeFillShade="F2"/>
            <w:noWrap/>
            <w:vAlign w:val="bottom"/>
            <w:hideMark/>
          </w:tcPr>
          <w:p w14:paraId="2B88979B" w14:textId="77777777" w:rsidR="000A69C2" w:rsidRPr="00F65F2C" w:rsidRDefault="000A69C2" w:rsidP="000A69C2">
            <w:pPr>
              <w:jc w:val="right"/>
              <w:rPr>
                <w:color w:val="000000"/>
                <w:sz w:val="22"/>
                <w:szCs w:val="22"/>
              </w:rPr>
            </w:pPr>
            <w:r w:rsidRPr="00F65F2C">
              <w:rPr>
                <w:color w:val="000000"/>
                <w:sz w:val="22"/>
                <w:szCs w:val="22"/>
              </w:rPr>
              <w:t>0.05</w:t>
            </w:r>
          </w:p>
        </w:tc>
        <w:tc>
          <w:tcPr>
            <w:tcW w:w="1177" w:type="dxa"/>
            <w:tcBorders>
              <w:top w:val="nil"/>
              <w:left w:val="nil"/>
              <w:bottom w:val="nil"/>
              <w:right w:val="nil"/>
            </w:tcBorders>
            <w:shd w:val="clear" w:color="auto" w:fill="F2F2F2" w:themeFill="background1" w:themeFillShade="F2"/>
            <w:noWrap/>
            <w:vAlign w:val="bottom"/>
            <w:hideMark/>
          </w:tcPr>
          <w:p w14:paraId="322CD227" w14:textId="77777777" w:rsidR="000A69C2" w:rsidRPr="00F65F2C" w:rsidRDefault="000A69C2" w:rsidP="000A69C2">
            <w:pPr>
              <w:jc w:val="right"/>
              <w:rPr>
                <w:color w:val="000000"/>
                <w:sz w:val="22"/>
                <w:szCs w:val="22"/>
              </w:rPr>
            </w:pPr>
            <w:r w:rsidRPr="00F65F2C">
              <w:rPr>
                <w:color w:val="000000"/>
                <w:sz w:val="22"/>
                <w:szCs w:val="22"/>
              </w:rPr>
              <w:t>-2.59</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7C86E886" w14:textId="77777777" w:rsidR="000A69C2" w:rsidRPr="00F65F2C" w:rsidRDefault="000A69C2" w:rsidP="00F65F2C">
            <w:pPr>
              <w:jc w:val="right"/>
              <w:rPr>
                <w:color w:val="000000"/>
                <w:sz w:val="22"/>
                <w:szCs w:val="22"/>
              </w:rPr>
            </w:pPr>
            <w:r w:rsidRPr="00F65F2C">
              <w:rPr>
                <w:color w:val="000000"/>
                <w:sz w:val="22"/>
                <w:szCs w:val="22"/>
              </w:rPr>
              <w:t>0.02</w:t>
            </w:r>
          </w:p>
        </w:tc>
      </w:tr>
      <w:tr w:rsidR="000A69C2" w:rsidRPr="00F65F2C" w14:paraId="14223FE5"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53D85905"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DDC02AA"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6C5EF22C"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117D6797"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12FBCB06"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60A85D60"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36130E8E"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6707E20A"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00F9F3A9"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1005481B" w14:textId="77777777" w:rsidR="000A69C2" w:rsidRPr="00F65F2C" w:rsidRDefault="000A69C2" w:rsidP="000A69C2">
            <w:pPr>
              <w:rPr>
                <w:i/>
                <w:iCs/>
                <w:color w:val="000000"/>
                <w:sz w:val="22"/>
                <w:szCs w:val="22"/>
              </w:rPr>
            </w:pPr>
            <w:r w:rsidRPr="00F65F2C">
              <w:rPr>
                <w:i/>
                <w:iCs/>
                <w:color w:val="000000"/>
                <w:sz w:val="22"/>
                <w:szCs w:val="22"/>
              </w:rPr>
              <w:t>body size</w:t>
            </w:r>
          </w:p>
        </w:tc>
        <w:tc>
          <w:tcPr>
            <w:tcW w:w="1232" w:type="dxa"/>
            <w:tcBorders>
              <w:top w:val="nil"/>
              <w:left w:val="single" w:sz="4" w:space="0" w:color="auto"/>
              <w:bottom w:val="nil"/>
              <w:right w:val="nil"/>
            </w:tcBorders>
            <w:shd w:val="clear" w:color="auto" w:fill="auto"/>
            <w:noWrap/>
            <w:vAlign w:val="bottom"/>
            <w:hideMark/>
          </w:tcPr>
          <w:p w14:paraId="35ABDFA5"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1DAF85E3" w14:textId="77777777" w:rsidR="000A69C2" w:rsidRPr="00F65F2C" w:rsidRDefault="000A69C2" w:rsidP="000A69C2">
            <w:pPr>
              <w:jc w:val="right"/>
              <w:rPr>
                <w:color w:val="000000"/>
                <w:sz w:val="22"/>
                <w:szCs w:val="22"/>
              </w:rPr>
            </w:pPr>
            <w:r w:rsidRPr="00F65F2C">
              <w:rPr>
                <w:color w:val="000000"/>
                <w:sz w:val="22"/>
                <w:szCs w:val="22"/>
              </w:rPr>
              <w:t>0.67</w:t>
            </w:r>
          </w:p>
        </w:tc>
        <w:tc>
          <w:tcPr>
            <w:tcW w:w="1177" w:type="dxa"/>
            <w:tcBorders>
              <w:top w:val="nil"/>
              <w:left w:val="nil"/>
              <w:bottom w:val="nil"/>
              <w:right w:val="nil"/>
            </w:tcBorders>
            <w:shd w:val="clear" w:color="auto" w:fill="auto"/>
            <w:noWrap/>
            <w:vAlign w:val="bottom"/>
            <w:hideMark/>
          </w:tcPr>
          <w:p w14:paraId="71B01573" w14:textId="77777777" w:rsidR="000A69C2" w:rsidRPr="00F65F2C" w:rsidRDefault="000A69C2" w:rsidP="000A69C2">
            <w:pPr>
              <w:jc w:val="right"/>
              <w:rPr>
                <w:color w:val="000000"/>
                <w:sz w:val="22"/>
                <w:szCs w:val="22"/>
              </w:rPr>
            </w:pPr>
            <w:r w:rsidRPr="00F65F2C">
              <w:rPr>
                <w:color w:val="000000"/>
                <w:sz w:val="22"/>
                <w:szCs w:val="22"/>
              </w:rPr>
              <w:t>0.07</w:t>
            </w:r>
          </w:p>
        </w:tc>
        <w:tc>
          <w:tcPr>
            <w:tcW w:w="1177" w:type="dxa"/>
            <w:tcBorders>
              <w:top w:val="nil"/>
              <w:left w:val="nil"/>
              <w:bottom w:val="nil"/>
              <w:right w:val="nil"/>
            </w:tcBorders>
            <w:shd w:val="clear" w:color="auto" w:fill="auto"/>
            <w:noWrap/>
            <w:vAlign w:val="bottom"/>
            <w:hideMark/>
          </w:tcPr>
          <w:p w14:paraId="0B33E1A1" w14:textId="77777777" w:rsidR="000A69C2" w:rsidRPr="00F65F2C" w:rsidRDefault="000A69C2" w:rsidP="000A69C2">
            <w:pPr>
              <w:jc w:val="right"/>
              <w:rPr>
                <w:color w:val="000000"/>
                <w:sz w:val="22"/>
                <w:szCs w:val="22"/>
              </w:rPr>
            </w:pPr>
            <w:r w:rsidRPr="00F65F2C">
              <w:rPr>
                <w:color w:val="000000"/>
                <w:sz w:val="22"/>
                <w:szCs w:val="22"/>
              </w:rPr>
              <w:t>8.94</w:t>
            </w:r>
          </w:p>
        </w:tc>
        <w:tc>
          <w:tcPr>
            <w:tcW w:w="1177" w:type="dxa"/>
            <w:tcBorders>
              <w:top w:val="nil"/>
              <w:left w:val="nil"/>
              <w:bottom w:val="nil"/>
              <w:right w:val="single" w:sz="8" w:space="0" w:color="auto"/>
            </w:tcBorders>
            <w:shd w:val="clear" w:color="auto" w:fill="auto"/>
            <w:noWrap/>
            <w:vAlign w:val="bottom"/>
            <w:hideMark/>
          </w:tcPr>
          <w:p w14:paraId="606392E9"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73FE89A4"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4777AF7"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66B52DB2"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4FA6E8F2" w14:textId="77777777" w:rsidR="000A69C2" w:rsidRPr="00F65F2C" w:rsidRDefault="000A69C2" w:rsidP="000A69C2">
            <w:pPr>
              <w:rPr>
                <w:color w:val="000000"/>
                <w:sz w:val="22"/>
                <w:szCs w:val="22"/>
              </w:rPr>
            </w:pPr>
            <w:r w:rsidRPr="00F65F2C">
              <w:rPr>
                <w:color w:val="000000"/>
                <w:sz w:val="22"/>
                <w:szCs w:val="22"/>
              </w:rPr>
              <w:t>body size</w:t>
            </w:r>
          </w:p>
        </w:tc>
        <w:tc>
          <w:tcPr>
            <w:tcW w:w="1239" w:type="dxa"/>
            <w:tcBorders>
              <w:top w:val="nil"/>
              <w:left w:val="nil"/>
              <w:bottom w:val="nil"/>
              <w:right w:val="nil"/>
            </w:tcBorders>
            <w:shd w:val="clear" w:color="auto" w:fill="auto"/>
            <w:noWrap/>
            <w:vAlign w:val="bottom"/>
            <w:hideMark/>
          </w:tcPr>
          <w:p w14:paraId="5143593D" w14:textId="77777777" w:rsidR="000A69C2" w:rsidRPr="00F65F2C" w:rsidRDefault="000A69C2" w:rsidP="000A69C2">
            <w:pPr>
              <w:jc w:val="right"/>
              <w:rPr>
                <w:color w:val="000000"/>
                <w:sz w:val="22"/>
                <w:szCs w:val="22"/>
              </w:rPr>
            </w:pPr>
            <w:r w:rsidRPr="00F65F2C">
              <w:rPr>
                <w:color w:val="000000"/>
                <w:sz w:val="22"/>
                <w:szCs w:val="22"/>
              </w:rPr>
              <w:t>-0.11</w:t>
            </w:r>
          </w:p>
        </w:tc>
        <w:tc>
          <w:tcPr>
            <w:tcW w:w="1177" w:type="dxa"/>
            <w:tcBorders>
              <w:top w:val="nil"/>
              <w:left w:val="nil"/>
              <w:bottom w:val="nil"/>
              <w:right w:val="nil"/>
            </w:tcBorders>
            <w:shd w:val="clear" w:color="auto" w:fill="auto"/>
            <w:noWrap/>
            <w:vAlign w:val="bottom"/>
            <w:hideMark/>
          </w:tcPr>
          <w:p w14:paraId="1FC36463" w14:textId="77777777" w:rsidR="000A69C2" w:rsidRPr="00F65F2C" w:rsidRDefault="000A69C2" w:rsidP="000A69C2">
            <w:pPr>
              <w:jc w:val="right"/>
              <w:rPr>
                <w:color w:val="000000"/>
                <w:sz w:val="22"/>
                <w:szCs w:val="22"/>
              </w:rPr>
            </w:pPr>
            <w:r w:rsidRPr="00F65F2C">
              <w:rPr>
                <w:color w:val="000000"/>
                <w:sz w:val="22"/>
                <w:szCs w:val="22"/>
              </w:rPr>
              <w:t>0.05</w:t>
            </w:r>
          </w:p>
        </w:tc>
        <w:tc>
          <w:tcPr>
            <w:tcW w:w="1177" w:type="dxa"/>
            <w:tcBorders>
              <w:top w:val="nil"/>
              <w:left w:val="nil"/>
              <w:bottom w:val="nil"/>
              <w:right w:val="nil"/>
            </w:tcBorders>
            <w:shd w:val="clear" w:color="auto" w:fill="auto"/>
            <w:noWrap/>
            <w:vAlign w:val="bottom"/>
            <w:hideMark/>
          </w:tcPr>
          <w:p w14:paraId="25EEDAAC" w14:textId="77777777" w:rsidR="000A69C2" w:rsidRPr="00F65F2C" w:rsidRDefault="000A69C2" w:rsidP="000A69C2">
            <w:pPr>
              <w:jc w:val="right"/>
              <w:rPr>
                <w:color w:val="000000"/>
                <w:sz w:val="22"/>
                <w:szCs w:val="22"/>
              </w:rPr>
            </w:pPr>
            <w:r w:rsidRPr="00F65F2C">
              <w:rPr>
                <w:color w:val="000000"/>
                <w:sz w:val="22"/>
                <w:szCs w:val="22"/>
              </w:rPr>
              <w:t>-1.98</w:t>
            </w:r>
          </w:p>
        </w:tc>
        <w:tc>
          <w:tcPr>
            <w:tcW w:w="1177" w:type="dxa"/>
            <w:tcBorders>
              <w:top w:val="nil"/>
              <w:left w:val="nil"/>
              <w:bottom w:val="nil"/>
              <w:right w:val="single" w:sz="8" w:space="0" w:color="auto"/>
            </w:tcBorders>
            <w:shd w:val="clear" w:color="auto" w:fill="auto"/>
            <w:noWrap/>
            <w:vAlign w:val="bottom"/>
            <w:hideMark/>
          </w:tcPr>
          <w:p w14:paraId="5747AE82" w14:textId="77777777" w:rsidR="000A69C2" w:rsidRPr="00F65F2C" w:rsidRDefault="000A69C2" w:rsidP="00F65F2C">
            <w:pPr>
              <w:jc w:val="right"/>
              <w:rPr>
                <w:color w:val="000000"/>
                <w:sz w:val="22"/>
                <w:szCs w:val="22"/>
              </w:rPr>
            </w:pPr>
            <w:r w:rsidRPr="00F65F2C">
              <w:rPr>
                <w:color w:val="000000"/>
                <w:sz w:val="22"/>
                <w:szCs w:val="22"/>
              </w:rPr>
              <w:t>0.06</w:t>
            </w:r>
          </w:p>
        </w:tc>
      </w:tr>
      <w:tr w:rsidR="000A69C2" w:rsidRPr="00F65F2C" w14:paraId="3A8F441D" w14:textId="77777777" w:rsidTr="00B8273D">
        <w:trPr>
          <w:trHeight w:val="320"/>
        </w:trPr>
        <w:tc>
          <w:tcPr>
            <w:tcW w:w="1340" w:type="dxa"/>
            <w:tcBorders>
              <w:top w:val="single" w:sz="4" w:space="0" w:color="auto"/>
              <w:left w:val="single" w:sz="8" w:space="0" w:color="auto"/>
              <w:bottom w:val="nil"/>
              <w:right w:val="single" w:sz="4" w:space="0" w:color="auto"/>
            </w:tcBorders>
            <w:shd w:val="clear" w:color="auto" w:fill="auto"/>
            <w:noWrap/>
            <w:vAlign w:val="bottom"/>
            <w:hideMark/>
          </w:tcPr>
          <w:p w14:paraId="06F33F4F"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single" w:sz="4" w:space="0" w:color="auto"/>
              <w:left w:val="single" w:sz="4" w:space="0" w:color="auto"/>
              <w:bottom w:val="nil"/>
              <w:right w:val="single" w:sz="4" w:space="0" w:color="auto"/>
            </w:tcBorders>
            <w:shd w:val="clear" w:color="auto" w:fill="auto"/>
            <w:noWrap/>
            <w:vAlign w:val="bottom"/>
            <w:hideMark/>
          </w:tcPr>
          <w:p w14:paraId="3CD06E60" w14:textId="745D975A" w:rsidR="000A69C2" w:rsidRPr="00F65F2C" w:rsidRDefault="000A69C2" w:rsidP="000A69C2">
            <w:pPr>
              <w:rPr>
                <w:i/>
                <w:iCs/>
                <w:color w:val="000000"/>
                <w:sz w:val="22"/>
                <w:szCs w:val="22"/>
              </w:rPr>
            </w:pPr>
          </w:p>
        </w:tc>
        <w:tc>
          <w:tcPr>
            <w:tcW w:w="1232" w:type="dxa"/>
            <w:tcBorders>
              <w:top w:val="single" w:sz="4" w:space="0" w:color="auto"/>
              <w:left w:val="single" w:sz="4" w:space="0" w:color="auto"/>
              <w:bottom w:val="nil"/>
              <w:right w:val="nil"/>
            </w:tcBorders>
            <w:shd w:val="clear" w:color="auto" w:fill="auto"/>
            <w:noWrap/>
            <w:vAlign w:val="bottom"/>
            <w:hideMark/>
          </w:tcPr>
          <w:p w14:paraId="232726F4" w14:textId="77777777" w:rsidR="000A69C2" w:rsidRPr="00F65F2C" w:rsidRDefault="000A69C2" w:rsidP="000A69C2">
            <w:pPr>
              <w:rPr>
                <w:color w:val="000000"/>
                <w:sz w:val="22"/>
                <w:szCs w:val="22"/>
              </w:rPr>
            </w:pPr>
            <w:r w:rsidRPr="00F65F2C">
              <w:rPr>
                <w:color w:val="000000"/>
                <w:sz w:val="22"/>
                <w:szCs w:val="22"/>
              </w:rPr>
              <w:t> </w:t>
            </w:r>
          </w:p>
        </w:tc>
        <w:tc>
          <w:tcPr>
            <w:tcW w:w="1239" w:type="dxa"/>
            <w:tcBorders>
              <w:top w:val="single" w:sz="4" w:space="0" w:color="auto"/>
              <w:left w:val="nil"/>
              <w:bottom w:val="nil"/>
              <w:right w:val="nil"/>
            </w:tcBorders>
            <w:shd w:val="clear" w:color="auto" w:fill="auto"/>
            <w:noWrap/>
            <w:vAlign w:val="bottom"/>
            <w:hideMark/>
          </w:tcPr>
          <w:p w14:paraId="300E1C75"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nil"/>
            </w:tcBorders>
            <w:shd w:val="clear" w:color="auto" w:fill="auto"/>
            <w:noWrap/>
            <w:vAlign w:val="bottom"/>
            <w:hideMark/>
          </w:tcPr>
          <w:p w14:paraId="286688BA"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nil"/>
            </w:tcBorders>
            <w:shd w:val="clear" w:color="auto" w:fill="auto"/>
            <w:noWrap/>
            <w:vAlign w:val="bottom"/>
            <w:hideMark/>
          </w:tcPr>
          <w:p w14:paraId="00980158"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single" w:sz="8" w:space="0" w:color="auto"/>
            </w:tcBorders>
            <w:shd w:val="clear" w:color="auto" w:fill="auto"/>
            <w:noWrap/>
            <w:vAlign w:val="bottom"/>
            <w:hideMark/>
          </w:tcPr>
          <w:p w14:paraId="6278422B"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413E0BE1"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2534DF55" w14:textId="77777777" w:rsidR="000A69C2" w:rsidRPr="00F65F2C" w:rsidRDefault="000A69C2" w:rsidP="000A69C2">
            <w:pPr>
              <w:rPr>
                <w:i/>
                <w:iCs/>
                <w:color w:val="000000"/>
                <w:sz w:val="22"/>
                <w:szCs w:val="22"/>
              </w:rPr>
            </w:pPr>
            <w:r w:rsidRPr="00F65F2C">
              <w:rPr>
                <w:i/>
                <w:iCs/>
                <w:color w:val="000000"/>
                <w:sz w:val="22"/>
                <w:szCs w:val="22"/>
              </w:rPr>
              <w:t>Interaction records</w:t>
            </w:r>
          </w:p>
        </w:tc>
        <w:tc>
          <w:tcPr>
            <w:tcW w:w="2115" w:type="dxa"/>
            <w:tcBorders>
              <w:top w:val="nil"/>
              <w:left w:val="single" w:sz="4" w:space="0" w:color="auto"/>
              <w:bottom w:val="nil"/>
              <w:right w:val="single" w:sz="4" w:space="0" w:color="auto"/>
            </w:tcBorders>
            <w:shd w:val="clear" w:color="auto" w:fill="auto"/>
            <w:noWrap/>
            <w:vAlign w:val="bottom"/>
            <w:hideMark/>
          </w:tcPr>
          <w:p w14:paraId="78688EB3" w14:textId="77777777" w:rsidR="000A69C2" w:rsidRPr="00F65F2C" w:rsidRDefault="000A69C2" w:rsidP="000A69C2">
            <w:pPr>
              <w:rPr>
                <w:i/>
                <w:iCs/>
                <w:color w:val="000000"/>
                <w:sz w:val="22"/>
                <w:szCs w:val="22"/>
              </w:rPr>
            </w:pPr>
            <w:r w:rsidRPr="00F65F2C">
              <w:rPr>
                <w:i/>
                <w:iCs/>
                <w:color w:val="000000"/>
                <w:sz w:val="22"/>
                <w:szCs w:val="22"/>
              </w:rPr>
              <w:t>null</w:t>
            </w:r>
          </w:p>
        </w:tc>
        <w:tc>
          <w:tcPr>
            <w:tcW w:w="1232" w:type="dxa"/>
            <w:tcBorders>
              <w:top w:val="nil"/>
              <w:left w:val="single" w:sz="4" w:space="0" w:color="auto"/>
              <w:bottom w:val="nil"/>
              <w:right w:val="nil"/>
            </w:tcBorders>
            <w:shd w:val="clear" w:color="auto" w:fill="auto"/>
            <w:noWrap/>
            <w:vAlign w:val="bottom"/>
            <w:hideMark/>
          </w:tcPr>
          <w:p w14:paraId="5E376C86"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0F4B487E" w14:textId="77777777" w:rsidR="000A69C2" w:rsidRPr="00F65F2C" w:rsidRDefault="000A69C2" w:rsidP="000A69C2">
            <w:pPr>
              <w:jc w:val="right"/>
              <w:rPr>
                <w:color w:val="000000"/>
                <w:sz w:val="22"/>
                <w:szCs w:val="22"/>
              </w:rPr>
            </w:pPr>
            <w:r w:rsidRPr="00F65F2C">
              <w:rPr>
                <w:color w:val="000000"/>
                <w:sz w:val="22"/>
                <w:szCs w:val="22"/>
              </w:rPr>
              <w:t>3.95</w:t>
            </w:r>
          </w:p>
        </w:tc>
        <w:tc>
          <w:tcPr>
            <w:tcW w:w="1177" w:type="dxa"/>
            <w:tcBorders>
              <w:top w:val="nil"/>
              <w:left w:val="nil"/>
              <w:bottom w:val="nil"/>
              <w:right w:val="nil"/>
            </w:tcBorders>
            <w:shd w:val="clear" w:color="auto" w:fill="auto"/>
            <w:noWrap/>
            <w:vAlign w:val="bottom"/>
            <w:hideMark/>
          </w:tcPr>
          <w:p w14:paraId="5628CE42" w14:textId="77777777" w:rsidR="000A69C2" w:rsidRPr="00F65F2C" w:rsidRDefault="000A69C2" w:rsidP="000A69C2">
            <w:pPr>
              <w:jc w:val="right"/>
              <w:rPr>
                <w:color w:val="000000"/>
                <w:sz w:val="22"/>
                <w:szCs w:val="22"/>
              </w:rPr>
            </w:pPr>
            <w:r w:rsidRPr="00F65F2C">
              <w:rPr>
                <w:color w:val="000000"/>
                <w:sz w:val="22"/>
                <w:szCs w:val="22"/>
              </w:rPr>
              <w:t>0.27</w:t>
            </w:r>
          </w:p>
        </w:tc>
        <w:tc>
          <w:tcPr>
            <w:tcW w:w="1177" w:type="dxa"/>
            <w:tcBorders>
              <w:top w:val="nil"/>
              <w:left w:val="nil"/>
              <w:bottom w:val="nil"/>
              <w:right w:val="nil"/>
            </w:tcBorders>
            <w:shd w:val="clear" w:color="auto" w:fill="auto"/>
            <w:noWrap/>
            <w:vAlign w:val="bottom"/>
            <w:hideMark/>
          </w:tcPr>
          <w:p w14:paraId="767D9490" w14:textId="77777777" w:rsidR="000A69C2" w:rsidRPr="00F65F2C" w:rsidRDefault="000A69C2" w:rsidP="000A69C2">
            <w:pPr>
              <w:jc w:val="right"/>
              <w:rPr>
                <w:color w:val="000000"/>
                <w:sz w:val="22"/>
                <w:szCs w:val="22"/>
              </w:rPr>
            </w:pPr>
            <w:r w:rsidRPr="00F65F2C">
              <w:rPr>
                <w:color w:val="000000"/>
                <w:sz w:val="22"/>
                <w:szCs w:val="22"/>
              </w:rPr>
              <w:t>14.28</w:t>
            </w:r>
          </w:p>
        </w:tc>
        <w:tc>
          <w:tcPr>
            <w:tcW w:w="1177" w:type="dxa"/>
            <w:tcBorders>
              <w:top w:val="nil"/>
              <w:left w:val="nil"/>
              <w:bottom w:val="nil"/>
              <w:right w:val="single" w:sz="8" w:space="0" w:color="auto"/>
            </w:tcBorders>
            <w:shd w:val="clear" w:color="auto" w:fill="auto"/>
            <w:noWrap/>
            <w:vAlign w:val="bottom"/>
            <w:hideMark/>
          </w:tcPr>
          <w:p w14:paraId="4AB9494E"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391A9C67"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045A88B7"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03B7D05"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2537E68F"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6C94C933"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22F78DC9"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0E070CFF"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3F8A5639"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79DB8332"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4CEEF123"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05A59DC4" w14:textId="77777777" w:rsidR="000A69C2" w:rsidRPr="00F65F2C" w:rsidRDefault="000A69C2" w:rsidP="000A69C2">
            <w:pPr>
              <w:rPr>
                <w:i/>
                <w:iCs/>
                <w:color w:val="000000"/>
                <w:sz w:val="22"/>
                <w:szCs w:val="22"/>
              </w:rPr>
            </w:pPr>
            <w:r w:rsidRPr="00F65F2C">
              <w:rPr>
                <w:i/>
                <w:iCs/>
                <w:color w:val="000000"/>
                <w:sz w:val="22"/>
                <w:szCs w:val="22"/>
              </w:rPr>
              <w:t>density</w:t>
            </w:r>
          </w:p>
        </w:tc>
        <w:tc>
          <w:tcPr>
            <w:tcW w:w="1232" w:type="dxa"/>
            <w:tcBorders>
              <w:top w:val="nil"/>
              <w:left w:val="single" w:sz="4" w:space="0" w:color="auto"/>
              <w:bottom w:val="nil"/>
              <w:right w:val="nil"/>
            </w:tcBorders>
            <w:shd w:val="clear" w:color="auto" w:fill="auto"/>
            <w:noWrap/>
            <w:vAlign w:val="bottom"/>
            <w:hideMark/>
          </w:tcPr>
          <w:p w14:paraId="3DA217B5"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0E745ABE" w14:textId="77777777" w:rsidR="000A69C2" w:rsidRPr="00F65F2C" w:rsidRDefault="000A69C2" w:rsidP="000A69C2">
            <w:pPr>
              <w:jc w:val="right"/>
              <w:rPr>
                <w:color w:val="000000"/>
                <w:sz w:val="22"/>
                <w:szCs w:val="22"/>
              </w:rPr>
            </w:pPr>
            <w:r w:rsidRPr="00F65F2C">
              <w:rPr>
                <w:color w:val="000000"/>
                <w:sz w:val="22"/>
                <w:szCs w:val="22"/>
              </w:rPr>
              <w:t>3.95</w:t>
            </w:r>
          </w:p>
        </w:tc>
        <w:tc>
          <w:tcPr>
            <w:tcW w:w="1177" w:type="dxa"/>
            <w:tcBorders>
              <w:top w:val="nil"/>
              <w:left w:val="nil"/>
              <w:bottom w:val="nil"/>
              <w:right w:val="nil"/>
            </w:tcBorders>
            <w:shd w:val="clear" w:color="auto" w:fill="auto"/>
            <w:noWrap/>
            <w:vAlign w:val="bottom"/>
            <w:hideMark/>
          </w:tcPr>
          <w:p w14:paraId="20C9D24A" w14:textId="77777777" w:rsidR="000A69C2" w:rsidRPr="00F65F2C" w:rsidRDefault="000A69C2" w:rsidP="000A69C2">
            <w:pPr>
              <w:jc w:val="right"/>
              <w:rPr>
                <w:color w:val="000000"/>
                <w:sz w:val="22"/>
                <w:szCs w:val="22"/>
              </w:rPr>
            </w:pPr>
            <w:r w:rsidRPr="00F65F2C">
              <w:rPr>
                <w:color w:val="000000"/>
                <w:sz w:val="22"/>
                <w:szCs w:val="22"/>
              </w:rPr>
              <w:t>0.33</w:t>
            </w:r>
          </w:p>
        </w:tc>
        <w:tc>
          <w:tcPr>
            <w:tcW w:w="1177" w:type="dxa"/>
            <w:tcBorders>
              <w:top w:val="nil"/>
              <w:left w:val="nil"/>
              <w:bottom w:val="nil"/>
              <w:right w:val="nil"/>
            </w:tcBorders>
            <w:shd w:val="clear" w:color="auto" w:fill="auto"/>
            <w:noWrap/>
            <w:vAlign w:val="bottom"/>
            <w:hideMark/>
          </w:tcPr>
          <w:p w14:paraId="79951B40" w14:textId="77777777" w:rsidR="000A69C2" w:rsidRPr="00F65F2C" w:rsidRDefault="000A69C2" w:rsidP="000A69C2">
            <w:pPr>
              <w:jc w:val="right"/>
              <w:rPr>
                <w:color w:val="000000"/>
                <w:sz w:val="22"/>
                <w:szCs w:val="22"/>
              </w:rPr>
            </w:pPr>
            <w:r w:rsidRPr="00F65F2C">
              <w:rPr>
                <w:color w:val="000000"/>
                <w:sz w:val="22"/>
                <w:szCs w:val="22"/>
              </w:rPr>
              <w:t>11.72</w:t>
            </w:r>
          </w:p>
        </w:tc>
        <w:tc>
          <w:tcPr>
            <w:tcW w:w="1177" w:type="dxa"/>
            <w:tcBorders>
              <w:top w:val="nil"/>
              <w:left w:val="nil"/>
              <w:bottom w:val="nil"/>
              <w:right w:val="single" w:sz="8" w:space="0" w:color="auto"/>
            </w:tcBorders>
            <w:shd w:val="clear" w:color="auto" w:fill="auto"/>
            <w:noWrap/>
            <w:vAlign w:val="bottom"/>
            <w:hideMark/>
          </w:tcPr>
          <w:p w14:paraId="68435332"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241A5B51"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54513CA" w14:textId="77777777" w:rsidR="000A69C2" w:rsidRPr="00F65F2C" w:rsidRDefault="000A69C2" w:rsidP="000A69C2">
            <w:pPr>
              <w:rPr>
                <w:i/>
                <w:iCs/>
                <w:color w:val="000000"/>
                <w:sz w:val="22"/>
                <w:szCs w:val="22"/>
              </w:rPr>
            </w:pPr>
            <w:r w:rsidRPr="00F65F2C">
              <w:rPr>
                <w:i/>
                <w:iCs/>
                <w:color w:val="000000"/>
                <w:sz w:val="22"/>
                <w:szCs w:val="22"/>
              </w:rPr>
              <w:lastRenderedPageBreak/>
              <w:t> </w:t>
            </w:r>
          </w:p>
        </w:tc>
        <w:tc>
          <w:tcPr>
            <w:tcW w:w="2115" w:type="dxa"/>
            <w:tcBorders>
              <w:top w:val="nil"/>
              <w:left w:val="single" w:sz="4" w:space="0" w:color="auto"/>
              <w:bottom w:val="nil"/>
              <w:right w:val="single" w:sz="4" w:space="0" w:color="auto"/>
            </w:tcBorders>
            <w:shd w:val="clear" w:color="auto" w:fill="auto"/>
            <w:noWrap/>
            <w:vAlign w:val="bottom"/>
            <w:hideMark/>
          </w:tcPr>
          <w:p w14:paraId="76152BAF"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2539C9CB" w14:textId="77777777" w:rsidR="000A69C2" w:rsidRPr="00F65F2C" w:rsidRDefault="000A69C2" w:rsidP="000A69C2">
            <w:pPr>
              <w:rPr>
                <w:color w:val="000000"/>
                <w:sz w:val="22"/>
                <w:szCs w:val="22"/>
              </w:rPr>
            </w:pPr>
            <w:r w:rsidRPr="00F65F2C">
              <w:rPr>
                <w:color w:val="000000"/>
                <w:sz w:val="22"/>
                <w:szCs w:val="22"/>
              </w:rPr>
              <w:t>density</w:t>
            </w:r>
          </w:p>
        </w:tc>
        <w:tc>
          <w:tcPr>
            <w:tcW w:w="1239" w:type="dxa"/>
            <w:tcBorders>
              <w:top w:val="nil"/>
              <w:left w:val="nil"/>
              <w:bottom w:val="nil"/>
              <w:right w:val="nil"/>
            </w:tcBorders>
            <w:shd w:val="clear" w:color="auto" w:fill="auto"/>
            <w:noWrap/>
            <w:vAlign w:val="bottom"/>
            <w:hideMark/>
          </w:tcPr>
          <w:p w14:paraId="34FF35E8" w14:textId="77777777" w:rsidR="000A69C2" w:rsidRPr="00F65F2C" w:rsidRDefault="000A69C2" w:rsidP="000A69C2">
            <w:pPr>
              <w:jc w:val="right"/>
              <w:rPr>
                <w:color w:val="000000"/>
                <w:sz w:val="22"/>
                <w:szCs w:val="22"/>
              </w:rPr>
            </w:pPr>
            <w:r w:rsidRPr="00F65F2C">
              <w:rPr>
                <w:color w:val="000000"/>
                <w:sz w:val="22"/>
                <w:szCs w:val="22"/>
              </w:rPr>
              <w:t>-0.001</w:t>
            </w:r>
          </w:p>
        </w:tc>
        <w:tc>
          <w:tcPr>
            <w:tcW w:w="1177" w:type="dxa"/>
            <w:tcBorders>
              <w:top w:val="nil"/>
              <w:left w:val="nil"/>
              <w:bottom w:val="nil"/>
              <w:right w:val="nil"/>
            </w:tcBorders>
            <w:shd w:val="clear" w:color="auto" w:fill="auto"/>
            <w:noWrap/>
            <w:vAlign w:val="bottom"/>
            <w:hideMark/>
          </w:tcPr>
          <w:p w14:paraId="3DC3D1DC" w14:textId="77777777" w:rsidR="000A69C2" w:rsidRPr="00F65F2C" w:rsidRDefault="000A69C2" w:rsidP="000A69C2">
            <w:pPr>
              <w:jc w:val="right"/>
              <w:rPr>
                <w:color w:val="000000"/>
                <w:sz w:val="22"/>
                <w:szCs w:val="22"/>
              </w:rPr>
            </w:pPr>
            <w:r w:rsidRPr="00F65F2C">
              <w:rPr>
                <w:color w:val="000000"/>
                <w:sz w:val="22"/>
                <w:szCs w:val="22"/>
              </w:rPr>
              <w:t>0.42</w:t>
            </w:r>
          </w:p>
        </w:tc>
        <w:tc>
          <w:tcPr>
            <w:tcW w:w="1177" w:type="dxa"/>
            <w:tcBorders>
              <w:top w:val="nil"/>
              <w:left w:val="nil"/>
              <w:bottom w:val="nil"/>
              <w:right w:val="nil"/>
            </w:tcBorders>
            <w:shd w:val="clear" w:color="auto" w:fill="auto"/>
            <w:noWrap/>
            <w:vAlign w:val="bottom"/>
            <w:hideMark/>
          </w:tcPr>
          <w:p w14:paraId="1C56B0D4" w14:textId="77777777" w:rsidR="000A69C2" w:rsidRPr="00F65F2C" w:rsidRDefault="000A69C2" w:rsidP="000A69C2">
            <w:pPr>
              <w:jc w:val="right"/>
              <w:rPr>
                <w:color w:val="000000"/>
                <w:sz w:val="22"/>
                <w:szCs w:val="22"/>
              </w:rPr>
            </w:pPr>
            <w:r w:rsidRPr="00F65F2C">
              <w:rPr>
                <w:color w:val="000000"/>
                <w:sz w:val="22"/>
                <w:szCs w:val="22"/>
              </w:rPr>
              <w:t>-0.004</w:t>
            </w:r>
          </w:p>
        </w:tc>
        <w:tc>
          <w:tcPr>
            <w:tcW w:w="1177" w:type="dxa"/>
            <w:tcBorders>
              <w:top w:val="nil"/>
              <w:left w:val="nil"/>
              <w:bottom w:val="nil"/>
              <w:right w:val="single" w:sz="8" w:space="0" w:color="auto"/>
            </w:tcBorders>
            <w:shd w:val="clear" w:color="auto" w:fill="auto"/>
            <w:noWrap/>
            <w:vAlign w:val="bottom"/>
            <w:hideMark/>
          </w:tcPr>
          <w:p w14:paraId="44CA6891" w14:textId="77777777" w:rsidR="000A69C2" w:rsidRPr="00F65F2C" w:rsidRDefault="000A69C2" w:rsidP="00F65F2C">
            <w:pPr>
              <w:jc w:val="right"/>
              <w:rPr>
                <w:color w:val="000000"/>
                <w:sz w:val="22"/>
                <w:szCs w:val="22"/>
              </w:rPr>
            </w:pPr>
            <w:r w:rsidRPr="00F65F2C">
              <w:rPr>
                <w:color w:val="000000"/>
                <w:sz w:val="22"/>
                <w:szCs w:val="22"/>
              </w:rPr>
              <w:t>0.9</w:t>
            </w:r>
          </w:p>
        </w:tc>
      </w:tr>
      <w:tr w:rsidR="000A69C2" w:rsidRPr="00F65F2C" w14:paraId="5D50CA74"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222E07B2"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5AEA0643"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5EFF26EF"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7D857C8E"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05085CB5"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2CD94ED1"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27B17135"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4130391C"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F73B9ED"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15B0A79F" w14:textId="77777777" w:rsidR="000A69C2" w:rsidRPr="00F65F2C" w:rsidRDefault="000A69C2" w:rsidP="000A69C2">
            <w:pPr>
              <w:rPr>
                <w:i/>
                <w:iCs/>
                <w:color w:val="000000"/>
                <w:sz w:val="22"/>
                <w:szCs w:val="22"/>
              </w:rPr>
            </w:pPr>
            <w:r w:rsidRPr="00F65F2C">
              <w:rPr>
                <w:i/>
                <w:iCs/>
                <w:color w:val="000000"/>
                <w:sz w:val="22"/>
                <w:szCs w:val="22"/>
              </w:rPr>
              <w:t>body size</w:t>
            </w:r>
          </w:p>
        </w:tc>
        <w:tc>
          <w:tcPr>
            <w:tcW w:w="1232" w:type="dxa"/>
            <w:tcBorders>
              <w:top w:val="nil"/>
              <w:left w:val="single" w:sz="4" w:space="0" w:color="auto"/>
              <w:bottom w:val="nil"/>
              <w:right w:val="nil"/>
            </w:tcBorders>
            <w:shd w:val="clear" w:color="auto" w:fill="auto"/>
            <w:noWrap/>
            <w:vAlign w:val="bottom"/>
            <w:hideMark/>
          </w:tcPr>
          <w:p w14:paraId="351B2F3E"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6EF02501" w14:textId="77777777" w:rsidR="000A69C2" w:rsidRPr="00F65F2C" w:rsidRDefault="000A69C2" w:rsidP="000A69C2">
            <w:pPr>
              <w:jc w:val="right"/>
              <w:rPr>
                <w:color w:val="000000"/>
                <w:sz w:val="22"/>
                <w:szCs w:val="22"/>
              </w:rPr>
            </w:pPr>
            <w:r w:rsidRPr="00F65F2C">
              <w:rPr>
                <w:color w:val="000000"/>
                <w:sz w:val="22"/>
                <w:szCs w:val="22"/>
              </w:rPr>
              <w:t>3.71</w:t>
            </w:r>
          </w:p>
        </w:tc>
        <w:tc>
          <w:tcPr>
            <w:tcW w:w="1177" w:type="dxa"/>
            <w:tcBorders>
              <w:top w:val="nil"/>
              <w:left w:val="nil"/>
              <w:bottom w:val="nil"/>
              <w:right w:val="nil"/>
            </w:tcBorders>
            <w:shd w:val="clear" w:color="auto" w:fill="auto"/>
            <w:noWrap/>
            <w:vAlign w:val="bottom"/>
            <w:hideMark/>
          </w:tcPr>
          <w:p w14:paraId="0DC87C25" w14:textId="77777777" w:rsidR="000A69C2" w:rsidRPr="00F65F2C" w:rsidRDefault="000A69C2" w:rsidP="000A69C2">
            <w:pPr>
              <w:jc w:val="right"/>
              <w:rPr>
                <w:color w:val="000000"/>
                <w:sz w:val="22"/>
                <w:szCs w:val="22"/>
              </w:rPr>
            </w:pPr>
            <w:r w:rsidRPr="00F65F2C">
              <w:rPr>
                <w:color w:val="000000"/>
                <w:sz w:val="22"/>
                <w:szCs w:val="22"/>
              </w:rPr>
              <w:t>0.32</w:t>
            </w:r>
          </w:p>
        </w:tc>
        <w:tc>
          <w:tcPr>
            <w:tcW w:w="1177" w:type="dxa"/>
            <w:tcBorders>
              <w:top w:val="nil"/>
              <w:left w:val="nil"/>
              <w:bottom w:val="nil"/>
              <w:right w:val="nil"/>
            </w:tcBorders>
            <w:shd w:val="clear" w:color="auto" w:fill="auto"/>
            <w:noWrap/>
            <w:vAlign w:val="bottom"/>
            <w:hideMark/>
          </w:tcPr>
          <w:p w14:paraId="5F4F56C1" w14:textId="77777777" w:rsidR="000A69C2" w:rsidRPr="00F65F2C" w:rsidRDefault="000A69C2" w:rsidP="000A69C2">
            <w:pPr>
              <w:jc w:val="right"/>
              <w:rPr>
                <w:color w:val="000000"/>
                <w:sz w:val="22"/>
                <w:szCs w:val="22"/>
              </w:rPr>
            </w:pPr>
            <w:r w:rsidRPr="00F65F2C">
              <w:rPr>
                <w:color w:val="000000"/>
                <w:sz w:val="22"/>
                <w:szCs w:val="22"/>
              </w:rPr>
              <w:t>11.47</w:t>
            </w:r>
          </w:p>
        </w:tc>
        <w:tc>
          <w:tcPr>
            <w:tcW w:w="1177" w:type="dxa"/>
            <w:tcBorders>
              <w:top w:val="nil"/>
              <w:left w:val="nil"/>
              <w:bottom w:val="nil"/>
              <w:right w:val="single" w:sz="8" w:space="0" w:color="auto"/>
            </w:tcBorders>
            <w:shd w:val="clear" w:color="auto" w:fill="auto"/>
            <w:noWrap/>
            <w:vAlign w:val="bottom"/>
            <w:hideMark/>
          </w:tcPr>
          <w:p w14:paraId="01C0169D"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7C61749C"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20BCA3A"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495A08DB"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1E12A815" w14:textId="77777777" w:rsidR="000A69C2" w:rsidRPr="00F65F2C" w:rsidRDefault="000A69C2" w:rsidP="000A69C2">
            <w:pPr>
              <w:rPr>
                <w:color w:val="000000"/>
                <w:sz w:val="22"/>
                <w:szCs w:val="22"/>
              </w:rPr>
            </w:pPr>
            <w:r w:rsidRPr="00F65F2C">
              <w:rPr>
                <w:color w:val="000000"/>
                <w:sz w:val="22"/>
                <w:szCs w:val="22"/>
              </w:rPr>
              <w:t>body size</w:t>
            </w:r>
          </w:p>
        </w:tc>
        <w:tc>
          <w:tcPr>
            <w:tcW w:w="1239" w:type="dxa"/>
            <w:tcBorders>
              <w:top w:val="nil"/>
              <w:left w:val="nil"/>
              <w:bottom w:val="nil"/>
              <w:right w:val="nil"/>
            </w:tcBorders>
            <w:shd w:val="clear" w:color="auto" w:fill="auto"/>
            <w:noWrap/>
            <w:vAlign w:val="bottom"/>
            <w:hideMark/>
          </w:tcPr>
          <w:p w14:paraId="4CC6DE08" w14:textId="77777777" w:rsidR="000A69C2" w:rsidRPr="00F65F2C" w:rsidRDefault="000A69C2" w:rsidP="000A69C2">
            <w:pPr>
              <w:jc w:val="right"/>
              <w:rPr>
                <w:color w:val="000000"/>
                <w:sz w:val="22"/>
                <w:szCs w:val="22"/>
              </w:rPr>
            </w:pPr>
            <w:r w:rsidRPr="00F65F2C">
              <w:rPr>
                <w:color w:val="000000"/>
                <w:sz w:val="22"/>
                <w:szCs w:val="22"/>
              </w:rPr>
              <w:t>0.32</w:t>
            </w:r>
          </w:p>
        </w:tc>
        <w:tc>
          <w:tcPr>
            <w:tcW w:w="1177" w:type="dxa"/>
            <w:tcBorders>
              <w:top w:val="nil"/>
              <w:left w:val="nil"/>
              <w:bottom w:val="nil"/>
              <w:right w:val="nil"/>
            </w:tcBorders>
            <w:shd w:val="clear" w:color="auto" w:fill="auto"/>
            <w:noWrap/>
            <w:vAlign w:val="bottom"/>
            <w:hideMark/>
          </w:tcPr>
          <w:p w14:paraId="0440BFC9" w14:textId="77777777" w:rsidR="000A69C2" w:rsidRPr="00F65F2C" w:rsidRDefault="000A69C2" w:rsidP="000A69C2">
            <w:pPr>
              <w:jc w:val="right"/>
              <w:rPr>
                <w:color w:val="000000"/>
                <w:sz w:val="22"/>
                <w:szCs w:val="22"/>
              </w:rPr>
            </w:pPr>
            <w:r w:rsidRPr="00F65F2C">
              <w:rPr>
                <w:color w:val="000000"/>
                <w:sz w:val="22"/>
                <w:szCs w:val="22"/>
              </w:rPr>
              <w:t>0.3</w:t>
            </w:r>
          </w:p>
        </w:tc>
        <w:tc>
          <w:tcPr>
            <w:tcW w:w="1177" w:type="dxa"/>
            <w:tcBorders>
              <w:top w:val="nil"/>
              <w:left w:val="nil"/>
              <w:bottom w:val="nil"/>
              <w:right w:val="nil"/>
            </w:tcBorders>
            <w:shd w:val="clear" w:color="auto" w:fill="auto"/>
            <w:noWrap/>
            <w:vAlign w:val="bottom"/>
            <w:hideMark/>
          </w:tcPr>
          <w:p w14:paraId="430A448E" w14:textId="77777777" w:rsidR="000A69C2" w:rsidRPr="00F65F2C" w:rsidRDefault="000A69C2" w:rsidP="000A69C2">
            <w:pPr>
              <w:jc w:val="right"/>
              <w:rPr>
                <w:color w:val="000000"/>
                <w:sz w:val="22"/>
                <w:szCs w:val="22"/>
              </w:rPr>
            </w:pPr>
            <w:r w:rsidRPr="00F65F2C">
              <w:rPr>
                <w:color w:val="000000"/>
                <w:sz w:val="22"/>
                <w:szCs w:val="22"/>
              </w:rPr>
              <w:t>1.05</w:t>
            </w:r>
          </w:p>
        </w:tc>
        <w:tc>
          <w:tcPr>
            <w:tcW w:w="1177" w:type="dxa"/>
            <w:tcBorders>
              <w:top w:val="nil"/>
              <w:left w:val="nil"/>
              <w:bottom w:val="nil"/>
              <w:right w:val="single" w:sz="8" w:space="0" w:color="auto"/>
            </w:tcBorders>
            <w:shd w:val="clear" w:color="auto" w:fill="auto"/>
            <w:noWrap/>
            <w:vAlign w:val="bottom"/>
            <w:hideMark/>
          </w:tcPr>
          <w:p w14:paraId="7BF4E0D0" w14:textId="77777777" w:rsidR="000A69C2" w:rsidRPr="00F65F2C" w:rsidRDefault="000A69C2" w:rsidP="00F65F2C">
            <w:pPr>
              <w:jc w:val="right"/>
              <w:rPr>
                <w:color w:val="000000"/>
                <w:sz w:val="22"/>
                <w:szCs w:val="22"/>
              </w:rPr>
            </w:pPr>
            <w:r w:rsidRPr="00F65F2C">
              <w:rPr>
                <w:color w:val="000000"/>
                <w:sz w:val="22"/>
                <w:szCs w:val="22"/>
              </w:rPr>
              <w:t>0.2</w:t>
            </w:r>
          </w:p>
        </w:tc>
      </w:tr>
      <w:tr w:rsidR="000A69C2" w:rsidRPr="00F65F2C" w14:paraId="660BF369"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41C377FD"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02DEED5F"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3D44FB6D"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1A6E5AFF"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16A59D50"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6A90D423"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512726E5"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35AF2CCD"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385E346"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726CF65A" w14:textId="77777777" w:rsidR="000A69C2" w:rsidRPr="00F65F2C" w:rsidRDefault="000A69C2" w:rsidP="000A69C2">
            <w:pPr>
              <w:rPr>
                <w:i/>
                <w:iCs/>
                <w:color w:val="000000"/>
                <w:sz w:val="22"/>
                <w:szCs w:val="22"/>
              </w:rPr>
            </w:pPr>
            <w:r w:rsidRPr="00F65F2C">
              <w:rPr>
                <w:i/>
                <w:iCs/>
                <w:color w:val="000000"/>
                <w:sz w:val="22"/>
                <w:szCs w:val="22"/>
              </w:rPr>
              <w:t>biomass</w:t>
            </w:r>
          </w:p>
        </w:tc>
        <w:tc>
          <w:tcPr>
            <w:tcW w:w="1232" w:type="dxa"/>
            <w:tcBorders>
              <w:top w:val="nil"/>
              <w:left w:val="single" w:sz="4" w:space="0" w:color="auto"/>
              <w:bottom w:val="nil"/>
              <w:right w:val="nil"/>
            </w:tcBorders>
            <w:shd w:val="clear" w:color="auto" w:fill="auto"/>
            <w:noWrap/>
            <w:vAlign w:val="bottom"/>
            <w:hideMark/>
          </w:tcPr>
          <w:p w14:paraId="5933D9B3"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35337D5F" w14:textId="77777777" w:rsidR="000A69C2" w:rsidRPr="00F65F2C" w:rsidRDefault="000A69C2" w:rsidP="000A69C2">
            <w:pPr>
              <w:jc w:val="right"/>
              <w:rPr>
                <w:color w:val="000000"/>
                <w:sz w:val="22"/>
                <w:szCs w:val="22"/>
              </w:rPr>
            </w:pPr>
            <w:r w:rsidRPr="00F65F2C">
              <w:rPr>
                <w:color w:val="000000"/>
                <w:sz w:val="22"/>
                <w:szCs w:val="22"/>
              </w:rPr>
              <w:t>3.46</w:t>
            </w:r>
          </w:p>
        </w:tc>
        <w:tc>
          <w:tcPr>
            <w:tcW w:w="1177" w:type="dxa"/>
            <w:tcBorders>
              <w:top w:val="nil"/>
              <w:left w:val="nil"/>
              <w:bottom w:val="nil"/>
              <w:right w:val="nil"/>
            </w:tcBorders>
            <w:shd w:val="clear" w:color="auto" w:fill="auto"/>
            <w:noWrap/>
            <w:vAlign w:val="bottom"/>
            <w:hideMark/>
          </w:tcPr>
          <w:p w14:paraId="135D7B15" w14:textId="77777777" w:rsidR="000A69C2" w:rsidRPr="00F65F2C" w:rsidRDefault="000A69C2" w:rsidP="000A69C2">
            <w:pPr>
              <w:jc w:val="right"/>
              <w:rPr>
                <w:color w:val="000000"/>
                <w:sz w:val="22"/>
                <w:szCs w:val="22"/>
              </w:rPr>
            </w:pPr>
            <w:r w:rsidRPr="00F65F2C">
              <w:rPr>
                <w:color w:val="000000"/>
                <w:sz w:val="22"/>
                <w:szCs w:val="22"/>
              </w:rPr>
              <w:t>0.43</w:t>
            </w:r>
          </w:p>
        </w:tc>
        <w:tc>
          <w:tcPr>
            <w:tcW w:w="1177" w:type="dxa"/>
            <w:tcBorders>
              <w:top w:val="nil"/>
              <w:left w:val="nil"/>
              <w:bottom w:val="nil"/>
              <w:right w:val="nil"/>
            </w:tcBorders>
            <w:shd w:val="clear" w:color="auto" w:fill="auto"/>
            <w:noWrap/>
            <w:vAlign w:val="bottom"/>
            <w:hideMark/>
          </w:tcPr>
          <w:p w14:paraId="044798BE" w14:textId="77777777" w:rsidR="000A69C2" w:rsidRPr="00F65F2C" w:rsidRDefault="000A69C2" w:rsidP="000A69C2">
            <w:pPr>
              <w:jc w:val="right"/>
              <w:rPr>
                <w:color w:val="000000"/>
                <w:sz w:val="22"/>
                <w:szCs w:val="22"/>
              </w:rPr>
            </w:pPr>
            <w:r w:rsidRPr="00F65F2C">
              <w:rPr>
                <w:color w:val="000000"/>
                <w:sz w:val="22"/>
                <w:szCs w:val="22"/>
              </w:rPr>
              <w:t>7.9</w:t>
            </w:r>
          </w:p>
        </w:tc>
        <w:tc>
          <w:tcPr>
            <w:tcW w:w="1177" w:type="dxa"/>
            <w:tcBorders>
              <w:top w:val="nil"/>
              <w:left w:val="nil"/>
              <w:bottom w:val="nil"/>
              <w:right w:val="single" w:sz="8" w:space="0" w:color="auto"/>
            </w:tcBorders>
            <w:shd w:val="clear" w:color="auto" w:fill="auto"/>
            <w:noWrap/>
            <w:vAlign w:val="bottom"/>
            <w:hideMark/>
          </w:tcPr>
          <w:p w14:paraId="49BB68C5"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3EF4DC6D"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1C568925"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3ED80DA9"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0190CF3C" w14:textId="77777777" w:rsidR="000A69C2" w:rsidRPr="00F65F2C" w:rsidRDefault="000A69C2" w:rsidP="000A69C2">
            <w:pPr>
              <w:rPr>
                <w:color w:val="000000"/>
                <w:sz w:val="22"/>
                <w:szCs w:val="22"/>
              </w:rPr>
            </w:pPr>
            <w:r w:rsidRPr="00F65F2C">
              <w:rPr>
                <w:color w:val="000000"/>
                <w:sz w:val="22"/>
                <w:szCs w:val="22"/>
              </w:rPr>
              <w:t>biomass</w:t>
            </w:r>
          </w:p>
        </w:tc>
        <w:tc>
          <w:tcPr>
            <w:tcW w:w="1239" w:type="dxa"/>
            <w:tcBorders>
              <w:top w:val="nil"/>
              <w:left w:val="nil"/>
              <w:bottom w:val="nil"/>
              <w:right w:val="nil"/>
            </w:tcBorders>
            <w:shd w:val="clear" w:color="auto" w:fill="auto"/>
            <w:noWrap/>
            <w:vAlign w:val="bottom"/>
            <w:hideMark/>
          </w:tcPr>
          <w:p w14:paraId="2B6AE52C" w14:textId="77777777" w:rsidR="000A69C2" w:rsidRPr="00F65F2C" w:rsidRDefault="000A69C2" w:rsidP="000A69C2">
            <w:pPr>
              <w:jc w:val="right"/>
              <w:rPr>
                <w:color w:val="000000"/>
                <w:sz w:val="22"/>
                <w:szCs w:val="22"/>
              </w:rPr>
            </w:pPr>
            <w:r w:rsidRPr="00F65F2C">
              <w:rPr>
                <w:color w:val="000000"/>
                <w:sz w:val="22"/>
                <w:szCs w:val="22"/>
              </w:rPr>
              <w:t>0.36</w:t>
            </w:r>
          </w:p>
        </w:tc>
        <w:tc>
          <w:tcPr>
            <w:tcW w:w="1177" w:type="dxa"/>
            <w:tcBorders>
              <w:top w:val="nil"/>
              <w:left w:val="nil"/>
              <w:bottom w:val="nil"/>
              <w:right w:val="nil"/>
            </w:tcBorders>
            <w:shd w:val="clear" w:color="auto" w:fill="auto"/>
            <w:noWrap/>
            <w:vAlign w:val="bottom"/>
            <w:hideMark/>
          </w:tcPr>
          <w:p w14:paraId="3EE6A18D" w14:textId="77777777" w:rsidR="000A69C2" w:rsidRPr="00F65F2C" w:rsidRDefault="000A69C2" w:rsidP="000A69C2">
            <w:pPr>
              <w:jc w:val="right"/>
              <w:rPr>
                <w:color w:val="000000"/>
                <w:sz w:val="22"/>
                <w:szCs w:val="22"/>
              </w:rPr>
            </w:pPr>
            <w:r w:rsidRPr="00F65F2C">
              <w:rPr>
                <w:color w:val="000000"/>
                <w:sz w:val="22"/>
                <w:szCs w:val="22"/>
              </w:rPr>
              <w:t>0.28</w:t>
            </w:r>
          </w:p>
        </w:tc>
        <w:tc>
          <w:tcPr>
            <w:tcW w:w="1177" w:type="dxa"/>
            <w:tcBorders>
              <w:top w:val="nil"/>
              <w:left w:val="nil"/>
              <w:bottom w:val="nil"/>
              <w:right w:val="nil"/>
            </w:tcBorders>
            <w:shd w:val="clear" w:color="auto" w:fill="auto"/>
            <w:noWrap/>
            <w:vAlign w:val="bottom"/>
            <w:hideMark/>
          </w:tcPr>
          <w:p w14:paraId="30D07807" w14:textId="77777777" w:rsidR="000A69C2" w:rsidRPr="00F65F2C" w:rsidRDefault="000A69C2" w:rsidP="000A69C2">
            <w:pPr>
              <w:jc w:val="right"/>
              <w:rPr>
                <w:color w:val="000000"/>
                <w:sz w:val="22"/>
                <w:szCs w:val="22"/>
              </w:rPr>
            </w:pPr>
            <w:r w:rsidRPr="00F65F2C">
              <w:rPr>
                <w:color w:val="000000"/>
                <w:sz w:val="22"/>
                <w:szCs w:val="22"/>
              </w:rPr>
              <w:t>1.28</w:t>
            </w:r>
          </w:p>
        </w:tc>
        <w:tc>
          <w:tcPr>
            <w:tcW w:w="1177" w:type="dxa"/>
            <w:tcBorders>
              <w:top w:val="nil"/>
              <w:left w:val="nil"/>
              <w:bottom w:val="nil"/>
              <w:right w:val="single" w:sz="8" w:space="0" w:color="auto"/>
            </w:tcBorders>
            <w:shd w:val="clear" w:color="auto" w:fill="auto"/>
            <w:noWrap/>
            <w:vAlign w:val="bottom"/>
            <w:hideMark/>
          </w:tcPr>
          <w:p w14:paraId="48995F96" w14:textId="77777777" w:rsidR="000A69C2" w:rsidRPr="00F65F2C" w:rsidRDefault="000A69C2" w:rsidP="00F65F2C">
            <w:pPr>
              <w:jc w:val="right"/>
              <w:rPr>
                <w:color w:val="000000"/>
                <w:sz w:val="22"/>
                <w:szCs w:val="22"/>
              </w:rPr>
            </w:pPr>
            <w:r w:rsidRPr="00F65F2C">
              <w:rPr>
                <w:color w:val="000000"/>
                <w:sz w:val="22"/>
                <w:szCs w:val="22"/>
              </w:rPr>
              <w:t>0.2</w:t>
            </w:r>
          </w:p>
        </w:tc>
      </w:tr>
      <w:tr w:rsidR="000A69C2" w:rsidRPr="00F65F2C" w14:paraId="3BEFF322"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52B920C1"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32A802E"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3084260D"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58B4832F"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20198056"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0D5D2A0E"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4A230126"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03C83ACD"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F4F4181"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1E90F01F" w14:textId="77777777" w:rsidR="000A69C2" w:rsidRPr="00F65F2C" w:rsidRDefault="000A69C2" w:rsidP="000A69C2">
            <w:pPr>
              <w:rPr>
                <w:i/>
                <w:iCs/>
                <w:color w:val="000000"/>
                <w:sz w:val="22"/>
                <w:szCs w:val="22"/>
              </w:rPr>
            </w:pPr>
            <w:r w:rsidRPr="00F65F2C">
              <w:rPr>
                <w:i/>
                <w:iCs/>
                <w:color w:val="000000"/>
                <w:sz w:val="22"/>
                <w:szCs w:val="22"/>
              </w:rPr>
              <w:t>density + body size</w:t>
            </w:r>
          </w:p>
        </w:tc>
        <w:tc>
          <w:tcPr>
            <w:tcW w:w="1232" w:type="dxa"/>
            <w:tcBorders>
              <w:top w:val="nil"/>
              <w:left w:val="single" w:sz="4" w:space="0" w:color="auto"/>
              <w:bottom w:val="nil"/>
              <w:right w:val="nil"/>
            </w:tcBorders>
            <w:shd w:val="clear" w:color="auto" w:fill="auto"/>
            <w:noWrap/>
            <w:vAlign w:val="bottom"/>
            <w:hideMark/>
          </w:tcPr>
          <w:p w14:paraId="39588B49"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14E447F0" w14:textId="77777777" w:rsidR="000A69C2" w:rsidRPr="00F65F2C" w:rsidRDefault="000A69C2" w:rsidP="000A69C2">
            <w:pPr>
              <w:rPr>
                <w:color w:val="000000"/>
                <w:sz w:val="22"/>
                <w:szCs w:val="22"/>
              </w:rPr>
            </w:pPr>
          </w:p>
        </w:tc>
        <w:tc>
          <w:tcPr>
            <w:tcW w:w="1177" w:type="dxa"/>
            <w:tcBorders>
              <w:top w:val="nil"/>
              <w:left w:val="nil"/>
              <w:bottom w:val="nil"/>
              <w:right w:val="nil"/>
            </w:tcBorders>
            <w:shd w:val="clear" w:color="auto" w:fill="auto"/>
            <w:noWrap/>
            <w:vAlign w:val="bottom"/>
            <w:hideMark/>
          </w:tcPr>
          <w:p w14:paraId="14A8828E" w14:textId="77777777" w:rsidR="000A69C2" w:rsidRPr="00F65F2C" w:rsidRDefault="000A69C2" w:rsidP="000A69C2">
            <w:pPr>
              <w:jc w:val="right"/>
              <w:rPr>
                <w:color w:val="000000"/>
                <w:sz w:val="22"/>
                <w:szCs w:val="22"/>
              </w:rPr>
            </w:pPr>
            <w:r w:rsidRPr="00F65F2C">
              <w:rPr>
                <w:color w:val="000000"/>
                <w:sz w:val="22"/>
                <w:szCs w:val="22"/>
              </w:rPr>
              <w:t>0.4</w:t>
            </w:r>
          </w:p>
        </w:tc>
        <w:tc>
          <w:tcPr>
            <w:tcW w:w="1177" w:type="dxa"/>
            <w:tcBorders>
              <w:top w:val="nil"/>
              <w:left w:val="nil"/>
              <w:bottom w:val="nil"/>
              <w:right w:val="nil"/>
            </w:tcBorders>
            <w:shd w:val="clear" w:color="auto" w:fill="auto"/>
            <w:noWrap/>
            <w:vAlign w:val="bottom"/>
            <w:hideMark/>
          </w:tcPr>
          <w:p w14:paraId="1FA53630" w14:textId="77777777" w:rsidR="000A69C2" w:rsidRPr="00F65F2C" w:rsidRDefault="000A69C2" w:rsidP="000A69C2">
            <w:pPr>
              <w:jc w:val="right"/>
              <w:rPr>
                <w:color w:val="000000"/>
                <w:sz w:val="22"/>
                <w:szCs w:val="22"/>
              </w:rPr>
            </w:pPr>
            <w:r w:rsidRPr="00F65F2C">
              <w:rPr>
                <w:color w:val="000000"/>
                <w:sz w:val="22"/>
                <w:szCs w:val="22"/>
              </w:rPr>
              <w:t>8.33</w:t>
            </w:r>
          </w:p>
        </w:tc>
        <w:tc>
          <w:tcPr>
            <w:tcW w:w="1177" w:type="dxa"/>
            <w:tcBorders>
              <w:top w:val="nil"/>
              <w:left w:val="nil"/>
              <w:bottom w:val="nil"/>
              <w:right w:val="single" w:sz="8" w:space="0" w:color="auto"/>
            </w:tcBorders>
            <w:shd w:val="clear" w:color="auto" w:fill="auto"/>
            <w:noWrap/>
            <w:vAlign w:val="bottom"/>
            <w:hideMark/>
          </w:tcPr>
          <w:p w14:paraId="201C968C"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6CEA2CCE"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38477F5"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7BFAAF4B"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5B23C06A" w14:textId="77777777" w:rsidR="000A69C2" w:rsidRPr="00F65F2C" w:rsidRDefault="000A69C2" w:rsidP="000A69C2">
            <w:pPr>
              <w:rPr>
                <w:color w:val="000000"/>
                <w:sz w:val="22"/>
                <w:szCs w:val="22"/>
              </w:rPr>
            </w:pPr>
            <w:r w:rsidRPr="00F65F2C">
              <w:rPr>
                <w:color w:val="000000"/>
                <w:sz w:val="22"/>
                <w:szCs w:val="22"/>
              </w:rPr>
              <w:t>density</w:t>
            </w:r>
          </w:p>
        </w:tc>
        <w:tc>
          <w:tcPr>
            <w:tcW w:w="1239" w:type="dxa"/>
            <w:tcBorders>
              <w:top w:val="nil"/>
              <w:left w:val="nil"/>
              <w:bottom w:val="nil"/>
              <w:right w:val="nil"/>
            </w:tcBorders>
            <w:shd w:val="clear" w:color="auto" w:fill="auto"/>
            <w:noWrap/>
            <w:vAlign w:val="bottom"/>
            <w:hideMark/>
          </w:tcPr>
          <w:p w14:paraId="05997934" w14:textId="77777777" w:rsidR="000A69C2" w:rsidRPr="00F65F2C" w:rsidRDefault="000A69C2" w:rsidP="000A69C2">
            <w:pPr>
              <w:jc w:val="right"/>
              <w:rPr>
                <w:color w:val="000000"/>
                <w:sz w:val="22"/>
                <w:szCs w:val="22"/>
              </w:rPr>
            </w:pPr>
            <w:r w:rsidRPr="00F65F2C">
              <w:rPr>
                <w:color w:val="000000"/>
                <w:sz w:val="22"/>
                <w:szCs w:val="22"/>
              </w:rPr>
              <w:t>3.41</w:t>
            </w:r>
          </w:p>
        </w:tc>
        <w:tc>
          <w:tcPr>
            <w:tcW w:w="1177" w:type="dxa"/>
            <w:tcBorders>
              <w:top w:val="nil"/>
              <w:left w:val="nil"/>
              <w:bottom w:val="nil"/>
              <w:right w:val="nil"/>
            </w:tcBorders>
            <w:shd w:val="clear" w:color="auto" w:fill="auto"/>
            <w:noWrap/>
            <w:vAlign w:val="bottom"/>
            <w:hideMark/>
          </w:tcPr>
          <w:p w14:paraId="6BCB796F" w14:textId="77777777" w:rsidR="000A69C2" w:rsidRPr="00F65F2C" w:rsidRDefault="000A69C2" w:rsidP="000A69C2">
            <w:pPr>
              <w:jc w:val="right"/>
              <w:rPr>
                <w:color w:val="000000"/>
                <w:sz w:val="22"/>
                <w:szCs w:val="22"/>
              </w:rPr>
            </w:pPr>
            <w:r w:rsidRPr="00F65F2C">
              <w:rPr>
                <w:color w:val="000000"/>
                <w:sz w:val="22"/>
                <w:szCs w:val="22"/>
              </w:rPr>
              <w:t>0.42</w:t>
            </w:r>
          </w:p>
        </w:tc>
        <w:tc>
          <w:tcPr>
            <w:tcW w:w="1177" w:type="dxa"/>
            <w:tcBorders>
              <w:top w:val="nil"/>
              <w:left w:val="nil"/>
              <w:bottom w:val="nil"/>
              <w:right w:val="nil"/>
            </w:tcBorders>
            <w:shd w:val="clear" w:color="auto" w:fill="auto"/>
            <w:noWrap/>
            <w:vAlign w:val="bottom"/>
            <w:hideMark/>
          </w:tcPr>
          <w:p w14:paraId="77FE8458" w14:textId="77777777" w:rsidR="000A69C2" w:rsidRPr="00F65F2C" w:rsidRDefault="000A69C2" w:rsidP="000A69C2">
            <w:pPr>
              <w:jc w:val="right"/>
              <w:rPr>
                <w:color w:val="000000"/>
                <w:sz w:val="22"/>
                <w:szCs w:val="22"/>
              </w:rPr>
            </w:pPr>
            <w:r w:rsidRPr="00F65F2C">
              <w:rPr>
                <w:color w:val="000000"/>
                <w:sz w:val="22"/>
                <w:szCs w:val="22"/>
              </w:rPr>
              <w:t>0.96</w:t>
            </w:r>
          </w:p>
        </w:tc>
        <w:tc>
          <w:tcPr>
            <w:tcW w:w="1177" w:type="dxa"/>
            <w:tcBorders>
              <w:top w:val="nil"/>
              <w:left w:val="nil"/>
              <w:bottom w:val="nil"/>
              <w:right w:val="single" w:sz="8" w:space="0" w:color="auto"/>
            </w:tcBorders>
            <w:shd w:val="clear" w:color="auto" w:fill="auto"/>
            <w:noWrap/>
            <w:vAlign w:val="bottom"/>
            <w:hideMark/>
          </w:tcPr>
          <w:p w14:paraId="7A2808E5" w14:textId="77777777" w:rsidR="000A69C2" w:rsidRPr="00F65F2C" w:rsidRDefault="000A69C2" w:rsidP="00F65F2C">
            <w:pPr>
              <w:jc w:val="right"/>
              <w:rPr>
                <w:color w:val="000000"/>
                <w:sz w:val="22"/>
                <w:szCs w:val="22"/>
              </w:rPr>
            </w:pPr>
            <w:r w:rsidRPr="00F65F2C">
              <w:rPr>
                <w:color w:val="000000"/>
                <w:sz w:val="22"/>
                <w:szCs w:val="22"/>
              </w:rPr>
              <w:t>0.3</w:t>
            </w:r>
          </w:p>
        </w:tc>
      </w:tr>
      <w:tr w:rsidR="000A69C2" w:rsidRPr="00F65F2C" w14:paraId="4E76F6F8"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6EC5BF2A"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3343907D"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420AEA58" w14:textId="77777777" w:rsidR="000A69C2" w:rsidRPr="00F65F2C" w:rsidRDefault="000A69C2" w:rsidP="000A69C2">
            <w:pPr>
              <w:rPr>
                <w:color w:val="000000"/>
                <w:sz w:val="22"/>
                <w:szCs w:val="22"/>
              </w:rPr>
            </w:pPr>
            <w:r w:rsidRPr="00F65F2C">
              <w:rPr>
                <w:color w:val="000000"/>
                <w:sz w:val="22"/>
                <w:szCs w:val="22"/>
              </w:rPr>
              <w:t>body size</w:t>
            </w:r>
          </w:p>
        </w:tc>
        <w:tc>
          <w:tcPr>
            <w:tcW w:w="1239" w:type="dxa"/>
            <w:tcBorders>
              <w:top w:val="nil"/>
              <w:left w:val="nil"/>
              <w:bottom w:val="nil"/>
              <w:right w:val="nil"/>
            </w:tcBorders>
            <w:shd w:val="clear" w:color="auto" w:fill="auto"/>
            <w:noWrap/>
            <w:vAlign w:val="bottom"/>
            <w:hideMark/>
          </w:tcPr>
          <w:p w14:paraId="37CD1121" w14:textId="77777777" w:rsidR="000A69C2" w:rsidRPr="00F65F2C" w:rsidRDefault="000A69C2" w:rsidP="000A69C2">
            <w:pPr>
              <w:jc w:val="right"/>
              <w:rPr>
                <w:color w:val="000000"/>
                <w:sz w:val="22"/>
                <w:szCs w:val="22"/>
              </w:rPr>
            </w:pPr>
            <w:r w:rsidRPr="00F65F2C">
              <w:rPr>
                <w:color w:val="000000"/>
                <w:sz w:val="22"/>
                <w:szCs w:val="22"/>
              </w:rPr>
              <w:t>0.47</w:t>
            </w:r>
          </w:p>
        </w:tc>
        <w:tc>
          <w:tcPr>
            <w:tcW w:w="1177" w:type="dxa"/>
            <w:tcBorders>
              <w:top w:val="nil"/>
              <w:left w:val="nil"/>
              <w:bottom w:val="nil"/>
              <w:right w:val="nil"/>
            </w:tcBorders>
            <w:shd w:val="clear" w:color="auto" w:fill="auto"/>
            <w:noWrap/>
            <w:vAlign w:val="bottom"/>
            <w:hideMark/>
          </w:tcPr>
          <w:p w14:paraId="5116ECB0" w14:textId="77777777" w:rsidR="000A69C2" w:rsidRPr="00F65F2C" w:rsidRDefault="000A69C2" w:rsidP="000A69C2">
            <w:pPr>
              <w:jc w:val="right"/>
              <w:rPr>
                <w:color w:val="000000"/>
                <w:sz w:val="22"/>
                <w:szCs w:val="22"/>
              </w:rPr>
            </w:pPr>
            <w:r w:rsidRPr="00F65F2C">
              <w:rPr>
                <w:color w:val="000000"/>
                <w:sz w:val="22"/>
                <w:szCs w:val="22"/>
              </w:rPr>
              <w:t>0.32</w:t>
            </w:r>
          </w:p>
        </w:tc>
        <w:tc>
          <w:tcPr>
            <w:tcW w:w="1177" w:type="dxa"/>
            <w:tcBorders>
              <w:top w:val="nil"/>
              <w:left w:val="nil"/>
              <w:bottom w:val="nil"/>
              <w:right w:val="nil"/>
            </w:tcBorders>
            <w:shd w:val="clear" w:color="auto" w:fill="auto"/>
            <w:noWrap/>
            <w:vAlign w:val="bottom"/>
            <w:hideMark/>
          </w:tcPr>
          <w:p w14:paraId="778303A3" w14:textId="77777777" w:rsidR="000A69C2" w:rsidRPr="00F65F2C" w:rsidRDefault="000A69C2" w:rsidP="000A69C2">
            <w:pPr>
              <w:jc w:val="right"/>
              <w:rPr>
                <w:color w:val="000000"/>
                <w:sz w:val="22"/>
                <w:szCs w:val="22"/>
              </w:rPr>
            </w:pPr>
            <w:r w:rsidRPr="00F65F2C">
              <w:rPr>
                <w:color w:val="000000"/>
                <w:sz w:val="22"/>
                <w:szCs w:val="22"/>
              </w:rPr>
              <w:t>1.47</w:t>
            </w:r>
          </w:p>
        </w:tc>
        <w:tc>
          <w:tcPr>
            <w:tcW w:w="1177" w:type="dxa"/>
            <w:tcBorders>
              <w:top w:val="nil"/>
              <w:left w:val="nil"/>
              <w:bottom w:val="nil"/>
              <w:right w:val="single" w:sz="8" w:space="0" w:color="auto"/>
            </w:tcBorders>
            <w:shd w:val="clear" w:color="auto" w:fill="auto"/>
            <w:noWrap/>
            <w:vAlign w:val="bottom"/>
            <w:hideMark/>
          </w:tcPr>
          <w:p w14:paraId="782F6D09" w14:textId="77777777" w:rsidR="000A69C2" w:rsidRPr="00F65F2C" w:rsidRDefault="000A69C2" w:rsidP="00F65F2C">
            <w:pPr>
              <w:jc w:val="right"/>
              <w:rPr>
                <w:color w:val="000000"/>
                <w:sz w:val="22"/>
                <w:szCs w:val="22"/>
              </w:rPr>
            </w:pPr>
            <w:r w:rsidRPr="00F65F2C">
              <w:rPr>
                <w:color w:val="000000"/>
                <w:sz w:val="22"/>
                <w:szCs w:val="22"/>
              </w:rPr>
              <w:t>0.1</w:t>
            </w:r>
          </w:p>
        </w:tc>
      </w:tr>
      <w:tr w:rsidR="000A69C2" w:rsidRPr="00F65F2C" w14:paraId="059C4D36" w14:textId="77777777" w:rsidTr="00B8273D">
        <w:trPr>
          <w:trHeight w:val="320"/>
        </w:trPr>
        <w:tc>
          <w:tcPr>
            <w:tcW w:w="1340" w:type="dxa"/>
            <w:tcBorders>
              <w:top w:val="single" w:sz="4" w:space="0" w:color="auto"/>
              <w:left w:val="single" w:sz="8" w:space="0" w:color="auto"/>
              <w:bottom w:val="nil"/>
              <w:right w:val="single" w:sz="4" w:space="0" w:color="auto"/>
            </w:tcBorders>
            <w:shd w:val="clear" w:color="auto" w:fill="auto"/>
            <w:noWrap/>
            <w:vAlign w:val="bottom"/>
            <w:hideMark/>
          </w:tcPr>
          <w:p w14:paraId="44ED55F2"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single" w:sz="4" w:space="0" w:color="auto"/>
              <w:left w:val="single" w:sz="4" w:space="0" w:color="auto"/>
              <w:bottom w:val="nil"/>
              <w:right w:val="single" w:sz="4" w:space="0" w:color="auto"/>
            </w:tcBorders>
            <w:shd w:val="clear" w:color="auto" w:fill="auto"/>
            <w:noWrap/>
            <w:vAlign w:val="bottom"/>
            <w:hideMark/>
          </w:tcPr>
          <w:p w14:paraId="6006F430" w14:textId="77777777" w:rsidR="000A69C2" w:rsidRPr="00F65F2C" w:rsidRDefault="000A69C2" w:rsidP="000A69C2">
            <w:pPr>
              <w:rPr>
                <w:i/>
                <w:iCs/>
                <w:color w:val="000000"/>
                <w:sz w:val="22"/>
                <w:szCs w:val="22"/>
              </w:rPr>
            </w:pPr>
            <w:r w:rsidRPr="00F65F2C">
              <w:rPr>
                <w:i/>
                <w:iCs/>
                <w:color w:val="000000"/>
                <w:sz w:val="22"/>
                <w:szCs w:val="22"/>
              </w:rPr>
              <w:t> </w:t>
            </w:r>
          </w:p>
        </w:tc>
        <w:tc>
          <w:tcPr>
            <w:tcW w:w="1232" w:type="dxa"/>
            <w:tcBorders>
              <w:top w:val="single" w:sz="4" w:space="0" w:color="auto"/>
              <w:left w:val="single" w:sz="4" w:space="0" w:color="auto"/>
              <w:bottom w:val="nil"/>
              <w:right w:val="nil"/>
            </w:tcBorders>
            <w:shd w:val="clear" w:color="auto" w:fill="auto"/>
            <w:noWrap/>
            <w:vAlign w:val="bottom"/>
            <w:hideMark/>
          </w:tcPr>
          <w:p w14:paraId="05D2B606" w14:textId="77777777" w:rsidR="000A69C2" w:rsidRPr="00F65F2C" w:rsidRDefault="000A69C2" w:rsidP="000A69C2">
            <w:pPr>
              <w:rPr>
                <w:color w:val="000000"/>
                <w:sz w:val="22"/>
                <w:szCs w:val="22"/>
              </w:rPr>
            </w:pPr>
            <w:r w:rsidRPr="00F65F2C">
              <w:rPr>
                <w:color w:val="000000"/>
                <w:sz w:val="22"/>
                <w:szCs w:val="22"/>
              </w:rPr>
              <w:t> </w:t>
            </w:r>
          </w:p>
        </w:tc>
        <w:tc>
          <w:tcPr>
            <w:tcW w:w="1239" w:type="dxa"/>
            <w:tcBorders>
              <w:top w:val="single" w:sz="4" w:space="0" w:color="auto"/>
              <w:left w:val="nil"/>
              <w:bottom w:val="nil"/>
              <w:right w:val="nil"/>
            </w:tcBorders>
            <w:shd w:val="clear" w:color="auto" w:fill="auto"/>
            <w:noWrap/>
            <w:vAlign w:val="bottom"/>
            <w:hideMark/>
          </w:tcPr>
          <w:p w14:paraId="7F9DBCD2"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nil"/>
            </w:tcBorders>
            <w:shd w:val="clear" w:color="auto" w:fill="auto"/>
            <w:noWrap/>
            <w:vAlign w:val="bottom"/>
            <w:hideMark/>
          </w:tcPr>
          <w:p w14:paraId="6161D0C7"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nil"/>
            </w:tcBorders>
            <w:shd w:val="clear" w:color="auto" w:fill="auto"/>
            <w:noWrap/>
            <w:vAlign w:val="bottom"/>
            <w:hideMark/>
          </w:tcPr>
          <w:p w14:paraId="00935251"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single" w:sz="8" w:space="0" w:color="auto"/>
            </w:tcBorders>
            <w:shd w:val="clear" w:color="auto" w:fill="auto"/>
            <w:noWrap/>
            <w:vAlign w:val="bottom"/>
            <w:hideMark/>
          </w:tcPr>
          <w:p w14:paraId="2EC98FBF"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16C375C1"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584ABFC9" w14:textId="77777777" w:rsidR="000A69C2" w:rsidRPr="00F65F2C" w:rsidRDefault="000A69C2" w:rsidP="000A69C2">
            <w:pPr>
              <w:rPr>
                <w:i/>
                <w:iCs/>
                <w:color w:val="000000"/>
                <w:sz w:val="22"/>
                <w:szCs w:val="22"/>
              </w:rPr>
            </w:pPr>
            <w:r w:rsidRPr="00F65F2C">
              <w:rPr>
                <w:i/>
                <w:iCs/>
                <w:color w:val="000000"/>
                <w:sz w:val="22"/>
                <w:szCs w:val="22"/>
              </w:rPr>
              <w:t>Closeness centrality</w:t>
            </w:r>
          </w:p>
        </w:tc>
        <w:tc>
          <w:tcPr>
            <w:tcW w:w="2115" w:type="dxa"/>
            <w:tcBorders>
              <w:top w:val="nil"/>
              <w:left w:val="single" w:sz="4" w:space="0" w:color="auto"/>
              <w:bottom w:val="nil"/>
              <w:right w:val="single" w:sz="4" w:space="0" w:color="auto"/>
            </w:tcBorders>
            <w:shd w:val="clear" w:color="auto" w:fill="auto"/>
            <w:noWrap/>
            <w:vAlign w:val="bottom"/>
            <w:hideMark/>
          </w:tcPr>
          <w:p w14:paraId="46AC55D4" w14:textId="77777777" w:rsidR="000A69C2" w:rsidRPr="00F65F2C" w:rsidRDefault="000A69C2" w:rsidP="000A69C2">
            <w:pPr>
              <w:rPr>
                <w:i/>
                <w:iCs/>
                <w:color w:val="000000"/>
                <w:sz w:val="22"/>
                <w:szCs w:val="22"/>
              </w:rPr>
            </w:pPr>
            <w:r w:rsidRPr="00F65F2C">
              <w:rPr>
                <w:i/>
                <w:iCs/>
                <w:color w:val="000000"/>
                <w:sz w:val="22"/>
                <w:szCs w:val="22"/>
              </w:rPr>
              <w:t>null</w:t>
            </w:r>
          </w:p>
        </w:tc>
        <w:tc>
          <w:tcPr>
            <w:tcW w:w="1232" w:type="dxa"/>
            <w:tcBorders>
              <w:top w:val="nil"/>
              <w:left w:val="single" w:sz="4" w:space="0" w:color="auto"/>
              <w:bottom w:val="nil"/>
              <w:right w:val="nil"/>
            </w:tcBorders>
            <w:shd w:val="clear" w:color="auto" w:fill="auto"/>
            <w:noWrap/>
            <w:vAlign w:val="bottom"/>
            <w:hideMark/>
          </w:tcPr>
          <w:p w14:paraId="5C65730A"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3AFB3C59" w14:textId="77777777" w:rsidR="000A69C2" w:rsidRPr="00F65F2C" w:rsidRDefault="000A69C2" w:rsidP="000A69C2">
            <w:pPr>
              <w:jc w:val="right"/>
              <w:rPr>
                <w:color w:val="000000"/>
                <w:sz w:val="22"/>
                <w:szCs w:val="22"/>
              </w:rPr>
            </w:pPr>
            <w:r w:rsidRPr="00F65F2C">
              <w:rPr>
                <w:color w:val="000000"/>
                <w:sz w:val="22"/>
                <w:szCs w:val="22"/>
              </w:rPr>
              <w:t>-1.97</w:t>
            </w:r>
          </w:p>
        </w:tc>
        <w:tc>
          <w:tcPr>
            <w:tcW w:w="1177" w:type="dxa"/>
            <w:tcBorders>
              <w:top w:val="nil"/>
              <w:left w:val="nil"/>
              <w:bottom w:val="nil"/>
              <w:right w:val="nil"/>
            </w:tcBorders>
            <w:shd w:val="clear" w:color="auto" w:fill="auto"/>
            <w:noWrap/>
            <w:vAlign w:val="bottom"/>
            <w:hideMark/>
          </w:tcPr>
          <w:p w14:paraId="5346E385" w14:textId="77777777" w:rsidR="000A69C2" w:rsidRPr="00F65F2C" w:rsidRDefault="000A69C2" w:rsidP="000A69C2">
            <w:pPr>
              <w:jc w:val="right"/>
              <w:rPr>
                <w:color w:val="000000"/>
                <w:sz w:val="22"/>
                <w:szCs w:val="22"/>
              </w:rPr>
            </w:pPr>
            <w:r w:rsidRPr="00F65F2C">
              <w:rPr>
                <w:color w:val="000000"/>
                <w:sz w:val="22"/>
                <w:szCs w:val="22"/>
              </w:rPr>
              <w:t>0.04</w:t>
            </w:r>
          </w:p>
        </w:tc>
        <w:tc>
          <w:tcPr>
            <w:tcW w:w="1177" w:type="dxa"/>
            <w:tcBorders>
              <w:top w:val="nil"/>
              <w:left w:val="nil"/>
              <w:bottom w:val="nil"/>
              <w:right w:val="nil"/>
            </w:tcBorders>
            <w:shd w:val="clear" w:color="auto" w:fill="auto"/>
            <w:noWrap/>
            <w:vAlign w:val="bottom"/>
            <w:hideMark/>
          </w:tcPr>
          <w:p w14:paraId="61934034" w14:textId="77777777" w:rsidR="000A69C2" w:rsidRPr="00F65F2C" w:rsidRDefault="000A69C2" w:rsidP="000A69C2">
            <w:pPr>
              <w:jc w:val="right"/>
              <w:rPr>
                <w:color w:val="000000"/>
                <w:sz w:val="22"/>
                <w:szCs w:val="22"/>
              </w:rPr>
            </w:pPr>
            <w:r w:rsidRPr="00F65F2C">
              <w:rPr>
                <w:color w:val="000000"/>
                <w:sz w:val="22"/>
                <w:szCs w:val="22"/>
              </w:rPr>
              <w:t>-46.05</w:t>
            </w:r>
          </w:p>
        </w:tc>
        <w:tc>
          <w:tcPr>
            <w:tcW w:w="1177" w:type="dxa"/>
            <w:tcBorders>
              <w:top w:val="nil"/>
              <w:left w:val="nil"/>
              <w:bottom w:val="nil"/>
              <w:right w:val="single" w:sz="8" w:space="0" w:color="auto"/>
            </w:tcBorders>
            <w:shd w:val="clear" w:color="auto" w:fill="auto"/>
            <w:noWrap/>
            <w:vAlign w:val="bottom"/>
            <w:hideMark/>
          </w:tcPr>
          <w:p w14:paraId="6912F164"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638A0854"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63891A38"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1DBFBD86"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5FD675B9"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416F3550"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625D289C"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2AEBCDC0"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334119DD"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38636645"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416E5E93"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422F01FF" w14:textId="77777777" w:rsidR="000A69C2" w:rsidRPr="00F65F2C" w:rsidRDefault="000A69C2" w:rsidP="000A69C2">
            <w:pPr>
              <w:rPr>
                <w:i/>
                <w:iCs/>
                <w:color w:val="000000"/>
                <w:sz w:val="22"/>
                <w:szCs w:val="22"/>
              </w:rPr>
            </w:pPr>
            <w:r w:rsidRPr="00F65F2C">
              <w:rPr>
                <w:i/>
                <w:iCs/>
                <w:color w:val="000000"/>
                <w:sz w:val="22"/>
                <w:szCs w:val="22"/>
              </w:rPr>
              <w:t>density</w:t>
            </w:r>
          </w:p>
        </w:tc>
        <w:tc>
          <w:tcPr>
            <w:tcW w:w="1232" w:type="dxa"/>
            <w:tcBorders>
              <w:top w:val="nil"/>
              <w:left w:val="single" w:sz="4" w:space="0" w:color="auto"/>
              <w:bottom w:val="nil"/>
              <w:right w:val="nil"/>
            </w:tcBorders>
            <w:shd w:val="clear" w:color="auto" w:fill="auto"/>
            <w:noWrap/>
            <w:vAlign w:val="bottom"/>
            <w:hideMark/>
          </w:tcPr>
          <w:p w14:paraId="206C7040"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7B1B0E34" w14:textId="77777777" w:rsidR="000A69C2" w:rsidRPr="00F65F2C" w:rsidRDefault="000A69C2" w:rsidP="000A69C2">
            <w:pPr>
              <w:jc w:val="right"/>
              <w:rPr>
                <w:color w:val="000000"/>
                <w:sz w:val="22"/>
                <w:szCs w:val="22"/>
              </w:rPr>
            </w:pPr>
            <w:r w:rsidRPr="00F65F2C">
              <w:rPr>
                <w:color w:val="000000"/>
                <w:sz w:val="22"/>
                <w:szCs w:val="22"/>
              </w:rPr>
              <w:t>-2.03</w:t>
            </w:r>
          </w:p>
        </w:tc>
        <w:tc>
          <w:tcPr>
            <w:tcW w:w="1177" w:type="dxa"/>
            <w:tcBorders>
              <w:top w:val="nil"/>
              <w:left w:val="nil"/>
              <w:bottom w:val="nil"/>
              <w:right w:val="nil"/>
            </w:tcBorders>
            <w:shd w:val="clear" w:color="auto" w:fill="auto"/>
            <w:noWrap/>
            <w:vAlign w:val="bottom"/>
            <w:hideMark/>
          </w:tcPr>
          <w:p w14:paraId="57FCE19E" w14:textId="77777777" w:rsidR="000A69C2" w:rsidRPr="00F65F2C" w:rsidRDefault="000A69C2" w:rsidP="000A69C2">
            <w:pPr>
              <w:jc w:val="right"/>
              <w:rPr>
                <w:color w:val="000000"/>
                <w:sz w:val="22"/>
                <w:szCs w:val="22"/>
              </w:rPr>
            </w:pPr>
            <w:r w:rsidRPr="00F65F2C">
              <w:rPr>
                <w:color w:val="000000"/>
                <w:sz w:val="22"/>
                <w:szCs w:val="22"/>
              </w:rPr>
              <w:t>0.04</w:t>
            </w:r>
          </w:p>
        </w:tc>
        <w:tc>
          <w:tcPr>
            <w:tcW w:w="1177" w:type="dxa"/>
            <w:tcBorders>
              <w:top w:val="nil"/>
              <w:left w:val="nil"/>
              <w:bottom w:val="nil"/>
              <w:right w:val="nil"/>
            </w:tcBorders>
            <w:shd w:val="clear" w:color="auto" w:fill="auto"/>
            <w:noWrap/>
            <w:vAlign w:val="bottom"/>
            <w:hideMark/>
          </w:tcPr>
          <w:p w14:paraId="1B6846A3" w14:textId="77777777" w:rsidR="000A69C2" w:rsidRPr="00F65F2C" w:rsidRDefault="000A69C2" w:rsidP="000A69C2">
            <w:pPr>
              <w:jc w:val="right"/>
              <w:rPr>
                <w:color w:val="000000"/>
                <w:sz w:val="22"/>
                <w:szCs w:val="22"/>
              </w:rPr>
            </w:pPr>
            <w:r w:rsidRPr="00F65F2C">
              <w:rPr>
                <w:color w:val="000000"/>
                <w:sz w:val="22"/>
                <w:szCs w:val="22"/>
              </w:rPr>
              <w:t>-42.91</w:t>
            </w:r>
          </w:p>
        </w:tc>
        <w:tc>
          <w:tcPr>
            <w:tcW w:w="1177" w:type="dxa"/>
            <w:tcBorders>
              <w:top w:val="nil"/>
              <w:left w:val="nil"/>
              <w:bottom w:val="nil"/>
              <w:right w:val="single" w:sz="8" w:space="0" w:color="auto"/>
            </w:tcBorders>
            <w:shd w:val="clear" w:color="auto" w:fill="auto"/>
            <w:noWrap/>
            <w:vAlign w:val="bottom"/>
            <w:hideMark/>
          </w:tcPr>
          <w:p w14:paraId="0A6AA5B2"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1C426B57"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58573F47"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6237B4F"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3A3E4A7C" w14:textId="77777777" w:rsidR="000A69C2" w:rsidRPr="00F65F2C" w:rsidRDefault="000A69C2" w:rsidP="000A69C2">
            <w:pPr>
              <w:rPr>
                <w:color w:val="000000"/>
                <w:sz w:val="22"/>
                <w:szCs w:val="22"/>
              </w:rPr>
            </w:pPr>
            <w:r w:rsidRPr="00F65F2C">
              <w:rPr>
                <w:color w:val="000000"/>
                <w:sz w:val="22"/>
                <w:szCs w:val="22"/>
              </w:rPr>
              <w:t>density</w:t>
            </w:r>
          </w:p>
        </w:tc>
        <w:tc>
          <w:tcPr>
            <w:tcW w:w="1239" w:type="dxa"/>
            <w:tcBorders>
              <w:top w:val="nil"/>
              <w:left w:val="nil"/>
              <w:bottom w:val="nil"/>
              <w:right w:val="nil"/>
            </w:tcBorders>
            <w:shd w:val="clear" w:color="auto" w:fill="auto"/>
            <w:noWrap/>
            <w:vAlign w:val="bottom"/>
            <w:hideMark/>
          </w:tcPr>
          <w:p w14:paraId="02BC4726" w14:textId="77777777" w:rsidR="000A69C2" w:rsidRPr="00F65F2C" w:rsidRDefault="000A69C2" w:rsidP="000A69C2">
            <w:pPr>
              <w:jc w:val="right"/>
              <w:rPr>
                <w:color w:val="000000"/>
                <w:sz w:val="22"/>
                <w:szCs w:val="22"/>
              </w:rPr>
            </w:pPr>
            <w:r w:rsidRPr="00F65F2C">
              <w:rPr>
                <w:color w:val="000000"/>
                <w:sz w:val="22"/>
                <w:szCs w:val="22"/>
              </w:rPr>
              <w:t>0.12</w:t>
            </w:r>
          </w:p>
        </w:tc>
        <w:tc>
          <w:tcPr>
            <w:tcW w:w="1177" w:type="dxa"/>
            <w:tcBorders>
              <w:top w:val="nil"/>
              <w:left w:val="nil"/>
              <w:bottom w:val="nil"/>
              <w:right w:val="nil"/>
            </w:tcBorders>
            <w:shd w:val="clear" w:color="auto" w:fill="auto"/>
            <w:noWrap/>
            <w:vAlign w:val="bottom"/>
            <w:hideMark/>
          </w:tcPr>
          <w:p w14:paraId="0C0236F4" w14:textId="77777777" w:rsidR="000A69C2" w:rsidRPr="00F65F2C" w:rsidRDefault="000A69C2" w:rsidP="000A69C2">
            <w:pPr>
              <w:jc w:val="right"/>
              <w:rPr>
                <w:color w:val="000000"/>
                <w:sz w:val="22"/>
                <w:szCs w:val="22"/>
              </w:rPr>
            </w:pPr>
            <w:r w:rsidRPr="00F65F2C">
              <w:rPr>
                <w:color w:val="000000"/>
                <w:sz w:val="22"/>
                <w:szCs w:val="22"/>
              </w:rPr>
              <w:t>0.05</w:t>
            </w:r>
          </w:p>
        </w:tc>
        <w:tc>
          <w:tcPr>
            <w:tcW w:w="1177" w:type="dxa"/>
            <w:tcBorders>
              <w:top w:val="nil"/>
              <w:left w:val="nil"/>
              <w:bottom w:val="nil"/>
              <w:right w:val="nil"/>
            </w:tcBorders>
            <w:shd w:val="clear" w:color="auto" w:fill="auto"/>
            <w:noWrap/>
            <w:vAlign w:val="bottom"/>
            <w:hideMark/>
          </w:tcPr>
          <w:p w14:paraId="4C02E052" w14:textId="77777777" w:rsidR="000A69C2" w:rsidRPr="00F65F2C" w:rsidRDefault="000A69C2" w:rsidP="000A69C2">
            <w:pPr>
              <w:jc w:val="right"/>
              <w:rPr>
                <w:color w:val="000000"/>
                <w:sz w:val="22"/>
                <w:szCs w:val="22"/>
              </w:rPr>
            </w:pPr>
            <w:r w:rsidRPr="00F65F2C">
              <w:rPr>
                <w:color w:val="000000"/>
                <w:sz w:val="22"/>
                <w:szCs w:val="22"/>
              </w:rPr>
              <w:t>2.07</w:t>
            </w:r>
          </w:p>
        </w:tc>
        <w:tc>
          <w:tcPr>
            <w:tcW w:w="1177" w:type="dxa"/>
            <w:tcBorders>
              <w:top w:val="nil"/>
              <w:left w:val="nil"/>
              <w:bottom w:val="nil"/>
              <w:right w:val="single" w:sz="8" w:space="0" w:color="auto"/>
            </w:tcBorders>
            <w:shd w:val="clear" w:color="auto" w:fill="auto"/>
            <w:noWrap/>
            <w:vAlign w:val="bottom"/>
            <w:hideMark/>
          </w:tcPr>
          <w:p w14:paraId="256484AB" w14:textId="77777777" w:rsidR="000A69C2" w:rsidRPr="00F65F2C" w:rsidRDefault="000A69C2" w:rsidP="00F65F2C">
            <w:pPr>
              <w:jc w:val="right"/>
              <w:rPr>
                <w:color w:val="000000"/>
                <w:sz w:val="22"/>
                <w:szCs w:val="22"/>
              </w:rPr>
            </w:pPr>
            <w:r w:rsidRPr="00F65F2C">
              <w:rPr>
                <w:color w:val="000000"/>
                <w:sz w:val="22"/>
                <w:szCs w:val="22"/>
              </w:rPr>
              <w:t>0.05</w:t>
            </w:r>
          </w:p>
        </w:tc>
      </w:tr>
      <w:tr w:rsidR="000A69C2" w:rsidRPr="00F65F2C" w14:paraId="706C1135"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B1CAC91"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561506D9"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7FB49A4E"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4E909C9E"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1CD54406"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3C9F5FDD"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492D7847"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211B94BF"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CDD2126"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4A4DBB98" w14:textId="77777777" w:rsidR="000A69C2" w:rsidRPr="00F65F2C" w:rsidRDefault="000A69C2" w:rsidP="000A69C2">
            <w:pPr>
              <w:rPr>
                <w:i/>
                <w:iCs/>
                <w:color w:val="000000"/>
                <w:sz w:val="22"/>
                <w:szCs w:val="22"/>
              </w:rPr>
            </w:pPr>
            <w:r w:rsidRPr="00F65F2C">
              <w:rPr>
                <w:i/>
                <w:iCs/>
                <w:color w:val="000000"/>
                <w:sz w:val="22"/>
                <w:szCs w:val="22"/>
              </w:rPr>
              <w:t>body size</w:t>
            </w:r>
          </w:p>
        </w:tc>
        <w:tc>
          <w:tcPr>
            <w:tcW w:w="1232" w:type="dxa"/>
            <w:tcBorders>
              <w:top w:val="nil"/>
              <w:left w:val="single" w:sz="4" w:space="0" w:color="auto"/>
              <w:bottom w:val="nil"/>
              <w:right w:val="nil"/>
            </w:tcBorders>
            <w:shd w:val="clear" w:color="auto" w:fill="auto"/>
            <w:noWrap/>
            <w:vAlign w:val="bottom"/>
            <w:hideMark/>
          </w:tcPr>
          <w:p w14:paraId="23229BC0"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01BDCCF3" w14:textId="77777777" w:rsidR="000A69C2" w:rsidRPr="00F65F2C" w:rsidRDefault="000A69C2" w:rsidP="000A69C2">
            <w:pPr>
              <w:jc w:val="right"/>
              <w:rPr>
                <w:color w:val="000000"/>
                <w:sz w:val="22"/>
                <w:szCs w:val="22"/>
              </w:rPr>
            </w:pPr>
            <w:r w:rsidRPr="00F65F2C">
              <w:rPr>
                <w:color w:val="000000"/>
                <w:sz w:val="22"/>
                <w:szCs w:val="22"/>
              </w:rPr>
              <w:t>95.49</w:t>
            </w:r>
          </w:p>
        </w:tc>
        <w:tc>
          <w:tcPr>
            <w:tcW w:w="1177" w:type="dxa"/>
            <w:tcBorders>
              <w:top w:val="nil"/>
              <w:left w:val="nil"/>
              <w:bottom w:val="nil"/>
              <w:right w:val="nil"/>
            </w:tcBorders>
            <w:shd w:val="clear" w:color="auto" w:fill="auto"/>
            <w:noWrap/>
            <w:vAlign w:val="bottom"/>
            <w:hideMark/>
          </w:tcPr>
          <w:p w14:paraId="696C4298" w14:textId="77777777" w:rsidR="000A69C2" w:rsidRPr="00F65F2C" w:rsidRDefault="000A69C2" w:rsidP="000A69C2">
            <w:pPr>
              <w:jc w:val="right"/>
              <w:rPr>
                <w:color w:val="000000"/>
                <w:sz w:val="22"/>
                <w:szCs w:val="22"/>
              </w:rPr>
            </w:pPr>
            <w:r w:rsidRPr="00F65F2C">
              <w:rPr>
                <w:color w:val="000000"/>
                <w:sz w:val="22"/>
                <w:szCs w:val="22"/>
              </w:rPr>
              <w:t>9.09</w:t>
            </w:r>
          </w:p>
        </w:tc>
        <w:tc>
          <w:tcPr>
            <w:tcW w:w="1177" w:type="dxa"/>
            <w:tcBorders>
              <w:top w:val="nil"/>
              <w:left w:val="nil"/>
              <w:bottom w:val="nil"/>
              <w:right w:val="nil"/>
            </w:tcBorders>
            <w:shd w:val="clear" w:color="auto" w:fill="auto"/>
            <w:noWrap/>
            <w:vAlign w:val="bottom"/>
            <w:hideMark/>
          </w:tcPr>
          <w:p w14:paraId="7943A386" w14:textId="77777777" w:rsidR="000A69C2" w:rsidRPr="00F65F2C" w:rsidRDefault="000A69C2" w:rsidP="000A69C2">
            <w:pPr>
              <w:jc w:val="right"/>
              <w:rPr>
                <w:color w:val="000000"/>
                <w:sz w:val="22"/>
                <w:szCs w:val="22"/>
              </w:rPr>
            </w:pPr>
            <w:r w:rsidRPr="00F65F2C">
              <w:rPr>
                <w:color w:val="000000"/>
                <w:sz w:val="22"/>
                <w:szCs w:val="22"/>
              </w:rPr>
              <w:t>10.5</w:t>
            </w:r>
          </w:p>
        </w:tc>
        <w:tc>
          <w:tcPr>
            <w:tcW w:w="1177" w:type="dxa"/>
            <w:tcBorders>
              <w:top w:val="nil"/>
              <w:left w:val="nil"/>
              <w:bottom w:val="nil"/>
              <w:right w:val="single" w:sz="8" w:space="0" w:color="auto"/>
            </w:tcBorders>
            <w:shd w:val="clear" w:color="auto" w:fill="auto"/>
            <w:noWrap/>
            <w:vAlign w:val="bottom"/>
            <w:hideMark/>
          </w:tcPr>
          <w:p w14:paraId="32E54883"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0E6F6C3C"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A261DFB"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635901AB"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68A1F501" w14:textId="77777777" w:rsidR="000A69C2" w:rsidRPr="00F65F2C" w:rsidRDefault="000A69C2" w:rsidP="000A69C2">
            <w:pPr>
              <w:rPr>
                <w:color w:val="000000"/>
                <w:sz w:val="22"/>
                <w:szCs w:val="22"/>
              </w:rPr>
            </w:pPr>
            <w:r w:rsidRPr="00F65F2C">
              <w:rPr>
                <w:color w:val="000000"/>
                <w:sz w:val="22"/>
                <w:szCs w:val="22"/>
              </w:rPr>
              <w:t>body size</w:t>
            </w:r>
          </w:p>
        </w:tc>
        <w:tc>
          <w:tcPr>
            <w:tcW w:w="1239" w:type="dxa"/>
            <w:tcBorders>
              <w:top w:val="nil"/>
              <w:left w:val="nil"/>
              <w:bottom w:val="nil"/>
              <w:right w:val="nil"/>
            </w:tcBorders>
            <w:shd w:val="clear" w:color="auto" w:fill="auto"/>
            <w:noWrap/>
            <w:vAlign w:val="bottom"/>
            <w:hideMark/>
          </w:tcPr>
          <w:p w14:paraId="2841192E" w14:textId="77777777" w:rsidR="000A69C2" w:rsidRPr="00F65F2C" w:rsidRDefault="000A69C2" w:rsidP="000A69C2">
            <w:pPr>
              <w:jc w:val="right"/>
              <w:rPr>
                <w:color w:val="000000"/>
                <w:sz w:val="22"/>
                <w:szCs w:val="22"/>
              </w:rPr>
            </w:pPr>
            <w:r w:rsidRPr="00F65F2C">
              <w:rPr>
                <w:color w:val="000000"/>
                <w:sz w:val="22"/>
                <w:szCs w:val="22"/>
              </w:rPr>
              <w:t>-9.4</w:t>
            </w:r>
          </w:p>
        </w:tc>
        <w:tc>
          <w:tcPr>
            <w:tcW w:w="1177" w:type="dxa"/>
            <w:tcBorders>
              <w:top w:val="nil"/>
              <w:left w:val="nil"/>
              <w:bottom w:val="nil"/>
              <w:right w:val="nil"/>
            </w:tcBorders>
            <w:shd w:val="clear" w:color="auto" w:fill="auto"/>
            <w:noWrap/>
            <w:vAlign w:val="bottom"/>
            <w:hideMark/>
          </w:tcPr>
          <w:p w14:paraId="646FD02D" w14:textId="77777777" w:rsidR="000A69C2" w:rsidRPr="00F65F2C" w:rsidRDefault="000A69C2" w:rsidP="000A69C2">
            <w:pPr>
              <w:jc w:val="right"/>
              <w:rPr>
                <w:color w:val="000000"/>
                <w:sz w:val="22"/>
                <w:szCs w:val="22"/>
              </w:rPr>
            </w:pPr>
            <w:r w:rsidRPr="00F65F2C">
              <w:rPr>
                <w:color w:val="000000"/>
                <w:sz w:val="22"/>
                <w:szCs w:val="22"/>
              </w:rPr>
              <w:t>7.9</w:t>
            </w:r>
          </w:p>
        </w:tc>
        <w:tc>
          <w:tcPr>
            <w:tcW w:w="1177" w:type="dxa"/>
            <w:tcBorders>
              <w:top w:val="nil"/>
              <w:left w:val="nil"/>
              <w:bottom w:val="nil"/>
              <w:right w:val="nil"/>
            </w:tcBorders>
            <w:shd w:val="clear" w:color="auto" w:fill="auto"/>
            <w:noWrap/>
            <w:vAlign w:val="bottom"/>
            <w:hideMark/>
          </w:tcPr>
          <w:p w14:paraId="30923FB7" w14:textId="77777777" w:rsidR="000A69C2" w:rsidRPr="00F65F2C" w:rsidRDefault="000A69C2" w:rsidP="000A69C2">
            <w:pPr>
              <w:jc w:val="right"/>
              <w:rPr>
                <w:color w:val="000000"/>
                <w:sz w:val="22"/>
                <w:szCs w:val="22"/>
              </w:rPr>
            </w:pPr>
            <w:r w:rsidRPr="00F65F2C">
              <w:rPr>
                <w:color w:val="000000"/>
                <w:sz w:val="22"/>
                <w:szCs w:val="22"/>
              </w:rPr>
              <w:t>-1.19</w:t>
            </w:r>
          </w:p>
        </w:tc>
        <w:tc>
          <w:tcPr>
            <w:tcW w:w="1177" w:type="dxa"/>
            <w:tcBorders>
              <w:top w:val="nil"/>
              <w:left w:val="nil"/>
              <w:bottom w:val="nil"/>
              <w:right w:val="single" w:sz="8" w:space="0" w:color="auto"/>
            </w:tcBorders>
            <w:shd w:val="clear" w:color="auto" w:fill="auto"/>
            <w:noWrap/>
            <w:vAlign w:val="bottom"/>
            <w:hideMark/>
          </w:tcPr>
          <w:p w14:paraId="75A32280" w14:textId="77777777" w:rsidR="000A69C2" w:rsidRPr="00F65F2C" w:rsidRDefault="000A69C2" w:rsidP="00F65F2C">
            <w:pPr>
              <w:jc w:val="right"/>
              <w:rPr>
                <w:color w:val="000000"/>
                <w:sz w:val="22"/>
                <w:szCs w:val="22"/>
              </w:rPr>
            </w:pPr>
            <w:r w:rsidRPr="00F65F2C">
              <w:rPr>
                <w:color w:val="000000"/>
                <w:sz w:val="22"/>
                <w:szCs w:val="22"/>
              </w:rPr>
              <w:t>0.2</w:t>
            </w:r>
          </w:p>
        </w:tc>
      </w:tr>
      <w:tr w:rsidR="000A69C2" w:rsidRPr="00F65F2C" w14:paraId="11462F61"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6397E448"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551D779F"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6682E3F4"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466FF5A3"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502F3A91"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3EE6AA09"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3216018C"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1379DA23"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4C9455B5"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71A8E6CE" w14:textId="77777777" w:rsidR="000A69C2" w:rsidRPr="00F65F2C" w:rsidRDefault="000A69C2" w:rsidP="000A69C2">
            <w:pPr>
              <w:rPr>
                <w:i/>
                <w:iCs/>
                <w:color w:val="000000"/>
                <w:sz w:val="22"/>
                <w:szCs w:val="22"/>
              </w:rPr>
            </w:pPr>
            <w:r w:rsidRPr="00F65F2C">
              <w:rPr>
                <w:i/>
                <w:iCs/>
                <w:color w:val="000000"/>
                <w:sz w:val="22"/>
                <w:szCs w:val="22"/>
              </w:rPr>
              <w:t>biomass</w:t>
            </w: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77AB55CF"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F2F2F2" w:themeFill="background1" w:themeFillShade="F2"/>
            <w:noWrap/>
            <w:vAlign w:val="bottom"/>
            <w:hideMark/>
          </w:tcPr>
          <w:p w14:paraId="0307D27A" w14:textId="77777777" w:rsidR="000A69C2" w:rsidRPr="00F65F2C" w:rsidRDefault="000A69C2" w:rsidP="000A69C2">
            <w:pPr>
              <w:jc w:val="right"/>
              <w:rPr>
                <w:color w:val="000000"/>
                <w:sz w:val="22"/>
                <w:szCs w:val="22"/>
              </w:rPr>
            </w:pPr>
            <w:r w:rsidRPr="00F65F2C">
              <w:rPr>
                <w:color w:val="000000"/>
                <w:sz w:val="22"/>
                <w:szCs w:val="22"/>
              </w:rPr>
              <w:t>114.67</w:t>
            </w:r>
          </w:p>
        </w:tc>
        <w:tc>
          <w:tcPr>
            <w:tcW w:w="1177" w:type="dxa"/>
            <w:tcBorders>
              <w:top w:val="nil"/>
              <w:left w:val="nil"/>
              <w:bottom w:val="nil"/>
              <w:right w:val="nil"/>
            </w:tcBorders>
            <w:shd w:val="clear" w:color="auto" w:fill="F2F2F2" w:themeFill="background1" w:themeFillShade="F2"/>
            <w:noWrap/>
            <w:vAlign w:val="bottom"/>
            <w:hideMark/>
          </w:tcPr>
          <w:p w14:paraId="5E223190" w14:textId="77777777" w:rsidR="000A69C2" w:rsidRPr="00F65F2C" w:rsidRDefault="000A69C2" w:rsidP="000A69C2">
            <w:pPr>
              <w:jc w:val="right"/>
              <w:rPr>
                <w:color w:val="000000"/>
                <w:sz w:val="22"/>
                <w:szCs w:val="22"/>
              </w:rPr>
            </w:pPr>
            <w:r w:rsidRPr="00F65F2C">
              <w:rPr>
                <w:color w:val="000000"/>
                <w:sz w:val="22"/>
                <w:szCs w:val="22"/>
              </w:rPr>
              <w:t>12.93</w:t>
            </w:r>
          </w:p>
        </w:tc>
        <w:tc>
          <w:tcPr>
            <w:tcW w:w="1177" w:type="dxa"/>
            <w:tcBorders>
              <w:top w:val="nil"/>
              <w:left w:val="nil"/>
              <w:bottom w:val="nil"/>
              <w:right w:val="nil"/>
            </w:tcBorders>
            <w:shd w:val="clear" w:color="auto" w:fill="F2F2F2" w:themeFill="background1" w:themeFillShade="F2"/>
            <w:noWrap/>
            <w:vAlign w:val="bottom"/>
            <w:hideMark/>
          </w:tcPr>
          <w:p w14:paraId="60D457B3" w14:textId="77777777" w:rsidR="000A69C2" w:rsidRPr="00F65F2C" w:rsidRDefault="000A69C2" w:rsidP="000A69C2">
            <w:pPr>
              <w:jc w:val="right"/>
              <w:rPr>
                <w:color w:val="000000"/>
                <w:sz w:val="22"/>
                <w:szCs w:val="22"/>
              </w:rPr>
            </w:pPr>
            <w:r w:rsidRPr="00F65F2C">
              <w:rPr>
                <w:color w:val="000000"/>
                <w:sz w:val="22"/>
                <w:szCs w:val="22"/>
              </w:rPr>
              <w:t>8.86</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4D355E92"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60022011"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44B2350D"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03AA0061"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2BDD35BF" w14:textId="77777777" w:rsidR="000A69C2" w:rsidRPr="00F65F2C" w:rsidRDefault="000A69C2" w:rsidP="000A69C2">
            <w:pPr>
              <w:rPr>
                <w:b/>
                <w:bCs/>
                <w:color w:val="000000"/>
                <w:sz w:val="22"/>
                <w:szCs w:val="22"/>
              </w:rPr>
            </w:pPr>
            <w:r w:rsidRPr="00F65F2C">
              <w:rPr>
                <w:b/>
                <w:bCs/>
                <w:color w:val="000000"/>
                <w:sz w:val="22"/>
                <w:szCs w:val="22"/>
              </w:rPr>
              <w:t>biomass</w:t>
            </w:r>
          </w:p>
        </w:tc>
        <w:tc>
          <w:tcPr>
            <w:tcW w:w="1239" w:type="dxa"/>
            <w:tcBorders>
              <w:top w:val="nil"/>
              <w:left w:val="nil"/>
              <w:bottom w:val="nil"/>
              <w:right w:val="nil"/>
            </w:tcBorders>
            <w:shd w:val="clear" w:color="auto" w:fill="F2F2F2" w:themeFill="background1" w:themeFillShade="F2"/>
            <w:noWrap/>
            <w:vAlign w:val="bottom"/>
            <w:hideMark/>
          </w:tcPr>
          <w:p w14:paraId="6063B62E" w14:textId="77777777" w:rsidR="000A69C2" w:rsidRPr="00F65F2C" w:rsidRDefault="000A69C2" w:rsidP="000A69C2">
            <w:pPr>
              <w:jc w:val="right"/>
              <w:rPr>
                <w:color w:val="000000"/>
                <w:sz w:val="22"/>
                <w:szCs w:val="22"/>
              </w:rPr>
            </w:pPr>
            <w:r w:rsidRPr="00F65F2C">
              <w:rPr>
                <w:color w:val="000000"/>
                <w:sz w:val="22"/>
                <w:szCs w:val="22"/>
              </w:rPr>
              <w:t>-18.39</w:t>
            </w:r>
          </w:p>
        </w:tc>
        <w:tc>
          <w:tcPr>
            <w:tcW w:w="1177" w:type="dxa"/>
            <w:tcBorders>
              <w:top w:val="nil"/>
              <w:left w:val="nil"/>
              <w:bottom w:val="nil"/>
              <w:right w:val="nil"/>
            </w:tcBorders>
            <w:shd w:val="clear" w:color="auto" w:fill="F2F2F2" w:themeFill="background1" w:themeFillShade="F2"/>
            <w:noWrap/>
            <w:vAlign w:val="bottom"/>
            <w:hideMark/>
          </w:tcPr>
          <w:p w14:paraId="6C50DBB9" w14:textId="77777777" w:rsidR="000A69C2" w:rsidRPr="00F65F2C" w:rsidRDefault="000A69C2" w:rsidP="000A69C2">
            <w:pPr>
              <w:jc w:val="right"/>
              <w:rPr>
                <w:color w:val="000000"/>
                <w:sz w:val="22"/>
                <w:szCs w:val="22"/>
              </w:rPr>
            </w:pPr>
            <w:r w:rsidRPr="00F65F2C">
              <w:rPr>
                <w:color w:val="000000"/>
                <w:sz w:val="22"/>
                <w:szCs w:val="22"/>
              </w:rPr>
              <w:t>7.37</w:t>
            </w:r>
          </w:p>
        </w:tc>
        <w:tc>
          <w:tcPr>
            <w:tcW w:w="1177" w:type="dxa"/>
            <w:tcBorders>
              <w:top w:val="nil"/>
              <w:left w:val="nil"/>
              <w:bottom w:val="nil"/>
              <w:right w:val="nil"/>
            </w:tcBorders>
            <w:shd w:val="clear" w:color="auto" w:fill="F2F2F2" w:themeFill="background1" w:themeFillShade="F2"/>
            <w:noWrap/>
            <w:vAlign w:val="bottom"/>
            <w:hideMark/>
          </w:tcPr>
          <w:p w14:paraId="750A4050" w14:textId="77777777" w:rsidR="000A69C2" w:rsidRPr="00F65F2C" w:rsidRDefault="000A69C2" w:rsidP="000A69C2">
            <w:pPr>
              <w:jc w:val="right"/>
              <w:rPr>
                <w:color w:val="000000"/>
                <w:sz w:val="22"/>
                <w:szCs w:val="22"/>
              </w:rPr>
            </w:pPr>
            <w:r w:rsidRPr="00F65F2C">
              <w:rPr>
                <w:color w:val="000000"/>
                <w:sz w:val="22"/>
                <w:szCs w:val="22"/>
              </w:rPr>
              <w:t>-2.49</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255243DC" w14:textId="77777777" w:rsidR="000A69C2" w:rsidRPr="00F65F2C" w:rsidRDefault="000A69C2" w:rsidP="00F65F2C">
            <w:pPr>
              <w:jc w:val="right"/>
              <w:rPr>
                <w:color w:val="000000"/>
                <w:sz w:val="22"/>
                <w:szCs w:val="22"/>
              </w:rPr>
            </w:pPr>
            <w:r w:rsidRPr="00F65F2C">
              <w:rPr>
                <w:color w:val="000000"/>
                <w:sz w:val="22"/>
                <w:szCs w:val="22"/>
              </w:rPr>
              <w:t>0.02</w:t>
            </w:r>
          </w:p>
        </w:tc>
      </w:tr>
      <w:tr w:rsidR="000A69C2" w:rsidRPr="00F65F2C" w14:paraId="607DCE83"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4C952183"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103389AA"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243507E4"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217C7419"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3E7E9463"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190F6160"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7E175752"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72F4397B" w14:textId="77777777" w:rsidTr="00346C27">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55685CD1"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1FBDA6FA" w14:textId="77777777" w:rsidR="000A69C2" w:rsidRPr="00F65F2C" w:rsidRDefault="000A69C2" w:rsidP="000A69C2">
            <w:pPr>
              <w:rPr>
                <w:i/>
                <w:iCs/>
                <w:color w:val="000000"/>
                <w:sz w:val="22"/>
                <w:szCs w:val="22"/>
              </w:rPr>
            </w:pPr>
            <w:r w:rsidRPr="00F65F2C">
              <w:rPr>
                <w:i/>
                <w:iCs/>
                <w:color w:val="000000"/>
                <w:sz w:val="22"/>
                <w:szCs w:val="22"/>
              </w:rPr>
              <w:t>density + body size</w:t>
            </w: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49BB919F"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F2F2F2" w:themeFill="background1" w:themeFillShade="F2"/>
            <w:noWrap/>
            <w:vAlign w:val="bottom"/>
            <w:hideMark/>
          </w:tcPr>
          <w:p w14:paraId="3BCE6192" w14:textId="77777777" w:rsidR="000A69C2" w:rsidRPr="00F65F2C" w:rsidRDefault="000A69C2" w:rsidP="000A69C2">
            <w:pPr>
              <w:jc w:val="right"/>
              <w:rPr>
                <w:color w:val="000000"/>
                <w:sz w:val="22"/>
                <w:szCs w:val="22"/>
              </w:rPr>
            </w:pPr>
            <w:r w:rsidRPr="00F65F2C">
              <w:rPr>
                <w:color w:val="000000"/>
                <w:sz w:val="22"/>
                <w:szCs w:val="22"/>
              </w:rPr>
              <w:t>115.16</w:t>
            </w:r>
          </w:p>
        </w:tc>
        <w:tc>
          <w:tcPr>
            <w:tcW w:w="1177" w:type="dxa"/>
            <w:tcBorders>
              <w:top w:val="nil"/>
              <w:left w:val="nil"/>
              <w:bottom w:val="nil"/>
              <w:right w:val="nil"/>
            </w:tcBorders>
            <w:shd w:val="clear" w:color="auto" w:fill="F2F2F2" w:themeFill="background1" w:themeFillShade="F2"/>
            <w:noWrap/>
            <w:vAlign w:val="bottom"/>
            <w:hideMark/>
          </w:tcPr>
          <w:p w14:paraId="7781EB96" w14:textId="77777777" w:rsidR="000A69C2" w:rsidRPr="00F65F2C" w:rsidRDefault="000A69C2" w:rsidP="000A69C2">
            <w:pPr>
              <w:jc w:val="right"/>
              <w:rPr>
                <w:color w:val="000000"/>
                <w:sz w:val="22"/>
                <w:szCs w:val="22"/>
              </w:rPr>
            </w:pPr>
            <w:r w:rsidRPr="00F65F2C">
              <w:rPr>
                <w:color w:val="000000"/>
                <w:sz w:val="22"/>
                <w:szCs w:val="22"/>
              </w:rPr>
              <w:t>12.5</w:t>
            </w:r>
          </w:p>
        </w:tc>
        <w:tc>
          <w:tcPr>
            <w:tcW w:w="1177" w:type="dxa"/>
            <w:tcBorders>
              <w:top w:val="nil"/>
              <w:left w:val="nil"/>
              <w:bottom w:val="nil"/>
              <w:right w:val="nil"/>
            </w:tcBorders>
            <w:shd w:val="clear" w:color="auto" w:fill="F2F2F2" w:themeFill="background1" w:themeFillShade="F2"/>
            <w:noWrap/>
            <w:vAlign w:val="bottom"/>
            <w:hideMark/>
          </w:tcPr>
          <w:p w14:paraId="4E37D99E" w14:textId="77777777" w:rsidR="000A69C2" w:rsidRPr="00F65F2C" w:rsidRDefault="000A69C2" w:rsidP="000A69C2">
            <w:pPr>
              <w:jc w:val="right"/>
              <w:rPr>
                <w:color w:val="000000"/>
                <w:sz w:val="22"/>
                <w:szCs w:val="22"/>
              </w:rPr>
            </w:pPr>
            <w:r w:rsidRPr="00F65F2C">
              <w:rPr>
                <w:color w:val="000000"/>
                <w:sz w:val="22"/>
                <w:szCs w:val="22"/>
              </w:rPr>
              <w:t>9.21</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4FA4739D"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10788AF3" w14:textId="77777777" w:rsidTr="00346C27">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1E4E0FA8"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33BB7021"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38C9827F" w14:textId="77777777" w:rsidR="000A69C2" w:rsidRPr="00F65F2C" w:rsidRDefault="000A69C2" w:rsidP="000A69C2">
            <w:pPr>
              <w:rPr>
                <w:b/>
                <w:bCs/>
                <w:color w:val="000000"/>
                <w:sz w:val="22"/>
                <w:szCs w:val="22"/>
              </w:rPr>
            </w:pPr>
            <w:r w:rsidRPr="00F65F2C">
              <w:rPr>
                <w:b/>
                <w:bCs/>
                <w:color w:val="000000"/>
                <w:sz w:val="22"/>
                <w:szCs w:val="22"/>
              </w:rPr>
              <w:t>density</w:t>
            </w:r>
          </w:p>
        </w:tc>
        <w:tc>
          <w:tcPr>
            <w:tcW w:w="1239" w:type="dxa"/>
            <w:tcBorders>
              <w:top w:val="nil"/>
              <w:left w:val="nil"/>
              <w:bottom w:val="nil"/>
              <w:right w:val="nil"/>
            </w:tcBorders>
            <w:shd w:val="clear" w:color="auto" w:fill="F2F2F2" w:themeFill="background1" w:themeFillShade="F2"/>
            <w:noWrap/>
            <w:vAlign w:val="bottom"/>
            <w:hideMark/>
          </w:tcPr>
          <w:p w14:paraId="25A01A2E" w14:textId="77777777" w:rsidR="000A69C2" w:rsidRPr="00F65F2C" w:rsidRDefault="000A69C2" w:rsidP="000A69C2">
            <w:pPr>
              <w:jc w:val="right"/>
              <w:rPr>
                <w:color w:val="000000"/>
                <w:sz w:val="22"/>
                <w:szCs w:val="22"/>
              </w:rPr>
            </w:pPr>
            <w:r w:rsidRPr="00F65F2C">
              <w:rPr>
                <w:color w:val="000000"/>
                <w:sz w:val="22"/>
                <w:szCs w:val="22"/>
              </w:rPr>
              <w:t>-26.73</w:t>
            </w:r>
          </w:p>
        </w:tc>
        <w:tc>
          <w:tcPr>
            <w:tcW w:w="1177" w:type="dxa"/>
            <w:tcBorders>
              <w:top w:val="nil"/>
              <w:left w:val="nil"/>
              <w:bottom w:val="nil"/>
              <w:right w:val="nil"/>
            </w:tcBorders>
            <w:shd w:val="clear" w:color="auto" w:fill="F2F2F2" w:themeFill="background1" w:themeFillShade="F2"/>
            <w:noWrap/>
            <w:vAlign w:val="bottom"/>
            <w:hideMark/>
          </w:tcPr>
          <w:p w14:paraId="0A191A99" w14:textId="77777777" w:rsidR="000A69C2" w:rsidRPr="00F65F2C" w:rsidRDefault="000A69C2" w:rsidP="000A69C2">
            <w:pPr>
              <w:jc w:val="right"/>
              <w:rPr>
                <w:color w:val="000000"/>
                <w:sz w:val="22"/>
                <w:szCs w:val="22"/>
              </w:rPr>
            </w:pPr>
            <w:r w:rsidRPr="00F65F2C">
              <w:rPr>
                <w:color w:val="000000"/>
                <w:sz w:val="22"/>
                <w:szCs w:val="22"/>
              </w:rPr>
              <w:t>10.78</w:t>
            </w:r>
          </w:p>
        </w:tc>
        <w:tc>
          <w:tcPr>
            <w:tcW w:w="1177" w:type="dxa"/>
            <w:tcBorders>
              <w:top w:val="nil"/>
              <w:left w:val="nil"/>
              <w:bottom w:val="nil"/>
              <w:right w:val="nil"/>
            </w:tcBorders>
            <w:shd w:val="clear" w:color="auto" w:fill="F2F2F2" w:themeFill="background1" w:themeFillShade="F2"/>
            <w:noWrap/>
            <w:vAlign w:val="bottom"/>
            <w:hideMark/>
          </w:tcPr>
          <w:p w14:paraId="001E28CB" w14:textId="77777777" w:rsidR="000A69C2" w:rsidRPr="00F65F2C" w:rsidRDefault="000A69C2" w:rsidP="000A69C2">
            <w:pPr>
              <w:jc w:val="right"/>
              <w:rPr>
                <w:color w:val="000000"/>
                <w:sz w:val="22"/>
                <w:szCs w:val="22"/>
              </w:rPr>
            </w:pPr>
            <w:r w:rsidRPr="00F65F2C">
              <w:rPr>
                <w:color w:val="000000"/>
                <w:sz w:val="22"/>
                <w:szCs w:val="22"/>
              </w:rPr>
              <w:t>-2.47</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200F929E" w14:textId="77777777" w:rsidR="000A69C2" w:rsidRPr="00F65F2C" w:rsidRDefault="000A69C2" w:rsidP="00F65F2C">
            <w:pPr>
              <w:jc w:val="right"/>
              <w:rPr>
                <w:color w:val="000000"/>
                <w:sz w:val="22"/>
                <w:szCs w:val="22"/>
              </w:rPr>
            </w:pPr>
            <w:r w:rsidRPr="00F65F2C">
              <w:rPr>
                <w:color w:val="000000"/>
                <w:sz w:val="22"/>
                <w:szCs w:val="22"/>
              </w:rPr>
              <w:t>0.02</w:t>
            </w:r>
          </w:p>
        </w:tc>
      </w:tr>
      <w:tr w:rsidR="000A69C2" w:rsidRPr="00F65F2C" w14:paraId="7B4B2C5F" w14:textId="77777777" w:rsidTr="00346C27">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B773C14"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848C720"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0B0BD3D8" w14:textId="77777777" w:rsidR="000A69C2" w:rsidRPr="00F65F2C" w:rsidRDefault="000A69C2" w:rsidP="000A69C2">
            <w:pPr>
              <w:rPr>
                <w:color w:val="000000"/>
                <w:sz w:val="22"/>
                <w:szCs w:val="22"/>
              </w:rPr>
            </w:pPr>
            <w:r w:rsidRPr="00F65F2C">
              <w:rPr>
                <w:color w:val="000000"/>
                <w:sz w:val="22"/>
                <w:szCs w:val="22"/>
              </w:rPr>
              <w:t>body size</w:t>
            </w:r>
          </w:p>
        </w:tc>
        <w:tc>
          <w:tcPr>
            <w:tcW w:w="1239" w:type="dxa"/>
            <w:tcBorders>
              <w:top w:val="nil"/>
              <w:left w:val="nil"/>
              <w:bottom w:val="nil"/>
              <w:right w:val="nil"/>
            </w:tcBorders>
            <w:shd w:val="clear" w:color="auto" w:fill="F2F2F2" w:themeFill="background1" w:themeFillShade="F2"/>
            <w:noWrap/>
            <w:vAlign w:val="bottom"/>
            <w:hideMark/>
          </w:tcPr>
          <w:p w14:paraId="5FCAC84E" w14:textId="77777777" w:rsidR="000A69C2" w:rsidRPr="00F65F2C" w:rsidRDefault="000A69C2" w:rsidP="000A69C2">
            <w:pPr>
              <w:jc w:val="right"/>
              <w:rPr>
                <w:color w:val="000000"/>
                <w:sz w:val="22"/>
                <w:szCs w:val="22"/>
              </w:rPr>
            </w:pPr>
            <w:r w:rsidRPr="00F65F2C">
              <w:rPr>
                <w:color w:val="000000"/>
                <w:sz w:val="22"/>
                <w:szCs w:val="22"/>
              </w:rPr>
              <w:t>-17.11</w:t>
            </w:r>
          </w:p>
        </w:tc>
        <w:tc>
          <w:tcPr>
            <w:tcW w:w="1177" w:type="dxa"/>
            <w:tcBorders>
              <w:top w:val="nil"/>
              <w:left w:val="nil"/>
              <w:bottom w:val="nil"/>
              <w:right w:val="nil"/>
            </w:tcBorders>
            <w:shd w:val="clear" w:color="auto" w:fill="F2F2F2" w:themeFill="background1" w:themeFillShade="F2"/>
            <w:noWrap/>
            <w:vAlign w:val="bottom"/>
            <w:hideMark/>
          </w:tcPr>
          <w:p w14:paraId="01733314" w14:textId="77777777" w:rsidR="000A69C2" w:rsidRPr="00F65F2C" w:rsidRDefault="000A69C2" w:rsidP="000A69C2">
            <w:pPr>
              <w:jc w:val="right"/>
              <w:rPr>
                <w:color w:val="000000"/>
                <w:sz w:val="22"/>
                <w:szCs w:val="22"/>
              </w:rPr>
            </w:pPr>
            <w:r w:rsidRPr="00F65F2C">
              <w:rPr>
                <w:color w:val="000000"/>
                <w:sz w:val="22"/>
                <w:szCs w:val="22"/>
              </w:rPr>
              <w:t>8.5</w:t>
            </w:r>
          </w:p>
        </w:tc>
        <w:tc>
          <w:tcPr>
            <w:tcW w:w="1177" w:type="dxa"/>
            <w:tcBorders>
              <w:top w:val="nil"/>
              <w:left w:val="nil"/>
              <w:bottom w:val="nil"/>
              <w:right w:val="nil"/>
            </w:tcBorders>
            <w:shd w:val="clear" w:color="auto" w:fill="F2F2F2" w:themeFill="background1" w:themeFillShade="F2"/>
            <w:noWrap/>
            <w:vAlign w:val="bottom"/>
            <w:hideMark/>
          </w:tcPr>
          <w:p w14:paraId="3B7B3878" w14:textId="77777777" w:rsidR="000A69C2" w:rsidRPr="00F65F2C" w:rsidRDefault="000A69C2" w:rsidP="000A69C2">
            <w:pPr>
              <w:jc w:val="right"/>
              <w:rPr>
                <w:color w:val="000000"/>
                <w:sz w:val="22"/>
                <w:szCs w:val="22"/>
              </w:rPr>
            </w:pPr>
            <w:r w:rsidRPr="00F65F2C">
              <w:rPr>
                <w:color w:val="000000"/>
                <w:sz w:val="22"/>
                <w:szCs w:val="22"/>
              </w:rPr>
              <w:t>-2.01</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013221E6" w14:textId="77777777" w:rsidR="000A69C2" w:rsidRPr="00F65F2C" w:rsidRDefault="000A69C2" w:rsidP="00F65F2C">
            <w:pPr>
              <w:jc w:val="right"/>
              <w:rPr>
                <w:color w:val="000000"/>
                <w:sz w:val="22"/>
                <w:szCs w:val="22"/>
              </w:rPr>
            </w:pPr>
            <w:r w:rsidRPr="00F65F2C">
              <w:rPr>
                <w:color w:val="000000"/>
                <w:sz w:val="22"/>
                <w:szCs w:val="22"/>
              </w:rPr>
              <w:t>0.06</w:t>
            </w:r>
          </w:p>
        </w:tc>
      </w:tr>
      <w:tr w:rsidR="000A69C2" w:rsidRPr="00F65F2C" w14:paraId="54655984" w14:textId="77777777" w:rsidTr="00B8273D">
        <w:trPr>
          <w:trHeight w:val="320"/>
        </w:trPr>
        <w:tc>
          <w:tcPr>
            <w:tcW w:w="1340" w:type="dxa"/>
            <w:tcBorders>
              <w:top w:val="single" w:sz="4" w:space="0" w:color="auto"/>
              <w:left w:val="single" w:sz="8" w:space="0" w:color="auto"/>
              <w:bottom w:val="nil"/>
              <w:right w:val="single" w:sz="4" w:space="0" w:color="auto"/>
            </w:tcBorders>
            <w:shd w:val="clear" w:color="auto" w:fill="auto"/>
            <w:noWrap/>
            <w:vAlign w:val="bottom"/>
            <w:hideMark/>
          </w:tcPr>
          <w:p w14:paraId="0DF24515"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single" w:sz="4" w:space="0" w:color="auto"/>
              <w:left w:val="single" w:sz="4" w:space="0" w:color="auto"/>
              <w:bottom w:val="nil"/>
              <w:right w:val="single" w:sz="4" w:space="0" w:color="auto"/>
            </w:tcBorders>
            <w:shd w:val="clear" w:color="auto" w:fill="auto"/>
            <w:noWrap/>
            <w:vAlign w:val="bottom"/>
            <w:hideMark/>
          </w:tcPr>
          <w:p w14:paraId="2250EC5B" w14:textId="77777777" w:rsidR="000A69C2" w:rsidRPr="00F65F2C" w:rsidRDefault="000A69C2" w:rsidP="000A69C2">
            <w:pPr>
              <w:rPr>
                <w:i/>
                <w:iCs/>
                <w:color w:val="000000"/>
                <w:sz w:val="22"/>
                <w:szCs w:val="22"/>
              </w:rPr>
            </w:pPr>
            <w:r w:rsidRPr="00F65F2C">
              <w:rPr>
                <w:i/>
                <w:iCs/>
                <w:color w:val="000000"/>
                <w:sz w:val="22"/>
                <w:szCs w:val="22"/>
              </w:rPr>
              <w:t> </w:t>
            </w:r>
          </w:p>
        </w:tc>
        <w:tc>
          <w:tcPr>
            <w:tcW w:w="1232" w:type="dxa"/>
            <w:tcBorders>
              <w:top w:val="single" w:sz="4" w:space="0" w:color="auto"/>
              <w:left w:val="single" w:sz="4" w:space="0" w:color="auto"/>
              <w:bottom w:val="nil"/>
              <w:right w:val="nil"/>
            </w:tcBorders>
            <w:shd w:val="clear" w:color="auto" w:fill="auto"/>
            <w:noWrap/>
            <w:vAlign w:val="bottom"/>
            <w:hideMark/>
          </w:tcPr>
          <w:p w14:paraId="15881B9B" w14:textId="77777777" w:rsidR="000A69C2" w:rsidRPr="00F65F2C" w:rsidRDefault="000A69C2" w:rsidP="000A69C2">
            <w:pPr>
              <w:rPr>
                <w:color w:val="000000"/>
                <w:sz w:val="22"/>
                <w:szCs w:val="22"/>
              </w:rPr>
            </w:pPr>
            <w:r w:rsidRPr="00F65F2C">
              <w:rPr>
                <w:color w:val="000000"/>
                <w:sz w:val="22"/>
                <w:szCs w:val="22"/>
              </w:rPr>
              <w:t> </w:t>
            </w:r>
          </w:p>
        </w:tc>
        <w:tc>
          <w:tcPr>
            <w:tcW w:w="1239" w:type="dxa"/>
            <w:tcBorders>
              <w:top w:val="single" w:sz="4" w:space="0" w:color="auto"/>
              <w:left w:val="nil"/>
              <w:bottom w:val="nil"/>
              <w:right w:val="nil"/>
            </w:tcBorders>
            <w:shd w:val="clear" w:color="auto" w:fill="auto"/>
            <w:noWrap/>
            <w:vAlign w:val="bottom"/>
            <w:hideMark/>
          </w:tcPr>
          <w:p w14:paraId="2197B3CC"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nil"/>
            </w:tcBorders>
            <w:shd w:val="clear" w:color="auto" w:fill="auto"/>
            <w:noWrap/>
            <w:vAlign w:val="bottom"/>
            <w:hideMark/>
          </w:tcPr>
          <w:p w14:paraId="53D94C36"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nil"/>
            </w:tcBorders>
            <w:shd w:val="clear" w:color="auto" w:fill="auto"/>
            <w:noWrap/>
            <w:vAlign w:val="bottom"/>
            <w:hideMark/>
          </w:tcPr>
          <w:p w14:paraId="524D88CF"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single" w:sz="8" w:space="0" w:color="auto"/>
            </w:tcBorders>
            <w:shd w:val="clear" w:color="auto" w:fill="auto"/>
            <w:noWrap/>
            <w:vAlign w:val="bottom"/>
            <w:hideMark/>
          </w:tcPr>
          <w:p w14:paraId="03865B33"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5DC0D071"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4F27FA50" w14:textId="77777777" w:rsidR="000A69C2" w:rsidRPr="00F65F2C" w:rsidRDefault="000A69C2" w:rsidP="000A69C2">
            <w:pPr>
              <w:rPr>
                <w:i/>
                <w:iCs/>
                <w:color w:val="000000"/>
                <w:sz w:val="22"/>
                <w:szCs w:val="22"/>
              </w:rPr>
            </w:pPr>
            <w:r w:rsidRPr="00F65F2C">
              <w:rPr>
                <w:i/>
                <w:iCs/>
                <w:color w:val="000000"/>
                <w:sz w:val="22"/>
                <w:szCs w:val="22"/>
              </w:rPr>
              <w:t>C-score</w:t>
            </w:r>
          </w:p>
        </w:tc>
        <w:tc>
          <w:tcPr>
            <w:tcW w:w="2115" w:type="dxa"/>
            <w:tcBorders>
              <w:top w:val="nil"/>
              <w:left w:val="single" w:sz="4" w:space="0" w:color="auto"/>
              <w:bottom w:val="nil"/>
              <w:right w:val="single" w:sz="4" w:space="0" w:color="auto"/>
            </w:tcBorders>
            <w:shd w:val="clear" w:color="auto" w:fill="auto"/>
            <w:noWrap/>
            <w:vAlign w:val="bottom"/>
            <w:hideMark/>
          </w:tcPr>
          <w:p w14:paraId="4BBAB557" w14:textId="77777777" w:rsidR="000A69C2" w:rsidRPr="00F65F2C" w:rsidRDefault="000A69C2" w:rsidP="000A69C2">
            <w:pPr>
              <w:rPr>
                <w:i/>
                <w:iCs/>
                <w:color w:val="000000"/>
                <w:sz w:val="22"/>
                <w:szCs w:val="22"/>
              </w:rPr>
            </w:pPr>
            <w:r w:rsidRPr="00F65F2C">
              <w:rPr>
                <w:i/>
                <w:iCs/>
                <w:color w:val="000000"/>
                <w:sz w:val="22"/>
                <w:szCs w:val="22"/>
              </w:rPr>
              <w:t>null</w:t>
            </w:r>
          </w:p>
        </w:tc>
        <w:tc>
          <w:tcPr>
            <w:tcW w:w="1232" w:type="dxa"/>
            <w:tcBorders>
              <w:top w:val="nil"/>
              <w:left w:val="single" w:sz="4" w:space="0" w:color="auto"/>
              <w:bottom w:val="nil"/>
              <w:right w:val="nil"/>
            </w:tcBorders>
            <w:shd w:val="clear" w:color="auto" w:fill="auto"/>
            <w:noWrap/>
            <w:vAlign w:val="bottom"/>
            <w:hideMark/>
          </w:tcPr>
          <w:p w14:paraId="54CBA21F"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23175F19" w14:textId="77777777" w:rsidR="000A69C2" w:rsidRPr="00F65F2C" w:rsidRDefault="000A69C2" w:rsidP="000A69C2">
            <w:pPr>
              <w:jc w:val="right"/>
              <w:rPr>
                <w:color w:val="000000"/>
                <w:sz w:val="22"/>
                <w:szCs w:val="22"/>
              </w:rPr>
            </w:pPr>
            <w:r w:rsidRPr="00F65F2C">
              <w:rPr>
                <w:color w:val="000000"/>
                <w:sz w:val="22"/>
                <w:szCs w:val="22"/>
              </w:rPr>
              <w:t>0.41</w:t>
            </w:r>
          </w:p>
        </w:tc>
        <w:tc>
          <w:tcPr>
            <w:tcW w:w="1177" w:type="dxa"/>
            <w:tcBorders>
              <w:top w:val="nil"/>
              <w:left w:val="nil"/>
              <w:bottom w:val="nil"/>
              <w:right w:val="nil"/>
            </w:tcBorders>
            <w:shd w:val="clear" w:color="auto" w:fill="auto"/>
            <w:noWrap/>
            <w:vAlign w:val="bottom"/>
            <w:hideMark/>
          </w:tcPr>
          <w:p w14:paraId="52A801C5" w14:textId="77777777" w:rsidR="000A69C2" w:rsidRPr="00F65F2C" w:rsidRDefault="000A69C2" w:rsidP="000A69C2">
            <w:pPr>
              <w:jc w:val="right"/>
              <w:rPr>
                <w:color w:val="000000"/>
                <w:sz w:val="22"/>
                <w:szCs w:val="22"/>
              </w:rPr>
            </w:pPr>
            <w:r w:rsidRPr="00F65F2C">
              <w:rPr>
                <w:color w:val="000000"/>
                <w:sz w:val="22"/>
                <w:szCs w:val="22"/>
              </w:rPr>
              <w:t>0.05</w:t>
            </w:r>
          </w:p>
        </w:tc>
        <w:tc>
          <w:tcPr>
            <w:tcW w:w="1177" w:type="dxa"/>
            <w:tcBorders>
              <w:top w:val="nil"/>
              <w:left w:val="nil"/>
              <w:bottom w:val="nil"/>
              <w:right w:val="nil"/>
            </w:tcBorders>
            <w:shd w:val="clear" w:color="auto" w:fill="auto"/>
            <w:noWrap/>
            <w:vAlign w:val="bottom"/>
            <w:hideMark/>
          </w:tcPr>
          <w:p w14:paraId="1258CB8B" w14:textId="77777777" w:rsidR="000A69C2" w:rsidRPr="00F65F2C" w:rsidRDefault="000A69C2" w:rsidP="000A69C2">
            <w:pPr>
              <w:jc w:val="right"/>
              <w:rPr>
                <w:color w:val="000000"/>
                <w:sz w:val="22"/>
                <w:szCs w:val="22"/>
              </w:rPr>
            </w:pPr>
            <w:r w:rsidRPr="00F65F2C">
              <w:rPr>
                <w:color w:val="000000"/>
                <w:sz w:val="22"/>
                <w:szCs w:val="22"/>
              </w:rPr>
              <w:t>7.55</w:t>
            </w:r>
          </w:p>
        </w:tc>
        <w:tc>
          <w:tcPr>
            <w:tcW w:w="1177" w:type="dxa"/>
            <w:tcBorders>
              <w:top w:val="nil"/>
              <w:left w:val="nil"/>
              <w:bottom w:val="nil"/>
              <w:right w:val="single" w:sz="8" w:space="0" w:color="auto"/>
            </w:tcBorders>
            <w:shd w:val="clear" w:color="auto" w:fill="auto"/>
            <w:noWrap/>
            <w:vAlign w:val="bottom"/>
            <w:hideMark/>
          </w:tcPr>
          <w:p w14:paraId="73855954"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7B799BB2"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490972AA"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0A80C804"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0985F648"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7345DDCD"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5A5B03C6"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70AC97F8"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284F0B84"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1FD65C3F"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0356E637"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37CA8AD9" w14:textId="77777777" w:rsidR="000A69C2" w:rsidRPr="00F65F2C" w:rsidRDefault="000A69C2" w:rsidP="000A69C2">
            <w:pPr>
              <w:rPr>
                <w:i/>
                <w:iCs/>
                <w:color w:val="000000"/>
                <w:sz w:val="22"/>
                <w:szCs w:val="22"/>
              </w:rPr>
            </w:pPr>
            <w:r w:rsidRPr="00F65F2C">
              <w:rPr>
                <w:i/>
                <w:iCs/>
                <w:color w:val="000000"/>
                <w:sz w:val="22"/>
                <w:szCs w:val="22"/>
              </w:rPr>
              <w:t>density</w:t>
            </w:r>
          </w:p>
        </w:tc>
        <w:tc>
          <w:tcPr>
            <w:tcW w:w="1232" w:type="dxa"/>
            <w:tcBorders>
              <w:top w:val="nil"/>
              <w:left w:val="single" w:sz="4" w:space="0" w:color="auto"/>
              <w:bottom w:val="nil"/>
              <w:right w:val="nil"/>
            </w:tcBorders>
            <w:shd w:val="clear" w:color="auto" w:fill="auto"/>
            <w:noWrap/>
            <w:vAlign w:val="bottom"/>
            <w:hideMark/>
          </w:tcPr>
          <w:p w14:paraId="703D6984"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7F05E01D" w14:textId="77777777" w:rsidR="000A69C2" w:rsidRPr="00F65F2C" w:rsidRDefault="000A69C2" w:rsidP="000A69C2">
            <w:pPr>
              <w:jc w:val="right"/>
              <w:rPr>
                <w:color w:val="000000"/>
                <w:sz w:val="22"/>
                <w:szCs w:val="22"/>
              </w:rPr>
            </w:pPr>
            <w:r w:rsidRPr="00F65F2C">
              <w:rPr>
                <w:color w:val="000000"/>
                <w:sz w:val="22"/>
                <w:szCs w:val="22"/>
              </w:rPr>
              <w:t>0.34</w:t>
            </w:r>
          </w:p>
        </w:tc>
        <w:tc>
          <w:tcPr>
            <w:tcW w:w="1177" w:type="dxa"/>
            <w:tcBorders>
              <w:top w:val="nil"/>
              <w:left w:val="nil"/>
              <w:bottom w:val="nil"/>
              <w:right w:val="nil"/>
            </w:tcBorders>
            <w:shd w:val="clear" w:color="auto" w:fill="auto"/>
            <w:noWrap/>
            <w:vAlign w:val="bottom"/>
            <w:hideMark/>
          </w:tcPr>
          <w:p w14:paraId="1F73BFC8" w14:textId="77777777" w:rsidR="000A69C2" w:rsidRPr="00F65F2C" w:rsidRDefault="000A69C2" w:rsidP="000A69C2">
            <w:pPr>
              <w:jc w:val="right"/>
              <w:rPr>
                <w:color w:val="000000"/>
                <w:sz w:val="22"/>
                <w:szCs w:val="22"/>
              </w:rPr>
            </w:pPr>
            <w:r w:rsidRPr="00F65F2C">
              <w:rPr>
                <w:color w:val="000000"/>
                <w:sz w:val="22"/>
                <w:szCs w:val="22"/>
              </w:rPr>
              <w:t>0.06</w:t>
            </w:r>
          </w:p>
        </w:tc>
        <w:tc>
          <w:tcPr>
            <w:tcW w:w="1177" w:type="dxa"/>
            <w:tcBorders>
              <w:top w:val="nil"/>
              <w:left w:val="nil"/>
              <w:bottom w:val="nil"/>
              <w:right w:val="nil"/>
            </w:tcBorders>
            <w:shd w:val="clear" w:color="auto" w:fill="auto"/>
            <w:noWrap/>
            <w:vAlign w:val="bottom"/>
            <w:hideMark/>
          </w:tcPr>
          <w:p w14:paraId="36913040" w14:textId="77777777" w:rsidR="000A69C2" w:rsidRPr="00F65F2C" w:rsidRDefault="000A69C2" w:rsidP="000A69C2">
            <w:pPr>
              <w:jc w:val="right"/>
              <w:rPr>
                <w:color w:val="000000"/>
                <w:sz w:val="22"/>
                <w:szCs w:val="22"/>
              </w:rPr>
            </w:pPr>
            <w:r w:rsidRPr="00F65F2C">
              <w:rPr>
                <w:color w:val="000000"/>
                <w:sz w:val="22"/>
                <w:szCs w:val="22"/>
              </w:rPr>
              <w:t>5.61</w:t>
            </w:r>
          </w:p>
        </w:tc>
        <w:tc>
          <w:tcPr>
            <w:tcW w:w="1177" w:type="dxa"/>
            <w:tcBorders>
              <w:top w:val="nil"/>
              <w:left w:val="nil"/>
              <w:bottom w:val="nil"/>
              <w:right w:val="single" w:sz="8" w:space="0" w:color="auto"/>
            </w:tcBorders>
            <w:shd w:val="clear" w:color="auto" w:fill="auto"/>
            <w:noWrap/>
            <w:vAlign w:val="bottom"/>
            <w:hideMark/>
          </w:tcPr>
          <w:p w14:paraId="7AF4E3DC"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4433A53C"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D9D90F5"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0CF106D"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42B5DE2B" w14:textId="77777777" w:rsidR="000A69C2" w:rsidRPr="00F65F2C" w:rsidRDefault="000A69C2" w:rsidP="000A69C2">
            <w:pPr>
              <w:rPr>
                <w:color w:val="000000"/>
                <w:sz w:val="22"/>
                <w:szCs w:val="22"/>
              </w:rPr>
            </w:pPr>
            <w:r w:rsidRPr="00F65F2C">
              <w:rPr>
                <w:color w:val="000000"/>
                <w:sz w:val="22"/>
                <w:szCs w:val="22"/>
              </w:rPr>
              <w:t>density</w:t>
            </w:r>
          </w:p>
        </w:tc>
        <w:tc>
          <w:tcPr>
            <w:tcW w:w="1239" w:type="dxa"/>
            <w:tcBorders>
              <w:top w:val="nil"/>
              <w:left w:val="nil"/>
              <w:bottom w:val="nil"/>
              <w:right w:val="nil"/>
            </w:tcBorders>
            <w:shd w:val="clear" w:color="auto" w:fill="auto"/>
            <w:noWrap/>
            <w:vAlign w:val="bottom"/>
            <w:hideMark/>
          </w:tcPr>
          <w:p w14:paraId="5618F6C7" w14:textId="77777777" w:rsidR="000A69C2" w:rsidRPr="00F65F2C" w:rsidRDefault="000A69C2" w:rsidP="000A69C2">
            <w:pPr>
              <w:jc w:val="right"/>
              <w:rPr>
                <w:color w:val="000000"/>
                <w:sz w:val="22"/>
                <w:szCs w:val="22"/>
              </w:rPr>
            </w:pPr>
            <w:r w:rsidRPr="00F65F2C">
              <w:rPr>
                <w:color w:val="000000"/>
                <w:sz w:val="22"/>
                <w:szCs w:val="22"/>
              </w:rPr>
              <w:t>0.13</w:t>
            </w:r>
          </w:p>
        </w:tc>
        <w:tc>
          <w:tcPr>
            <w:tcW w:w="1177" w:type="dxa"/>
            <w:tcBorders>
              <w:top w:val="nil"/>
              <w:left w:val="nil"/>
              <w:bottom w:val="nil"/>
              <w:right w:val="nil"/>
            </w:tcBorders>
            <w:shd w:val="clear" w:color="auto" w:fill="auto"/>
            <w:noWrap/>
            <w:vAlign w:val="bottom"/>
            <w:hideMark/>
          </w:tcPr>
          <w:p w14:paraId="16C0245C" w14:textId="77777777" w:rsidR="000A69C2" w:rsidRPr="00F65F2C" w:rsidRDefault="000A69C2" w:rsidP="000A69C2">
            <w:pPr>
              <w:jc w:val="right"/>
              <w:rPr>
                <w:color w:val="000000"/>
                <w:sz w:val="22"/>
                <w:szCs w:val="22"/>
              </w:rPr>
            </w:pPr>
            <w:r w:rsidRPr="00F65F2C">
              <w:rPr>
                <w:color w:val="000000"/>
                <w:sz w:val="22"/>
                <w:szCs w:val="22"/>
              </w:rPr>
              <w:t>0.07</w:t>
            </w:r>
          </w:p>
        </w:tc>
        <w:tc>
          <w:tcPr>
            <w:tcW w:w="1177" w:type="dxa"/>
            <w:tcBorders>
              <w:top w:val="nil"/>
              <w:left w:val="nil"/>
              <w:bottom w:val="nil"/>
              <w:right w:val="nil"/>
            </w:tcBorders>
            <w:shd w:val="clear" w:color="auto" w:fill="auto"/>
            <w:noWrap/>
            <w:vAlign w:val="bottom"/>
            <w:hideMark/>
          </w:tcPr>
          <w:p w14:paraId="643F9EC2" w14:textId="77777777" w:rsidR="000A69C2" w:rsidRPr="00F65F2C" w:rsidRDefault="000A69C2" w:rsidP="000A69C2">
            <w:pPr>
              <w:jc w:val="right"/>
              <w:rPr>
                <w:color w:val="000000"/>
                <w:sz w:val="22"/>
                <w:szCs w:val="22"/>
              </w:rPr>
            </w:pPr>
            <w:r w:rsidRPr="00F65F2C">
              <w:rPr>
                <w:color w:val="000000"/>
                <w:sz w:val="22"/>
                <w:szCs w:val="22"/>
              </w:rPr>
              <w:t>1.74</w:t>
            </w:r>
          </w:p>
        </w:tc>
        <w:tc>
          <w:tcPr>
            <w:tcW w:w="1177" w:type="dxa"/>
            <w:tcBorders>
              <w:top w:val="nil"/>
              <w:left w:val="nil"/>
              <w:bottom w:val="nil"/>
              <w:right w:val="single" w:sz="8" w:space="0" w:color="auto"/>
            </w:tcBorders>
            <w:shd w:val="clear" w:color="auto" w:fill="auto"/>
            <w:noWrap/>
            <w:vAlign w:val="bottom"/>
            <w:hideMark/>
          </w:tcPr>
          <w:p w14:paraId="77BA614C" w14:textId="77777777" w:rsidR="000A69C2" w:rsidRPr="00F65F2C" w:rsidRDefault="000A69C2" w:rsidP="00F65F2C">
            <w:pPr>
              <w:jc w:val="right"/>
              <w:rPr>
                <w:color w:val="000000"/>
                <w:sz w:val="22"/>
                <w:szCs w:val="22"/>
              </w:rPr>
            </w:pPr>
            <w:r w:rsidRPr="00F65F2C">
              <w:rPr>
                <w:color w:val="000000"/>
                <w:sz w:val="22"/>
                <w:szCs w:val="22"/>
              </w:rPr>
              <w:t>0.1</w:t>
            </w:r>
          </w:p>
        </w:tc>
      </w:tr>
      <w:tr w:rsidR="000A69C2" w:rsidRPr="00F65F2C" w14:paraId="37F7DECD"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0C56B5C2"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75878779"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6B652F68"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23D88BC3"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45768FBB"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7074D53E"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4D25A355"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362B0F0D"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B2B4008"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0544396B" w14:textId="77777777" w:rsidR="000A69C2" w:rsidRPr="00F65F2C" w:rsidRDefault="000A69C2" w:rsidP="000A69C2">
            <w:pPr>
              <w:rPr>
                <w:i/>
                <w:iCs/>
                <w:color w:val="000000"/>
                <w:sz w:val="22"/>
                <w:szCs w:val="22"/>
              </w:rPr>
            </w:pPr>
            <w:r w:rsidRPr="00F65F2C">
              <w:rPr>
                <w:i/>
                <w:iCs/>
                <w:color w:val="000000"/>
                <w:sz w:val="22"/>
                <w:szCs w:val="22"/>
              </w:rPr>
              <w:t>body size</w:t>
            </w:r>
          </w:p>
        </w:tc>
        <w:tc>
          <w:tcPr>
            <w:tcW w:w="1232" w:type="dxa"/>
            <w:tcBorders>
              <w:top w:val="nil"/>
              <w:left w:val="single" w:sz="4" w:space="0" w:color="auto"/>
              <w:bottom w:val="nil"/>
              <w:right w:val="nil"/>
            </w:tcBorders>
            <w:shd w:val="clear" w:color="auto" w:fill="auto"/>
            <w:noWrap/>
            <w:vAlign w:val="bottom"/>
            <w:hideMark/>
          </w:tcPr>
          <w:p w14:paraId="255B6E6D"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3FA81A0C" w14:textId="77777777" w:rsidR="000A69C2" w:rsidRPr="00F65F2C" w:rsidRDefault="000A69C2" w:rsidP="000A69C2">
            <w:pPr>
              <w:jc w:val="right"/>
              <w:rPr>
                <w:color w:val="000000"/>
                <w:sz w:val="22"/>
                <w:szCs w:val="22"/>
              </w:rPr>
            </w:pPr>
            <w:r w:rsidRPr="00F65F2C">
              <w:rPr>
                <w:color w:val="000000"/>
                <w:sz w:val="22"/>
                <w:szCs w:val="22"/>
              </w:rPr>
              <w:t>0.38</w:t>
            </w:r>
          </w:p>
        </w:tc>
        <w:tc>
          <w:tcPr>
            <w:tcW w:w="1177" w:type="dxa"/>
            <w:tcBorders>
              <w:top w:val="nil"/>
              <w:left w:val="nil"/>
              <w:bottom w:val="nil"/>
              <w:right w:val="nil"/>
            </w:tcBorders>
            <w:shd w:val="clear" w:color="auto" w:fill="auto"/>
            <w:noWrap/>
            <w:vAlign w:val="bottom"/>
            <w:hideMark/>
          </w:tcPr>
          <w:p w14:paraId="2EFC1F05" w14:textId="77777777" w:rsidR="000A69C2" w:rsidRPr="00F65F2C" w:rsidRDefault="000A69C2" w:rsidP="000A69C2">
            <w:pPr>
              <w:jc w:val="right"/>
              <w:rPr>
                <w:color w:val="000000"/>
                <w:sz w:val="22"/>
                <w:szCs w:val="22"/>
              </w:rPr>
            </w:pPr>
            <w:r w:rsidRPr="00F65F2C">
              <w:rPr>
                <w:color w:val="000000"/>
                <w:sz w:val="22"/>
                <w:szCs w:val="22"/>
              </w:rPr>
              <w:t>0.06</w:t>
            </w:r>
          </w:p>
        </w:tc>
        <w:tc>
          <w:tcPr>
            <w:tcW w:w="1177" w:type="dxa"/>
            <w:tcBorders>
              <w:top w:val="nil"/>
              <w:left w:val="nil"/>
              <w:bottom w:val="nil"/>
              <w:right w:val="nil"/>
            </w:tcBorders>
            <w:shd w:val="clear" w:color="auto" w:fill="auto"/>
            <w:noWrap/>
            <w:vAlign w:val="bottom"/>
            <w:hideMark/>
          </w:tcPr>
          <w:p w14:paraId="193EC26F" w14:textId="77777777" w:rsidR="000A69C2" w:rsidRPr="00F65F2C" w:rsidRDefault="000A69C2" w:rsidP="000A69C2">
            <w:pPr>
              <w:jc w:val="right"/>
              <w:rPr>
                <w:color w:val="000000"/>
                <w:sz w:val="22"/>
                <w:szCs w:val="22"/>
              </w:rPr>
            </w:pPr>
            <w:r w:rsidRPr="00F65F2C">
              <w:rPr>
                <w:color w:val="000000"/>
                <w:sz w:val="22"/>
                <w:szCs w:val="22"/>
              </w:rPr>
              <w:t>5.73</w:t>
            </w:r>
          </w:p>
        </w:tc>
        <w:tc>
          <w:tcPr>
            <w:tcW w:w="1177" w:type="dxa"/>
            <w:tcBorders>
              <w:top w:val="nil"/>
              <w:left w:val="nil"/>
              <w:bottom w:val="nil"/>
              <w:right w:val="single" w:sz="8" w:space="0" w:color="auto"/>
            </w:tcBorders>
            <w:shd w:val="clear" w:color="auto" w:fill="auto"/>
            <w:noWrap/>
            <w:vAlign w:val="bottom"/>
            <w:hideMark/>
          </w:tcPr>
          <w:p w14:paraId="17B5D7F8"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42FB473F"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2CED23EA"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08798B5"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0CFA2349" w14:textId="77777777" w:rsidR="000A69C2" w:rsidRPr="00F65F2C" w:rsidRDefault="000A69C2" w:rsidP="000A69C2">
            <w:pPr>
              <w:rPr>
                <w:color w:val="000000"/>
                <w:sz w:val="22"/>
                <w:szCs w:val="22"/>
              </w:rPr>
            </w:pPr>
            <w:r w:rsidRPr="00F65F2C">
              <w:rPr>
                <w:color w:val="000000"/>
                <w:sz w:val="22"/>
                <w:szCs w:val="22"/>
              </w:rPr>
              <w:t>body size</w:t>
            </w:r>
          </w:p>
        </w:tc>
        <w:tc>
          <w:tcPr>
            <w:tcW w:w="1239" w:type="dxa"/>
            <w:tcBorders>
              <w:top w:val="nil"/>
              <w:left w:val="nil"/>
              <w:bottom w:val="nil"/>
              <w:right w:val="nil"/>
            </w:tcBorders>
            <w:shd w:val="clear" w:color="auto" w:fill="auto"/>
            <w:noWrap/>
            <w:vAlign w:val="bottom"/>
            <w:hideMark/>
          </w:tcPr>
          <w:p w14:paraId="73285E97" w14:textId="77777777" w:rsidR="000A69C2" w:rsidRPr="00F65F2C" w:rsidRDefault="000A69C2" w:rsidP="000A69C2">
            <w:pPr>
              <w:jc w:val="right"/>
              <w:rPr>
                <w:color w:val="000000"/>
                <w:sz w:val="22"/>
                <w:szCs w:val="22"/>
              </w:rPr>
            </w:pPr>
            <w:r w:rsidRPr="00F65F2C">
              <w:rPr>
                <w:color w:val="000000"/>
                <w:sz w:val="22"/>
                <w:szCs w:val="22"/>
              </w:rPr>
              <w:t>0.05</w:t>
            </w:r>
          </w:p>
        </w:tc>
        <w:tc>
          <w:tcPr>
            <w:tcW w:w="1177" w:type="dxa"/>
            <w:tcBorders>
              <w:top w:val="nil"/>
              <w:left w:val="nil"/>
              <w:bottom w:val="nil"/>
              <w:right w:val="nil"/>
            </w:tcBorders>
            <w:shd w:val="clear" w:color="auto" w:fill="auto"/>
            <w:noWrap/>
            <w:vAlign w:val="bottom"/>
            <w:hideMark/>
          </w:tcPr>
          <w:p w14:paraId="6EC1B419" w14:textId="77777777" w:rsidR="000A69C2" w:rsidRPr="00F65F2C" w:rsidRDefault="000A69C2" w:rsidP="000A69C2">
            <w:pPr>
              <w:jc w:val="right"/>
              <w:rPr>
                <w:color w:val="000000"/>
                <w:sz w:val="22"/>
                <w:szCs w:val="22"/>
              </w:rPr>
            </w:pPr>
            <w:r w:rsidRPr="00F65F2C">
              <w:rPr>
                <w:color w:val="000000"/>
                <w:sz w:val="22"/>
                <w:szCs w:val="22"/>
              </w:rPr>
              <w:t>0.06</w:t>
            </w:r>
          </w:p>
        </w:tc>
        <w:tc>
          <w:tcPr>
            <w:tcW w:w="1177" w:type="dxa"/>
            <w:tcBorders>
              <w:top w:val="nil"/>
              <w:left w:val="nil"/>
              <w:bottom w:val="nil"/>
              <w:right w:val="nil"/>
            </w:tcBorders>
            <w:shd w:val="clear" w:color="auto" w:fill="auto"/>
            <w:noWrap/>
            <w:vAlign w:val="bottom"/>
            <w:hideMark/>
          </w:tcPr>
          <w:p w14:paraId="18271CFE" w14:textId="77777777" w:rsidR="000A69C2" w:rsidRPr="00F65F2C" w:rsidRDefault="000A69C2" w:rsidP="000A69C2">
            <w:pPr>
              <w:jc w:val="right"/>
              <w:rPr>
                <w:color w:val="000000"/>
                <w:sz w:val="22"/>
                <w:szCs w:val="22"/>
              </w:rPr>
            </w:pPr>
            <w:r w:rsidRPr="00F65F2C">
              <w:rPr>
                <w:color w:val="000000"/>
                <w:sz w:val="22"/>
                <w:szCs w:val="22"/>
              </w:rPr>
              <w:t>0.82</w:t>
            </w:r>
          </w:p>
        </w:tc>
        <w:tc>
          <w:tcPr>
            <w:tcW w:w="1177" w:type="dxa"/>
            <w:tcBorders>
              <w:top w:val="nil"/>
              <w:left w:val="nil"/>
              <w:bottom w:val="nil"/>
              <w:right w:val="single" w:sz="8" w:space="0" w:color="auto"/>
            </w:tcBorders>
            <w:shd w:val="clear" w:color="auto" w:fill="auto"/>
            <w:noWrap/>
            <w:vAlign w:val="bottom"/>
            <w:hideMark/>
          </w:tcPr>
          <w:p w14:paraId="2F900422" w14:textId="77777777" w:rsidR="000A69C2" w:rsidRPr="00F65F2C" w:rsidRDefault="000A69C2" w:rsidP="00F65F2C">
            <w:pPr>
              <w:jc w:val="right"/>
              <w:rPr>
                <w:color w:val="000000"/>
                <w:sz w:val="22"/>
                <w:szCs w:val="22"/>
              </w:rPr>
            </w:pPr>
            <w:r w:rsidRPr="00F65F2C">
              <w:rPr>
                <w:color w:val="000000"/>
                <w:sz w:val="22"/>
                <w:szCs w:val="22"/>
              </w:rPr>
              <w:t>0.4</w:t>
            </w:r>
          </w:p>
        </w:tc>
      </w:tr>
      <w:tr w:rsidR="000A69C2" w:rsidRPr="00F65F2C" w14:paraId="5489A6BD"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CE90CE2"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53A02180"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41321ED1"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3AD5004F"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18799C03"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0C62D33E"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464EB52F"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301F2E85"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FCE7242"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6E022065" w14:textId="77777777" w:rsidR="000A69C2" w:rsidRPr="00F65F2C" w:rsidRDefault="000A69C2" w:rsidP="000A69C2">
            <w:pPr>
              <w:rPr>
                <w:i/>
                <w:iCs/>
                <w:color w:val="000000"/>
                <w:sz w:val="22"/>
                <w:szCs w:val="22"/>
              </w:rPr>
            </w:pPr>
            <w:r w:rsidRPr="00F65F2C">
              <w:rPr>
                <w:i/>
                <w:iCs/>
                <w:color w:val="000000"/>
                <w:sz w:val="22"/>
                <w:szCs w:val="22"/>
              </w:rPr>
              <w:t>biomass</w:t>
            </w: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62A1BB66"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F2F2F2" w:themeFill="background1" w:themeFillShade="F2"/>
            <w:noWrap/>
            <w:vAlign w:val="bottom"/>
            <w:hideMark/>
          </w:tcPr>
          <w:p w14:paraId="719F29DE" w14:textId="77777777" w:rsidR="000A69C2" w:rsidRPr="00F65F2C" w:rsidRDefault="000A69C2" w:rsidP="000A69C2">
            <w:pPr>
              <w:jc w:val="right"/>
              <w:rPr>
                <w:color w:val="000000"/>
                <w:sz w:val="22"/>
                <w:szCs w:val="22"/>
              </w:rPr>
            </w:pPr>
            <w:r w:rsidRPr="00F65F2C">
              <w:rPr>
                <w:color w:val="000000"/>
                <w:sz w:val="22"/>
                <w:szCs w:val="22"/>
              </w:rPr>
              <w:t>0.79</w:t>
            </w:r>
          </w:p>
        </w:tc>
        <w:tc>
          <w:tcPr>
            <w:tcW w:w="1177" w:type="dxa"/>
            <w:tcBorders>
              <w:top w:val="nil"/>
              <w:left w:val="nil"/>
              <w:bottom w:val="nil"/>
              <w:right w:val="nil"/>
            </w:tcBorders>
            <w:shd w:val="clear" w:color="auto" w:fill="F2F2F2" w:themeFill="background1" w:themeFillShade="F2"/>
            <w:noWrap/>
            <w:vAlign w:val="bottom"/>
            <w:hideMark/>
          </w:tcPr>
          <w:p w14:paraId="0216267C" w14:textId="77777777" w:rsidR="000A69C2" w:rsidRPr="00F65F2C" w:rsidRDefault="000A69C2" w:rsidP="000A69C2">
            <w:pPr>
              <w:jc w:val="right"/>
              <w:rPr>
                <w:color w:val="000000"/>
                <w:sz w:val="22"/>
                <w:szCs w:val="22"/>
              </w:rPr>
            </w:pPr>
            <w:r w:rsidRPr="00F65F2C">
              <w:rPr>
                <w:color w:val="000000"/>
                <w:sz w:val="22"/>
                <w:szCs w:val="22"/>
              </w:rPr>
              <w:t>0.04</w:t>
            </w:r>
          </w:p>
        </w:tc>
        <w:tc>
          <w:tcPr>
            <w:tcW w:w="1177" w:type="dxa"/>
            <w:tcBorders>
              <w:top w:val="nil"/>
              <w:left w:val="nil"/>
              <w:bottom w:val="nil"/>
              <w:right w:val="nil"/>
            </w:tcBorders>
            <w:shd w:val="clear" w:color="auto" w:fill="F2F2F2" w:themeFill="background1" w:themeFillShade="F2"/>
            <w:noWrap/>
            <w:vAlign w:val="bottom"/>
            <w:hideMark/>
          </w:tcPr>
          <w:p w14:paraId="26CF07D7" w14:textId="77777777" w:rsidR="000A69C2" w:rsidRPr="00F65F2C" w:rsidRDefault="000A69C2" w:rsidP="000A69C2">
            <w:pPr>
              <w:jc w:val="right"/>
              <w:rPr>
                <w:color w:val="000000"/>
                <w:sz w:val="22"/>
                <w:szCs w:val="22"/>
              </w:rPr>
            </w:pPr>
            <w:r w:rsidRPr="00F65F2C">
              <w:rPr>
                <w:color w:val="000000"/>
                <w:sz w:val="22"/>
                <w:szCs w:val="22"/>
              </w:rPr>
              <w:t>17.79</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6F6C7DB3"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3E3CFFE6"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7486CC6"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7081B434"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3AEB2BA6" w14:textId="77777777" w:rsidR="000A69C2" w:rsidRPr="00F65F2C" w:rsidRDefault="000A69C2" w:rsidP="000A69C2">
            <w:pPr>
              <w:rPr>
                <w:b/>
                <w:bCs/>
                <w:color w:val="000000"/>
                <w:sz w:val="22"/>
                <w:szCs w:val="22"/>
              </w:rPr>
            </w:pPr>
            <w:r w:rsidRPr="00F65F2C">
              <w:rPr>
                <w:b/>
                <w:bCs/>
                <w:color w:val="000000"/>
                <w:sz w:val="22"/>
                <w:szCs w:val="22"/>
              </w:rPr>
              <w:t>biomass</w:t>
            </w:r>
          </w:p>
        </w:tc>
        <w:tc>
          <w:tcPr>
            <w:tcW w:w="1239" w:type="dxa"/>
            <w:tcBorders>
              <w:top w:val="nil"/>
              <w:left w:val="nil"/>
              <w:bottom w:val="nil"/>
              <w:right w:val="nil"/>
            </w:tcBorders>
            <w:shd w:val="clear" w:color="auto" w:fill="F2F2F2" w:themeFill="background1" w:themeFillShade="F2"/>
            <w:noWrap/>
            <w:vAlign w:val="bottom"/>
            <w:hideMark/>
          </w:tcPr>
          <w:p w14:paraId="6AF6436A" w14:textId="77777777" w:rsidR="000A69C2" w:rsidRPr="00F65F2C" w:rsidRDefault="000A69C2" w:rsidP="000A69C2">
            <w:pPr>
              <w:jc w:val="right"/>
              <w:rPr>
                <w:color w:val="000000"/>
                <w:sz w:val="22"/>
                <w:szCs w:val="22"/>
              </w:rPr>
            </w:pPr>
            <w:r w:rsidRPr="00F65F2C">
              <w:rPr>
                <w:color w:val="000000"/>
                <w:sz w:val="22"/>
                <w:szCs w:val="22"/>
              </w:rPr>
              <w:t>-0.06</w:t>
            </w:r>
          </w:p>
        </w:tc>
        <w:tc>
          <w:tcPr>
            <w:tcW w:w="1177" w:type="dxa"/>
            <w:tcBorders>
              <w:top w:val="nil"/>
              <w:left w:val="nil"/>
              <w:bottom w:val="nil"/>
              <w:right w:val="nil"/>
            </w:tcBorders>
            <w:shd w:val="clear" w:color="auto" w:fill="F2F2F2" w:themeFill="background1" w:themeFillShade="F2"/>
            <w:noWrap/>
            <w:vAlign w:val="bottom"/>
            <w:hideMark/>
          </w:tcPr>
          <w:p w14:paraId="0485179F" w14:textId="77777777" w:rsidR="000A69C2" w:rsidRPr="00F65F2C" w:rsidRDefault="000A69C2" w:rsidP="000A69C2">
            <w:pPr>
              <w:jc w:val="right"/>
              <w:rPr>
                <w:color w:val="000000"/>
                <w:sz w:val="22"/>
                <w:szCs w:val="22"/>
              </w:rPr>
            </w:pPr>
            <w:r w:rsidRPr="00F65F2C">
              <w:rPr>
                <w:color w:val="000000"/>
                <w:sz w:val="22"/>
                <w:szCs w:val="22"/>
              </w:rPr>
              <w:t>0.02</w:t>
            </w:r>
          </w:p>
        </w:tc>
        <w:tc>
          <w:tcPr>
            <w:tcW w:w="1177" w:type="dxa"/>
            <w:tcBorders>
              <w:top w:val="nil"/>
              <w:left w:val="nil"/>
              <w:bottom w:val="nil"/>
              <w:right w:val="nil"/>
            </w:tcBorders>
            <w:shd w:val="clear" w:color="auto" w:fill="F2F2F2" w:themeFill="background1" w:themeFillShade="F2"/>
            <w:noWrap/>
            <w:vAlign w:val="bottom"/>
            <w:hideMark/>
          </w:tcPr>
          <w:p w14:paraId="00E7E7A3" w14:textId="77777777" w:rsidR="000A69C2" w:rsidRPr="00F65F2C" w:rsidRDefault="000A69C2" w:rsidP="000A69C2">
            <w:pPr>
              <w:jc w:val="right"/>
              <w:rPr>
                <w:color w:val="000000"/>
                <w:sz w:val="22"/>
                <w:szCs w:val="22"/>
              </w:rPr>
            </w:pPr>
            <w:r w:rsidRPr="00F65F2C">
              <w:rPr>
                <w:color w:val="000000"/>
                <w:sz w:val="22"/>
                <w:szCs w:val="22"/>
              </w:rPr>
              <w:t>-2.41</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5BAE0685" w14:textId="77777777" w:rsidR="000A69C2" w:rsidRPr="00F65F2C" w:rsidRDefault="000A69C2" w:rsidP="00F65F2C">
            <w:pPr>
              <w:jc w:val="right"/>
              <w:rPr>
                <w:color w:val="000000"/>
                <w:sz w:val="22"/>
                <w:szCs w:val="22"/>
              </w:rPr>
            </w:pPr>
            <w:r w:rsidRPr="00F65F2C">
              <w:rPr>
                <w:color w:val="000000"/>
                <w:sz w:val="22"/>
                <w:szCs w:val="22"/>
              </w:rPr>
              <w:t>0.02</w:t>
            </w:r>
          </w:p>
        </w:tc>
      </w:tr>
      <w:tr w:rsidR="000A69C2" w:rsidRPr="00F65F2C" w14:paraId="29865E89"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4531E8DB"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6BEEC48"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057B4E04"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666CAA58"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71CFE954"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503722EA"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6E435E52"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033C2003"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22E5733B"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57826085" w14:textId="77777777" w:rsidR="000A69C2" w:rsidRPr="00F65F2C" w:rsidRDefault="000A69C2" w:rsidP="000A69C2">
            <w:pPr>
              <w:rPr>
                <w:i/>
                <w:iCs/>
                <w:color w:val="000000"/>
                <w:sz w:val="22"/>
                <w:szCs w:val="22"/>
              </w:rPr>
            </w:pPr>
            <w:r w:rsidRPr="00F65F2C">
              <w:rPr>
                <w:i/>
                <w:iCs/>
                <w:color w:val="000000"/>
                <w:sz w:val="22"/>
                <w:szCs w:val="22"/>
              </w:rPr>
              <w:t>density + body size</w:t>
            </w:r>
          </w:p>
        </w:tc>
        <w:tc>
          <w:tcPr>
            <w:tcW w:w="1232" w:type="dxa"/>
            <w:tcBorders>
              <w:top w:val="nil"/>
              <w:left w:val="single" w:sz="4" w:space="0" w:color="auto"/>
              <w:bottom w:val="nil"/>
              <w:right w:val="nil"/>
            </w:tcBorders>
            <w:shd w:val="clear" w:color="auto" w:fill="auto"/>
            <w:noWrap/>
            <w:vAlign w:val="bottom"/>
            <w:hideMark/>
          </w:tcPr>
          <w:p w14:paraId="3FBDB019"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6B198A7E" w14:textId="77777777" w:rsidR="000A69C2" w:rsidRPr="00F65F2C" w:rsidRDefault="000A69C2" w:rsidP="000A69C2">
            <w:pPr>
              <w:jc w:val="right"/>
              <w:rPr>
                <w:color w:val="000000"/>
                <w:sz w:val="22"/>
                <w:szCs w:val="22"/>
              </w:rPr>
            </w:pPr>
            <w:r w:rsidRPr="00F65F2C">
              <w:rPr>
                <w:color w:val="000000"/>
                <w:sz w:val="22"/>
                <w:szCs w:val="22"/>
              </w:rPr>
              <w:t>0.78</w:t>
            </w:r>
          </w:p>
        </w:tc>
        <w:tc>
          <w:tcPr>
            <w:tcW w:w="1177" w:type="dxa"/>
            <w:tcBorders>
              <w:top w:val="nil"/>
              <w:left w:val="nil"/>
              <w:bottom w:val="nil"/>
              <w:right w:val="nil"/>
            </w:tcBorders>
            <w:shd w:val="clear" w:color="auto" w:fill="auto"/>
            <w:noWrap/>
            <w:vAlign w:val="bottom"/>
            <w:hideMark/>
          </w:tcPr>
          <w:p w14:paraId="4DE2F4B1" w14:textId="77777777" w:rsidR="000A69C2" w:rsidRPr="00F65F2C" w:rsidRDefault="000A69C2" w:rsidP="000A69C2">
            <w:pPr>
              <w:jc w:val="right"/>
              <w:rPr>
                <w:color w:val="000000"/>
                <w:sz w:val="22"/>
                <w:szCs w:val="22"/>
              </w:rPr>
            </w:pPr>
            <w:r w:rsidRPr="00F65F2C">
              <w:rPr>
                <w:color w:val="000000"/>
                <w:sz w:val="22"/>
                <w:szCs w:val="22"/>
              </w:rPr>
              <w:t>0.04</w:t>
            </w:r>
          </w:p>
        </w:tc>
        <w:tc>
          <w:tcPr>
            <w:tcW w:w="1177" w:type="dxa"/>
            <w:tcBorders>
              <w:top w:val="nil"/>
              <w:left w:val="nil"/>
              <w:bottom w:val="nil"/>
              <w:right w:val="nil"/>
            </w:tcBorders>
            <w:shd w:val="clear" w:color="auto" w:fill="auto"/>
            <w:noWrap/>
            <w:vAlign w:val="bottom"/>
            <w:hideMark/>
          </w:tcPr>
          <w:p w14:paraId="16D1F9F4" w14:textId="77777777" w:rsidR="000A69C2" w:rsidRPr="00F65F2C" w:rsidRDefault="000A69C2" w:rsidP="000A69C2">
            <w:pPr>
              <w:jc w:val="right"/>
              <w:rPr>
                <w:color w:val="000000"/>
                <w:sz w:val="22"/>
                <w:szCs w:val="22"/>
              </w:rPr>
            </w:pPr>
            <w:r w:rsidRPr="00F65F2C">
              <w:rPr>
                <w:color w:val="000000"/>
                <w:sz w:val="22"/>
                <w:szCs w:val="22"/>
              </w:rPr>
              <w:t>18</w:t>
            </w:r>
          </w:p>
        </w:tc>
        <w:tc>
          <w:tcPr>
            <w:tcW w:w="1177" w:type="dxa"/>
            <w:tcBorders>
              <w:top w:val="nil"/>
              <w:left w:val="nil"/>
              <w:bottom w:val="nil"/>
              <w:right w:val="single" w:sz="8" w:space="0" w:color="auto"/>
            </w:tcBorders>
            <w:shd w:val="clear" w:color="auto" w:fill="auto"/>
            <w:noWrap/>
            <w:vAlign w:val="bottom"/>
            <w:hideMark/>
          </w:tcPr>
          <w:p w14:paraId="106EBC57" w14:textId="77777777" w:rsidR="000A69C2" w:rsidRPr="00F65F2C" w:rsidRDefault="000A69C2" w:rsidP="00F65F2C">
            <w:pPr>
              <w:jc w:val="right"/>
              <w:rPr>
                <w:color w:val="000000"/>
                <w:sz w:val="22"/>
                <w:szCs w:val="22"/>
              </w:rPr>
            </w:pPr>
            <w:r w:rsidRPr="00F65F2C">
              <w:rPr>
                <w:color w:val="000000"/>
                <w:sz w:val="22"/>
                <w:szCs w:val="22"/>
              </w:rPr>
              <w:t>&lt;0.001</w:t>
            </w:r>
          </w:p>
        </w:tc>
      </w:tr>
      <w:tr w:rsidR="000A69C2" w:rsidRPr="00F65F2C" w14:paraId="4527E942"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4A4D4BA"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3281C1E9"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36F8C610" w14:textId="77777777" w:rsidR="000A69C2" w:rsidRPr="00F65F2C" w:rsidRDefault="000A69C2" w:rsidP="000A69C2">
            <w:pPr>
              <w:rPr>
                <w:b/>
                <w:bCs/>
                <w:color w:val="000000"/>
                <w:sz w:val="22"/>
                <w:szCs w:val="22"/>
              </w:rPr>
            </w:pPr>
            <w:r w:rsidRPr="00F65F2C">
              <w:rPr>
                <w:b/>
                <w:bCs/>
                <w:color w:val="000000"/>
                <w:sz w:val="22"/>
                <w:szCs w:val="22"/>
              </w:rPr>
              <w:t>density</w:t>
            </w:r>
          </w:p>
        </w:tc>
        <w:tc>
          <w:tcPr>
            <w:tcW w:w="1239" w:type="dxa"/>
            <w:tcBorders>
              <w:top w:val="nil"/>
              <w:left w:val="nil"/>
              <w:bottom w:val="nil"/>
              <w:right w:val="nil"/>
            </w:tcBorders>
            <w:shd w:val="clear" w:color="auto" w:fill="auto"/>
            <w:noWrap/>
            <w:vAlign w:val="bottom"/>
            <w:hideMark/>
          </w:tcPr>
          <w:p w14:paraId="00D3130E" w14:textId="77777777" w:rsidR="000A69C2" w:rsidRPr="00F65F2C" w:rsidRDefault="000A69C2" w:rsidP="000A69C2">
            <w:pPr>
              <w:jc w:val="right"/>
              <w:rPr>
                <w:color w:val="000000"/>
                <w:sz w:val="22"/>
                <w:szCs w:val="22"/>
              </w:rPr>
            </w:pPr>
            <w:r w:rsidRPr="00F65F2C">
              <w:rPr>
                <w:color w:val="000000"/>
                <w:sz w:val="22"/>
                <w:szCs w:val="22"/>
              </w:rPr>
              <w:t>-0.09</w:t>
            </w:r>
          </w:p>
        </w:tc>
        <w:tc>
          <w:tcPr>
            <w:tcW w:w="1177" w:type="dxa"/>
            <w:tcBorders>
              <w:top w:val="nil"/>
              <w:left w:val="nil"/>
              <w:bottom w:val="nil"/>
              <w:right w:val="nil"/>
            </w:tcBorders>
            <w:shd w:val="clear" w:color="auto" w:fill="auto"/>
            <w:noWrap/>
            <w:vAlign w:val="bottom"/>
            <w:hideMark/>
          </w:tcPr>
          <w:p w14:paraId="3C8EBF40" w14:textId="77777777" w:rsidR="000A69C2" w:rsidRPr="00F65F2C" w:rsidRDefault="000A69C2" w:rsidP="000A69C2">
            <w:pPr>
              <w:jc w:val="right"/>
              <w:rPr>
                <w:color w:val="000000"/>
                <w:sz w:val="22"/>
                <w:szCs w:val="22"/>
              </w:rPr>
            </w:pPr>
            <w:r w:rsidRPr="00F65F2C">
              <w:rPr>
                <w:color w:val="000000"/>
                <w:sz w:val="22"/>
                <w:szCs w:val="22"/>
              </w:rPr>
              <w:t>0.04</w:t>
            </w:r>
          </w:p>
        </w:tc>
        <w:tc>
          <w:tcPr>
            <w:tcW w:w="1177" w:type="dxa"/>
            <w:tcBorders>
              <w:top w:val="nil"/>
              <w:left w:val="nil"/>
              <w:bottom w:val="nil"/>
              <w:right w:val="nil"/>
            </w:tcBorders>
            <w:shd w:val="clear" w:color="auto" w:fill="auto"/>
            <w:noWrap/>
            <w:vAlign w:val="bottom"/>
            <w:hideMark/>
          </w:tcPr>
          <w:p w14:paraId="4B4BD8CF" w14:textId="77777777" w:rsidR="000A69C2" w:rsidRPr="00F65F2C" w:rsidRDefault="000A69C2" w:rsidP="000A69C2">
            <w:pPr>
              <w:jc w:val="right"/>
              <w:rPr>
                <w:color w:val="000000"/>
                <w:sz w:val="22"/>
                <w:szCs w:val="22"/>
              </w:rPr>
            </w:pPr>
            <w:r w:rsidRPr="00F65F2C">
              <w:rPr>
                <w:color w:val="000000"/>
                <w:sz w:val="22"/>
                <w:szCs w:val="22"/>
              </w:rPr>
              <w:t>-2.16</w:t>
            </w:r>
          </w:p>
        </w:tc>
        <w:tc>
          <w:tcPr>
            <w:tcW w:w="1177" w:type="dxa"/>
            <w:tcBorders>
              <w:top w:val="nil"/>
              <w:left w:val="nil"/>
              <w:bottom w:val="nil"/>
              <w:right w:val="single" w:sz="8" w:space="0" w:color="auto"/>
            </w:tcBorders>
            <w:shd w:val="clear" w:color="auto" w:fill="auto"/>
            <w:noWrap/>
            <w:vAlign w:val="bottom"/>
            <w:hideMark/>
          </w:tcPr>
          <w:p w14:paraId="37C96B58" w14:textId="77777777" w:rsidR="000A69C2" w:rsidRPr="00F65F2C" w:rsidRDefault="000A69C2" w:rsidP="00F65F2C">
            <w:pPr>
              <w:jc w:val="right"/>
              <w:rPr>
                <w:color w:val="000000"/>
                <w:sz w:val="22"/>
                <w:szCs w:val="22"/>
              </w:rPr>
            </w:pPr>
            <w:r w:rsidRPr="00F65F2C">
              <w:rPr>
                <w:color w:val="000000"/>
                <w:sz w:val="22"/>
                <w:szCs w:val="22"/>
              </w:rPr>
              <w:t>0.04</w:t>
            </w:r>
          </w:p>
        </w:tc>
      </w:tr>
      <w:tr w:rsidR="000A69C2" w:rsidRPr="00F65F2C" w14:paraId="38F8E823"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272C5E19"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6C22A5BE"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083D60DD" w14:textId="77777777" w:rsidR="000A69C2" w:rsidRPr="00F65F2C" w:rsidRDefault="000A69C2" w:rsidP="000A69C2">
            <w:pPr>
              <w:rPr>
                <w:color w:val="000000"/>
                <w:sz w:val="22"/>
                <w:szCs w:val="22"/>
              </w:rPr>
            </w:pPr>
            <w:r w:rsidRPr="00F65F2C">
              <w:rPr>
                <w:color w:val="000000"/>
                <w:sz w:val="22"/>
                <w:szCs w:val="22"/>
              </w:rPr>
              <w:t>body size</w:t>
            </w:r>
          </w:p>
        </w:tc>
        <w:tc>
          <w:tcPr>
            <w:tcW w:w="1239" w:type="dxa"/>
            <w:tcBorders>
              <w:top w:val="nil"/>
              <w:left w:val="nil"/>
              <w:bottom w:val="nil"/>
              <w:right w:val="nil"/>
            </w:tcBorders>
            <w:shd w:val="clear" w:color="auto" w:fill="auto"/>
            <w:noWrap/>
            <w:vAlign w:val="bottom"/>
            <w:hideMark/>
          </w:tcPr>
          <w:p w14:paraId="35B9B50F" w14:textId="77777777" w:rsidR="000A69C2" w:rsidRPr="00F65F2C" w:rsidRDefault="000A69C2" w:rsidP="000A69C2">
            <w:pPr>
              <w:jc w:val="right"/>
              <w:rPr>
                <w:color w:val="000000"/>
                <w:sz w:val="22"/>
                <w:szCs w:val="22"/>
              </w:rPr>
            </w:pPr>
            <w:r w:rsidRPr="00F65F2C">
              <w:rPr>
                <w:color w:val="000000"/>
                <w:sz w:val="22"/>
                <w:szCs w:val="22"/>
              </w:rPr>
              <w:t>-0.04</w:t>
            </w:r>
          </w:p>
        </w:tc>
        <w:tc>
          <w:tcPr>
            <w:tcW w:w="1177" w:type="dxa"/>
            <w:tcBorders>
              <w:top w:val="nil"/>
              <w:left w:val="nil"/>
              <w:bottom w:val="nil"/>
              <w:right w:val="nil"/>
            </w:tcBorders>
            <w:shd w:val="clear" w:color="auto" w:fill="auto"/>
            <w:noWrap/>
            <w:vAlign w:val="bottom"/>
            <w:hideMark/>
          </w:tcPr>
          <w:p w14:paraId="3063D1D3" w14:textId="77777777" w:rsidR="000A69C2" w:rsidRPr="00F65F2C" w:rsidRDefault="000A69C2" w:rsidP="000A69C2">
            <w:pPr>
              <w:jc w:val="right"/>
              <w:rPr>
                <w:color w:val="000000"/>
                <w:sz w:val="22"/>
                <w:szCs w:val="22"/>
              </w:rPr>
            </w:pPr>
            <w:r w:rsidRPr="00F65F2C">
              <w:rPr>
                <w:color w:val="000000"/>
                <w:sz w:val="22"/>
                <w:szCs w:val="22"/>
              </w:rPr>
              <w:t>0.03</w:t>
            </w:r>
          </w:p>
        </w:tc>
        <w:tc>
          <w:tcPr>
            <w:tcW w:w="1177" w:type="dxa"/>
            <w:tcBorders>
              <w:top w:val="nil"/>
              <w:left w:val="nil"/>
              <w:bottom w:val="nil"/>
              <w:right w:val="nil"/>
            </w:tcBorders>
            <w:shd w:val="clear" w:color="auto" w:fill="auto"/>
            <w:noWrap/>
            <w:vAlign w:val="bottom"/>
            <w:hideMark/>
          </w:tcPr>
          <w:p w14:paraId="0075492C" w14:textId="77777777" w:rsidR="000A69C2" w:rsidRPr="00F65F2C" w:rsidRDefault="000A69C2" w:rsidP="000A69C2">
            <w:pPr>
              <w:jc w:val="right"/>
              <w:rPr>
                <w:color w:val="000000"/>
                <w:sz w:val="22"/>
                <w:szCs w:val="22"/>
              </w:rPr>
            </w:pPr>
            <w:r w:rsidRPr="00F65F2C">
              <w:rPr>
                <w:color w:val="000000"/>
                <w:sz w:val="22"/>
                <w:szCs w:val="22"/>
              </w:rPr>
              <w:t>-1.54</w:t>
            </w:r>
          </w:p>
        </w:tc>
        <w:tc>
          <w:tcPr>
            <w:tcW w:w="1177" w:type="dxa"/>
            <w:tcBorders>
              <w:top w:val="nil"/>
              <w:left w:val="nil"/>
              <w:bottom w:val="nil"/>
              <w:right w:val="single" w:sz="8" w:space="0" w:color="auto"/>
            </w:tcBorders>
            <w:shd w:val="clear" w:color="auto" w:fill="auto"/>
            <w:noWrap/>
            <w:vAlign w:val="bottom"/>
            <w:hideMark/>
          </w:tcPr>
          <w:p w14:paraId="2E84D555" w14:textId="77777777" w:rsidR="000A69C2" w:rsidRPr="00F65F2C" w:rsidRDefault="000A69C2" w:rsidP="00F65F2C">
            <w:pPr>
              <w:jc w:val="right"/>
              <w:rPr>
                <w:color w:val="000000"/>
                <w:sz w:val="22"/>
                <w:szCs w:val="22"/>
              </w:rPr>
            </w:pPr>
            <w:r w:rsidRPr="00F65F2C">
              <w:rPr>
                <w:color w:val="000000"/>
                <w:sz w:val="22"/>
                <w:szCs w:val="22"/>
              </w:rPr>
              <w:t>0.1</w:t>
            </w:r>
          </w:p>
        </w:tc>
      </w:tr>
      <w:tr w:rsidR="000A69C2" w:rsidRPr="00F65F2C" w14:paraId="76F040FA" w14:textId="77777777" w:rsidTr="00B8273D">
        <w:trPr>
          <w:trHeight w:val="320"/>
        </w:trPr>
        <w:tc>
          <w:tcPr>
            <w:tcW w:w="1340" w:type="dxa"/>
            <w:tcBorders>
              <w:top w:val="single" w:sz="4" w:space="0" w:color="auto"/>
              <w:left w:val="single" w:sz="8" w:space="0" w:color="auto"/>
              <w:bottom w:val="nil"/>
              <w:right w:val="single" w:sz="4" w:space="0" w:color="auto"/>
            </w:tcBorders>
            <w:shd w:val="clear" w:color="auto" w:fill="auto"/>
            <w:noWrap/>
            <w:vAlign w:val="bottom"/>
            <w:hideMark/>
          </w:tcPr>
          <w:p w14:paraId="3FEE45EB" w14:textId="77777777" w:rsidR="000A69C2" w:rsidRPr="00F65F2C" w:rsidRDefault="000A69C2" w:rsidP="000A69C2">
            <w:pPr>
              <w:rPr>
                <w:i/>
                <w:iCs/>
                <w:color w:val="000000"/>
                <w:sz w:val="22"/>
                <w:szCs w:val="22"/>
              </w:rPr>
            </w:pPr>
            <w:r w:rsidRPr="00F65F2C">
              <w:rPr>
                <w:i/>
                <w:iCs/>
                <w:color w:val="000000"/>
                <w:sz w:val="22"/>
                <w:szCs w:val="22"/>
              </w:rPr>
              <w:lastRenderedPageBreak/>
              <w:t> </w:t>
            </w:r>
          </w:p>
        </w:tc>
        <w:tc>
          <w:tcPr>
            <w:tcW w:w="2115" w:type="dxa"/>
            <w:tcBorders>
              <w:top w:val="single" w:sz="4" w:space="0" w:color="auto"/>
              <w:left w:val="single" w:sz="4" w:space="0" w:color="auto"/>
              <w:bottom w:val="nil"/>
              <w:right w:val="single" w:sz="4" w:space="0" w:color="auto"/>
            </w:tcBorders>
            <w:shd w:val="clear" w:color="auto" w:fill="auto"/>
            <w:noWrap/>
            <w:vAlign w:val="bottom"/>
            <w:hideMark/>
          </w:tcPr>
          <w:p w14:paraId="32FD1732" w14:textId="77777777" w:rsidR="000A69C2" w:rsidRPr="00F65F2C" w:rsidRDefault="000A69C2" w:rsidP="000A69C2">
            <w:pPr>
              <w:rPr>
                <w:i/>
                <w:iCs/>
                <w:color w:val="000000"/>
                <w:sz w:val="22"/>
                <w:szCs w:val="22"/>
              </w:rPr>
            </w:pPr>
            <w:r w:rsidRPr="00F65F2C">
              <w:rPr>
                <w:i/>
                <w:iCs/>
                <w:color w:val="000000"/>
                <w:sz w:val="22"/>
                <w:szCs w:val="22"/>
              </w:rPr>
              <w:t> </w:t>
            </w:r>
          </w:p>
        </w:tc>
        <w:tc>
          <w:tcPr>
            <w:tcW w:w="1232" w:type="dxa"/>
            <w:tcBorders>
              <w:top w:val="single" w:sz="4" w:space="0" w:color="auto"/>
              <w:left w:val="single" w:sz="4" w:space="0" w:color="auto"/>
              <w:bottom w:val="nil"/>
              <w:right w:val="nil"/>
            </w:tcBorders>
            <w:shd w:val="clear" w:color="auto" w:fill="auto"/>
            <w:noWrap/>
            <w:vAlign w:val="bottom"/>
            <w:hideMark/>
          </w:tcPr>
          <w:p w14:paraId="326FB64D" w14:textId="77777777" w:rsidR="000A69C2" w:rsidRPr="00F65F2C" w:rsidRDefault="000A69C2" w:rsidP="000A69C2">
            <w:pPr>
              <w:rPr>
                <w:color w:val="000000"/>
                <w:sz w:val="22"/>
                <w:szCs w:val="22"/>
              </w:rPr>
            </w:pPr>
            <w:r w:rsidRPr="00F65F2C">
              <w:rPr>
                <w:color w:val="000000"/>
                <w:sz w:val="22"/>
                <w:szCs w:val="22"/>
              </w:rPr>
              <w:t> </w:t>
            </w:r>
          </w:p>
        </w:tc>
        <w:tc>
          <w:tcPr>
            <w:tcW w:w="1239" w:type="dxa"/>
            <w:tcBorders>
              <w:top w:val="single" w:sz="4" w:space="0" w:color="auto"/>
              <w:left w:val="nil"/>
              <w:bottom w:val="nil"/>
              <w:right w:val="nil"/>
            </w:tcBorders>
            <w:shd w:val="clear" w:color="auto" w:fill="auto"/>
            <w:noWrap/>
            <w:vAlign w:val="bottom"/>
            <w:hideMark/>
          </w:tcPr>
          <w:p w14:paraId="02B17959"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nil"/>
            </w:tcBorders>
            <w:shd w:val="clear" w:color="auto" w:fill="auto"/>
            <w:noWrap/>
            <w:vAlign w:val="bottom"/>
            <w:hideMark/>
          </w:tcPr>
          <w:p w14:paraId="6D8908D9"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nil"/>
            </w:tcBorders>
            <w:shd w:val="clear" w:color="auto" w:fill="auto"/>
            <w:noWrap/>
            <w:vAlign w:val="bottom"/>
            <w:hideMark/>
          </w:tcPr>
          <w:p w14:paraId="3D254B8B" w14:textId="77777777" w:rsidR="000A69C2" w:rsidRPr="00F65F2C" w:rsidRDefault="000A69C2" w:rsidP="000A69C2">
            <w:pPr>
              <w:rPr>
                <w:color w:val="000000"/>
                <w:sz w:val="22"/>
                <w:szCs w:val="22"/>
              </w:rPr>
            </w:pPr>
            <w:r w:rsidRPr="00F65F2C">
              <w:rPr>
                <w:color w:val="000000"/>
                <w:sz w:val="22"/>
                <w:szCs w:val="22"/>
              </w:rPr>
              <w:t> </w:t>
            </w:r>
          </w:p>
        </w:tc>
        <w:tc>
          <w:tcPr>
            <w:tcW w:w="1177" w:type="dxa"/>
            <w:tcBorders>
              <w:top w:val="single" w:sz="4" w:space="0" w:color="auto"/>
              <w:left w:val="nil"/>
              <w:bottom w:val="nil"/>
              <w:right w:val="single" w:sz="8" w:space="0" w:color="auto"/>
            </w:tcBorders>
            <w:shd w:val="clear" w:color="auto" w:fill="auto"/>
            <w:noWrap/>
            <w:vAlign w:val="bottom"/>
            <w:hideMark/>
          </w:tcPr>
          <w:p w14:paraId="5ACFF4D4"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1FBA01A4"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9F9C076" w14:textId="77777777" w:rsidR="000A69C2" w:rsidRPr="00F65F2C" w:rsidRDefault="000A69C2" w:rsidP="000A69C2">
            <w:pPr>
              <w:rPr>
                <w:i/>
                <w:iCs/>
                <w:color w:val="000000"/>
                <w:sz w:val="22"/>
                <w:szCs w:val="22"/>
              </w:rPr>
            </w:pPr>
            <w:r w:rsidRPr="00F65F2C">
              <w:rPr>
                <w:i/>
                <w:iCs/>
                <w:color w:val="000000"/>
                <w:sz w:val="22"/>
                <w:szCs w:val="22"/>
              </w:rPr>
              <w:t>Z-score</w:t>
            </w:r>
          </w:p>
        </w:tc>
        <w:tc>
          <w:tcPr>
            <w:tcW w:w="2115" w:type="dxa"/>
            <w:tcBorders>
              <w:top w:val="nil"/>
              <w:left w:val="single" w:sz="4" w:space="0" w:color="auto"/>
              <w:bottom w:val="nil"/>
              <w:right w:val="single" w:sz="4" w:space="0" w:color="auto"/>
            </w:tcBorders>
            <w:shd w:val="clear" w:color="auto" w:fill="auto"/>
            <w:noWrap/>
            <w:vAlign w:val="bottom"/>
            <w:hideMark/>
          </w:tcPr>
          <w:p w14:paraId="7D5962A1" w14:textId="77777777" w:rsidR="000A69C2" w:rsidRPr="00F65F2C" w:rsidRDefault="000A69C2" w:rsidP="000A69C2">
            <w:pPr>
              <w:rPr>
                <w:i/>
                <w:iCs/>
                <w:color w:val="000000"/>
                <w:sz w:val="22"/>
                <w:szCs w:val="22"/>
              </w:rPr>
            </w:pPr>
            <w:r w:rsidRPr="00F65F2C">
              <w:rPr>
                <w:i/>
                <w:iCs/>
                <w:color w:val="000000"/>
                <w:sz w:val="22"/>
                <w:szCs w:val="22"/>
              </w:rPr>
              <w:t>null</w:t>
            </w:r>
          </w:p>
        </w:tc>
        <w:tc>
          <w:tcPr>
            <w:tcW w:w="1232" w:type="dxa"/>
            <w:tcBorders>
              <w:top w:val="nil"/>
              <w:left w:val="single" w:sz="4" w:space="0" w:color="auto"/>
              <w:bottom w:val="nil"/>
              <w:right w:val="nil"/>
            </w:tcBorders>
            <w:shd w:val="clear" w:color="auto" w:fill="auto"/>
            <w:noWrap/>
            <w:vAlign w:val="bottom"/>
            <w:hideMark/>
          </w:tcPr>
          <w:p w14:paraId="6929ACC0"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7ED54219" w14:textId="77777777" w:rsidR="000A69C2" w:rsidRPr="00F65F2C" w:rsidRDefault="000A69C2" w:rsidP="000A69C2">
            <w:pPr>
              <w:jc w:val="right"/>
              <w:rPr>
                <w:color w:val="000000"/>
                <w:sz w:val="22"/>
                <w:szCs w:val="22"/>
              </w:rPr>
            </w:pPr>
            <w:r w:rsidRPr="00F65F2C">
              <w:rPr>
                <w:color w:val="000000"/>
                <w:sz w:val="22"/>
                <w:szCs w:val="22"/>
              </w:rPr>
              <w:t>0.3528</w:t>
            </w:r>
          </w:p>
        </w:tc>
        <w:tc>
          <w:tcPr>
            <w:tcW w:w="1177" w:type="dxa"/>
            <w:tcBorders>
              <w:top w:val="nil"/>
              <w:left w:val="nil"/>
              <w:bottom w:val="nil"/>
              <w:right w:val="nil"/>
            </w:tcBorders>
            <w:shd w:val="clear" w:color="auto" w:fill="auto"/>
            <w:noWrap/>
            <w:vAlign w:val="bottom"/>
            <w:hideMark/>
          </w:tcPr>
          <w:p w14:paraId="5655BF0E" w14:textId="77777777" w:rsidR="000A69C2" w:rsidRPr="00F65F2C" w:rsidRDefault="000A69C2" w:rsidP="000A69C2">
            <w:pPr>
              <w:jc w:val="right"/>
              <w:rPr>
                <w:color w:val="000000"/>
                <w:sz w:val="22"/>
                <w:szCs w:val="22"/>
              </w:rPr>
            </w:pPr>
            <w:r w:rsidRPr="00F65F2C">
              <w:rPr>
                <w:color w:val="000000"/>
                <w:sz w:val="22"/>
                <w:szCs w:val="22"/>
              </w:rPr>
              <w:t>0.3</w:t>
            </w:r>
          </w:p>
        </w:tc>
        <w:tc>
          <w:tcPr>
            <w:tcW w:w="1177" w:type="dxa"/>
            <w:tcBorders>
              <w:top w:val="nil"/>
              <w:left w:val="nil"/>
              <w:bottom w:val="nil"/>
              <w:right w:val="nil"/>
            </w:tcBorders>
            <w:shd w:val="clear" w:color="auto" w:fill="auto"/>
            <w:noWrap/>
            <w:vAlign w:val="bottom"/>
            <w:hideMark/>
          </w:tcPr>
          <w:p w14:paraId="328F4D3C" w14:textId="77777777" w:rsidR="000A69C2" w:rsidRPr="00F65F2C" w:rsidRDefault="000A69C2" w:rsidP="000A69C2">
            <w:pPr>
              <w:jc w:val="right"/>
              <w:rPr>
                <w:color w:val="000000"/>
                <w:sz w:val="22"/>
                <w:szCs w:val="22"/>
              </w:rPr>
            </w:pPr>
            <w:r w:rsidRPr="00F65F2C">
              <w:rPr>
                <w:color w:val="000000"/>
                <w:sz w:val="22"/>
                <w:szCs w:val="22"/>
              </w:rPr>
              <w:t>1.17</w:t>
            </w:r>
          </w:p>
        </w:tc>
        <w:tc>
          <w:tcPr>
            <w:tcW w:w="1177" w:type="dxa"/>
            <w:tcBorders>
              <w:top w:val="nil"/>
              <w:left w:val="nil"/>
              <w:bottom w:val="nil"/>
              <w:right w:val="single" w:sz="8" w:space="0" w:color="auto"/>
            </w:tcBorders>
            <w:shd w:val="clear" w:color="auto" w:fill="auto"/>
            <w:noWrap/>
            <w:vAlign w:val="bottom"/>
            <w:hideMark/>
          </w:tcPr>
          <w:p w14:paraId="3E92C5C6" w14:textId="77777777" w:rsidR="000A69C2" w:rsidRPr="00F65F2C" w:rsidRDefault="000A69C2" w:rsidP="00F65F2C">
            <w:pPr>
              <w:jc w:val="right"/>
              <w:rPr>
                <w:color w:val="000000"/>
                <w:sz w:val="22"/>
                <w:szCs w:val="22"/>
              </w:rPr>
            </w:pPr>
            <w:r w:rsidRPr="00F65F2C">
              <w:rPr>
                <w:color w:val="000000"/>
                <w:sz w:val="22"/>
                <w:szCs w:val="22"/>
              </w:rPr>
              <w:t>0.2</w:t>
            </w:r>
          </w:p>
        </w:tc>
      </w:tr>
      <w:tr w:rsidR="000A69C2" w:rsidRPr="00F65F2C" w14:paraId="61B2DA11"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DDDB9B5"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7E2A3961"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34E83C45"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4C5CEA9F"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23A1C183"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0F8979B6"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280EFAA8"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32D6AD70"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2564B29E"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3251537" w14:textId="77777777" w:rsidR="000A69C2" w:rsidRPr="00F65F2C" w:rsidRDefault="000A69C2" w:rsidP="000A69C2">
            <w:pPr>
              <w:rPr>
                <w:i/>
                <w:iCs/>
                <w:color w:val="000000"/>
                <w:sz w:val="22"/>
                <w:szCs w:val="22"/>
              </w:rPr>
            </w:pPr>
            <w:r w:rsidRPr="00F65F2C">
              <w:rPr>
                <w:i/>
                <w:iCs/>
                <w:color w:val="000000"/>
                <w:sz w:val="22"/>
                <w:szCs w:val="22"/>
              </w:rPr>
              <w:t>density</w:t>
            </w:r>
          </w:p>
        </w:tc>
        <w:tc>
          <w:tcPr>
            <w:tcW w:w="1232" w:type="dxa"/>
            <w:tcBorders>
              <w:top w:val="nil"/>
              <w:left w:val="single" w:sz="4" w:space="0" w:color="auto"/>
              <w:bottom w:val="nil"/>
              <w:right w:val="nil"/>
            </w:tcBorders>
            <w:shd w:val="clear" w:color="auto" w:fill="auto"/>
            <w:noWrap/>
            <w:vAlign w:val="bottom"/>
            <w:hideMark/>
          </w:tcPr>
          <w:p w14:paraId="60ABB333"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36068BA9" w14:textId="77777777" w:rsidR="000A69C2" w:rsidRPr="00F65F2C" w:rsidRDefault="000A69C2" w:rsidP="000A69C2">
            <w:pPr>
              <w:jc w:val="right"/>
              <w:rPr>
                <w:color w:val="000000"/>
                <w:sz w:val="22"/>
                <w:szCs w:val="22"/>
              </w:rPr>
            </w:pPr>
            <w:r w:rsidRPr="00F65F2C">
              <w:rPr>
                <w:color w:val="000000"/>
                <w:sz w:val="22"/>
                <w:szCs w:val="22"/>
              </w:rPr>
              <w:t>0.4924</w:t>
            </w:r>
          </w:p>
        </w:tc>
        <w:tc>
          <w:tcPr>
            <w:tcW w:w="1177" w:type="dxa"/>
            <w:tcBorders>
              <w:top w:val="nil"/>
              <w:left w:val="nil"/>
              <w:bottom w:val="nil"/>
              <w:right w:val="nil"/>
            </w:tcBorders>
            <w:shd w:val="clear" w:color="auto" w:fill="auto"/>
            <w:noWrap/>
            <w:vAlign w:val="bottom"/>
            <w:hideMark/>
          </w:tcPr>
          <w:p w14:paraId="3428ADF5" w14:textId="77777777" w:rsidR="000A69C2" w:rsidRPr="00F65F2C" w:rsidRDefault="000A69C2" w:rsidP="000A69C2">
            <w:pPr>
              <w:jc w:val="right"/>
              <w:rPr>
                <w:color w:val="000000"/>
                <w:sz w:val="22"/>
                <w:szCs w:val="22"/>
              </w:rPr>
            </w:pPr>
            <w:r w:rsidRPr="00F65F2C">
              <w:rPr>
                <w:color w:val="000000"/>
                <w:sz w:val="22"/>
                <w:szCs w:val="22"/>
              </w:rPr>
              <w:t>0.32</w:t>
            </w:r>
          </w:p>
        </w:tc>
        <w:tc>
          <w:tcPr>
            <w:tcW w:w="1177" w:type="dxa"/>
            <w:tcBorders>
              <w:top w:val="nil"/>
              <w:left w:val="nil"/>
              <w:bottom w:val="nil"/>
              <w:right w:val="nil"/>
            </w:tcBorders>
            <w:shd w:val="clear" w:color="auto" w:fill="auto"/>
            <w:noWrap/>
            <w:vAlign w:val="bottom"/>
            <w:hideMark/>
          </w:tcPr>
          <w:p w14:paraId="17A6687F" w14:textId="77777777" w:rsidR="000A69C2" w:rsidRPr="00F65F2C" w:rsidRDefault="000A69C2" w:rsidP="000A69C2">
            <w:pPr>
              <w:jc w:val="right"/>
              <w:rPr>
                <w:color w:val="000000"/>
                <w:sz w:val="22"/>
                <w:szCs w:val="22"/>
              </w:rPr>
            </w:pPr>
            <w:r w:rsidRPr="00F65F2C">
              <w:rPr>
                <w:color w:val="000000"/>
                <w:sz w:val="22"/>
                <w:szCs w:val="22"/>
              </w:rPr>
              <w:t>1.49</w:t>
            </w:r>
          </w:p>
        </w:tc>
        <w:tc>
          <w:tcPr>
            <w:tcW w:w="1177" w:type="dxa"/>
            <w:tcBorders>
              <w:top w:val="nil"/>
              <w:left w:val="nil"/>
              <w:bottom w:val="nil"/>
              <w:right w:val="single" w:sz="8" w:space="0" w:color="auto"/>
            </w:tcBorders>
            <w:shd w:val="clear" w:color="auto" w:fill="auto"/>
            <w:noWrap/>
            <w:vAlign w:val="bottom"/>
            <w:hideMark/>
          </w:tcPr>
          <w:p w14:paraId="66039777" w14:textId="77777777" w:rsidR="000A69C2" w:rsidRPr="00F65F2C" w:rsidRDefault="000A69C2" w:rsidP="00F65F2C">
            <w:pPr>
              <w:jc w:val="right"/>
              <w:rPr>
                <w:color w:val="000000"/>
                <w:sz w:val="22"/>
                <w:szCs w:val="22"/>
              </w:rPr>
            </w:pPr>
            <w:r w:rsidRPr="00F65F2C">
              <w:rPr>
                <w:color w:val="000000"/>
                <w:sz w:val="22"/>
                <w:szCs w:val="22"/>
              </w:rPr>
              <w:t>0.1</w:t>
            </w:r>
          </w:p>
        </w:tc>
      </w:tr>
      <w:tr w:rsidR="000A69C2" w:rsidRPr="00F65F2C" w14:paraId="4D66BD4D"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0C8692B"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53777B66"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29C5DDBC" w14:textId="77777777" w:rsidR="000A69C2" w:rsidRPr="00F65F2C" w:rsidRDefault="000A69C2" w:rsidP="000A69C2">
            <w:pPr>
              <w:rPr>
                <w:color w:val="000000"/>
                <w:sz w:val="22"/>
                <w:szCs w:val="22"/>
              </w:rPr>
            </w:pPr>
            <w:r w:rsidRPr="00F65F2C">
              <w:rPr>
                <w:color w:val="000000"/>
                <w:sz w:val="22"/>
                <w:szCs w:val="22"/>
              </w:rPr>
              <w:t>density</w:t>
            </w:r>
          </w:p>
        </w:tc>
        <w:tc>
          <w:tcPr>
            <w:tcW w:w="1239" w:type="dxa"/>
            <w:tcBorders>
              <w:top w:val="nil"/>
              <w:left w:val="nil"/>
              <w:bottom w:val="nil"/>
              <w:right w:val="nil"/>
            </w:tcBorders>
            <w:shd w:val="clear" w:color="auto" w:fill="auto"/>
            <w:noWrap/>
            <w:vAlign w:val="bottom"/>
            <w:hideMark/>
          </w:tcPr>
          <w:p w14:paraId="26D83B6E" w14:textId="77777777" w:rsidR="000A69C2" w:rsidRPr="00F65F2C" w:rsidRDefault="000A69C2" w:rsidP="000A69C2">
            <w:pPr>
              <w:jc w:val="right"/>
              <w:rPr>
                <w:color w:val="000000"/>
                <w:sz w:val="22"/>
                <w:szCs w:val="22"/>
              </w:rPr>
            </w:pPr>
            <w:r w:rsidRPr="00F65F2C">
              <w:rPr>
                <w:color w:val="000000"/>
                <w:sz w:val="22"/>
                <w:szCs w:val="22"/>
              </w:rPr>
              <w:t>-0.3864</w:t>
            </w:r>
          </w:p>
        </w:tc>
        <w:tc>
          <w:tcPr>
            <w:tcW w:w="1177" w:type="dxa"/>
            <w:tcBorders>
              <w:top w:val="nil"/>
              <w:left w:val="nil"/>
              <w:bottom w:val="nil"/>
              <w:right w:val="nil"/>
            </w:tcBorders>
            <w:shd w:val="clear" w:color="auto" w:fill="auto"/>
            <w:noWrap/>
            <w:vAlign w:val="bottom"/>
            <w:hideMark/>
          </w:tcPr>
          <w:p w14:paraId="506CC566" w14:textId="77777777" w:rsidR="000A69C2" w:rsidRPr="00F65F2C" w:rsidRDefault="000A69C2" w:rsidP="000A69C2">
            <w:pPr>
              <w:jc w:val="right"/>
              <w:rPr>
                <w:color w:val="000000"/>
                <w:sz w:val="22"/>
                <w:szCs w:val="22"/>
              </w:rPr>
            </w:pPr>
            <w:r w:rsidRPr="00F65F2C">
              <w:rPr>
                <w:color w:val="000000"/>
                <w:sz w:val="22"/>
                <w:szCs w:val="22"/>
              </w:rPr>
              <w:t>0.41</w:t>
            </w:r>
          </w:p>
        </w:tc>
        <w:tc>
          <w:tcPr>
            <w:tcW w:w="1177" w:type="dxa"/>
            <w:tcBorders>
              <w:top w:val="nil"/>
              <w:left w:val="nil"/>
              <w:bottom w:val="nil"/>
              <w:right w:val="nil"/>
            </w:tcBorders>
            <w:shd w:val="clear" w:color="auto" w:fill="auto"/>
            <w:noWrap/>
            <w:vAlign w:val="bottom"/>
            <w:hideMark/>
          </w:tcPr>
          <w:p w14:paraId="77DDBD1B" w14:textId="77777777" w:rsidR="000A69C2" w:rsidRPr="00F65F2C" w:rsidRDefault="000A69C2" w:rsidP="000A69C2">
            <w:pPr>
              <w:jc w:val="right"/>
              <w:rPr>
                <w:color w:val="000000"/>
                <w:sz w:val="22"/>
                <w:szCs w:val="22"/>
              </w:rPr>
            </w:pPr>
            <w:r w:rsidRPr="00F65F2C">
              <w:rPr>
                <w:color w:val="000000"/>
                <w:sz w:val="22"/>
                <w:szCs w:val="22"/>
              </w:rPr>
              <w:t>-0.93</w:t>
            </w:r>
          </w:p>
        </w:tc>
        <w:tc>
          <w:tcPr>
            <w:tcW w:w="1177" w:type="dxa"/>
            <w:tcBorders>
              <w:top w:val="nil"/>
              <w:left w:val="nil"/>
              <w:bottom w:val="nil"/>
              <w:right w:val="single" w:sz="8" w:space="0" w:color="auto"/>
            </w:tcBorders>
            <w:shd w:val="clear" w:color="auto" w:fill="auto"/>
            <w:noWrap/>
            <w:vAlign w:val="bottom"/>
            <w:hideMark/>
          </w:tcPr>
          <w:p w14:paraId="10ACB9F6" w14:textId="77777777" w:rsidR="000A69C2" w:rsidRPr="00F65F2C" w:rsidRDefault="000A69C2" w:rsidP="00F65F2C">
            <w:pPr>
              <w:jc w:val="right"/>
              <w:rPr>
                <w:color w:val="000000"/>
                <w:sz w:val="22"/>
                <w:szCs w:val="22"/>
              </w:rPr>
            </w:pPr>
            <w:r w:rsidRPr="00F65F2C">
              <w:rPr>
                <w:color w:val="000000"/>
                <w:sz w:val="22"/>
                <w:szCs w:val="22"/>
              </w:rPr>
              <w:t>0.3</w:t>
            </w:r>
          </w:p>
        </w:tc>
      </w:tr>
      <w:tr w:rsidR="000A69C2" w:rsidRPr="00F65F2C" w14:paraId="31BB6D9C"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9790FE1"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346333EF"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5CCC21C7"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1E38B3D9"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00585C89"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58E298EF"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0811E644"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531FA1C3"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7E68C845"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14D7EDAA" w14:textId="77777777" w:rsidR="000A69C2" w:rsidRPr="00F65F2C" w:rsidRDefault="000A69C2" w:rsidP="000A69C2">
            <w:pPr>
              <w:rPr>
                <w:color w:val="000000"/>
                <w:sz w:val="22"/>
                <w:szCs w:val="22"/>
              </w:rPr>
            </w:pPr>
            <w:r w:rsidRPr="00F65F2C">
              <w:rPr>
                <w:color w:val="000000"/>
                <w:sz w:val="22"/>
                <w:szCs w:val="22"/>
              </w:rPr>
              <w:t>body size</w:t>
            </w: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3AC54A21"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F2F2F2" w:themeFill="background1" w:themeFillShade="F2"/>
            <w:noWrap/>
            <w:vAlign w:val="bottom"/>
            <w:hideMark/>
          </w:tcPr>
          <w:p w14:paraId="3DB9B6BF" w14:textId="77777777" w:rsidR="000A69C2" w:rsidRPr="00F65F2C" w:rsidRDefault="000A69C2" w:rsidP="000A69C2">
            <w:pPr>
              <w:jc w:val="right"/>
              <w:rPr>
                <w:color w:val="000000"/>
                <w:sz w:val="22"/>
                <w:szCs w:val="22"/>
              </w:rPr>
            </w:pPr>
            <w:r w:rsidRPr="00F65F2C">
              <w:rPr>
                <w:color w:val="000000"/>
                <w:sz w:val="22"/>
                <w:szCs w:val="22"/>
              </w:rPr>
              <w:t>-0.469</w:t>
            </w:r>
          </w:p>
        </w:tc>
        <w:tc>
          <w:tcPr>
            <w:tcW w:w="1177" w:type="dxa"/>
            <w:tcBorders>
              <w:top w:val="nil"/>
              <w:left w:val="nil"/>
              <w:bottom w:val="nil"/>
              <w:right w:val="nil"/>
            </w:tcBorders>
            <w:shd w:val="clear" w:color="auto" w:fill="F2F2F2" w:themeFill="background1" w:themeFillShade="F2"/>
            <w:noWrap/>
            <w:vAlign w:val="bottom"/>
            <w:hideMark/>
          </w:tcPr>
          <w:p w14:paraId="18A4804D" w14:textId="77777777" w:rsidR="000A69C2" w:rsidRPr="00F65F2C" w:rsidRDefault="000A69C2" w:rsidP="000A69C2">
            <w:pPr>
              <w:jc w:val="right"/>
              <w:rPr>
                <w:color w:val="000000"/>
                <w:sz w:val="22"/>
                <w:szCs w:val="22"/>
              </w:rPr>
            </w:pPr>
            <w:r w:rsidRPr="00F65F2C">
              <w:rPr>
                <w:color w:val="000000"/>
                <w:sz w:val="22"/>
                <w:szCs w:val="22"/>
              </w:rPr>
              <w:t>0.34</w:t>
            </w:r>
          </w:p>
        </w:tc>
        <w:tc>
          <w:tcPr>
            <w:tcW w:w="1177" w:type="dxa"/>
            <w:tcBorders>
              <w:top w:val="nil"/>
              <w:left w:val="nil"/>
              <w:bottom w:val="nil"/>
              <w:right w:val="nil"/>
            </w:tcBorders>
            <w:shd w:val="clear" w:color="auto" w:fill="F2F2F2" w:themeFill="background1" w:themeFillShade="F2"/>
            <w:noWrap/>
            <w:vAlign w:val="bottom"/>
            <w:hideMark/>
          </w:tcPr>
          <w:p w14:paraId="79DAC550" w14:textId="77777777" w:rsidR="000A69C2" w:rsidRPr="00F65F2C" w:rsidRDefault="000A69C2" w:rsidP="000A69C2">
            <w:pPr>
              <w:jc w:val="right"/>
              <w:rPr>
                <w:color w:val="000000"/>
                <w:sz w:val="22"/>
                <w:szCs w:val="22"/>
              </w:rPr>
            </w:pPr>
            <w:r w:rsidRPr="00F65F2C">
              <w:rPr>
                <w:color w:val="000000"/>
                <w:sz w:val="22"/>
                <w:szCs w:val="22"/>
              </w:rPr>
              <w:t>-1.37</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58D088DE" w14:textId="77777777" w:rsidR="000A69C2" w:rsidRPr="00F65F2C" w:rsidRDefault="000A69C2" w:rsidP="00F65F2C">
            <w:pPr>
              <w:jc w:val="right"/>
              <w:rPr>
                <w:color w:val="000000"/>
                <w:sz w:val="22"/>
                <w:szCs w:val="22"/>
              </w:rPr>
            </w:pPr>
            <w:r w:rsidRPr="00F65F2C">
              <w:rPr>
                <w:color w:val="000000"/>
                <w:sz w:val="22"/>
                <w:szCs w:val="22"/>
              </w:rPr>
              <w:t>0.1</w:t>
            </w:r>
          </w:p>
        </w:tc>
      </w:tr>
      <w:tr w:rsidR="000A69C2" w:rsidRPr="00F65F2C" w14:paraId="2936F9ED" w14:textId="77777777" w:rsidTr="00B8273D">
        <w:trPr>
          <w:trHeight w:val="340"/>
        </w:trPr>
        <w:tc>
          <w:tcPr>
            <w:tcW w:w="1340" w:type="dxa"/>
            <w:tcBorders>
              <w:top w:val="nil"/>
              <w:left w:val="single" w:sz="8" w:space="0" w:color="auto"/>
              <w:bottom w:val="nil"/>
              <w:right w:val="single" w:sz="4" w:space="0" w:color="auto"/>
            </w:tcBorders>
            <w:shd w:val="clear" w:color="auto" w:fill="auto"/>
            <w:noWrap/>
            <w:vAlign w:val="bottom"/>
            <w:hideMark/>
          </w:tcPr>
          <w:p w14:paraId="7F8D8C01"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7440FE38"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7C658DEC" w14:textId="77777777" w:rsidR="000A69C2" w:rsidRPr="00F65F2C" w:rsidRDefault="000A69C2" w:rsidP="000A69C2">
            <w:pPr>
              <w:rPr>
                <w:b/>
                <w:bCs/>
                <w:color w:val="000000"/>
                <w:sz w:val="22"/>
                <w:szCs w:val="22"/>
              </w:rPr>
            </w:pPr>
            <w:r w:rsidRPr="00F65F2C">
              <w:rPr>
                <w:b/>
                <w:bCs/>
                <w:color w:val="000000"/>
                <w:sz w:val="22"/>
                <w:szCs w:val="22"/>
              </w:rPr>
              <w:t>body size</w:t>
            </w:r>
          </w:p>
        </w:tc>
        <w:tc>
          <w:tcPr>
            <w:tcW w:w="1239" w:type="dxa"/>
            <w:tcBorders>
              <w:top w:val="nil"/>
              <w:left w:val="nil"/>
              <w:bottom w:val="nil"/>
              <w:right w:val="nil"/>
            </w:tcBorders>
            <w:shd w:val="clear" w:color="auto" w:fill="F2F2F2" w:themeFill="background1" w:themeFillShade="F2"/>
            <w:noWrap/>
            <w:vAlign w:val="bottom"/>
            <w:hideMark/>
          </w:tcPr>
          <w:p w14:paraId="5F028002" w14:textId="77777777" w:rsidR="000A69C2" w:rsidRPr="00F65F2C" w:rsidRDefault="000A69C2" w:rsidP="000A69C2">
            <w:pPr>
              <w:jc w:val="right"/>
              <w:rPr>
                <w:color w:val="000000"/>
                <w:sz w:val="22"/>
                <w:szCs w:val="22"/>
              </w:rPr>
            </w:pPr>
            <w:r w:rsidRPr="00F65F2C">
              <w:rPr>
                <w:color w:val="000000"/>
                <w:sz w:val="22"/>
                <w:szCs w:val="22"/>
              </w:rPr>
              <w:t>0.914</w:t>
            </w:r>
          </w:p>
        </w:tc>
        <w:tc>
          <w:tcPr>
            <w:tcW w:w="1177" w:type="dxa"/>
            <w:tcBorders>
              <w:top w:val="nil"/>
              <w:left w:val="nil"/>
              <w:bottom w:val="nil"/>
              <w:right w:val="nil"/>
            </w:tcBorders>
            <w:shd w:val="clear" w:color="auto" w:fill="F2F2F2" w:themeFill="background1" w:themeFillShade="F2"/>
            <w:noWrap/>
            <w:vAlign w:val="bottom"/>
            <w:hideMark/>
          </w:tcPr>
          <w:p w14:paraId="7DF5AE81" w14:textId="77777777" w:rsidR="000A69C2" w:rsidRPr="00F65F2C" w:rsidRDefault="000A69C2" w:rsidP="000A69C2">
            <w:pPr>
              <w:jc w:val="right"/>
              <w:rPr>
                <w:color w:val="000000"/>
                <w:sz w:val="22"/>
                <w:szCs w:val="22"/>
              </w:rPr>
            </w:pPr>
            <w:r w:rsidRPr="00F65F2C">
              <w:rPr>
                <w:color w:val="000000"/>
                <w:sz w:val="22"/>
                <w:szCs w:val="22"/>
              </w:rPr>
              <w:t>0.32</w:t>
            </w:r>
          </w:p>
        </w:tc>
        <w:tc>
          <w:tcPr>
            <w:tcW w:w="1177" w:type="dxa"/>
            <w:tcBorders>
              <w:top w:val="nil"/>
              <w:left w:val="nil"/>
              <w:bottom w:val="nil"/>
              <w:right w:val="nil"/>
            </w:tcBorders>
            <w:shd w:val="clear" w:color="auto" w:fill="F2F2F2" w:themeFill="background1" w:themeFillShade="F2"/>
            <w:noWrap/>
            <w:vAlign w:val="bottom"/>
            <w:hideMark/>
          </w:tcPr>
          <w:p w14:paraId="55348CA3" w14:textId="77777777" w:rsidR="000A69C2" w:rsidRPr="00F65F2C" w:rsidRDefault="000A69C2" w:rsidP="000A69C2">
            <w:pPr>
              <w:jc w:val="right"/>
              <w:rPr>
                <w:color w:val="000000"/>
                <w:sz w:val="22"/>
                <w:szCs w:val="22"/>
              </w:rPr>
            </w:pPr>
            <w:r w:rsidRPr="00F65F2C">
              <w:rPr>
                <w:color w:val="000000"/>
                <w:sz w:val="22"/>
                <w:szCs w:val="22"/>
              </w:rPr>
              <w:t>2.8</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5C043A21" w14:textId="77777777" w:rsidR="000A69C2" w:rsidRPr="00F65F2C" w:rsidRDefault="000A69C2" w:rsidP="00F65F2C">
            <w:pPr>
              <w:jc w:val="right"/>
              <w:rPr>
                <w:color w:val="000000"/>
                <w:sz w:val="22"/>
                <w:szCs w:val="22"/>
              </w:rPr>
            </w:pPr>
            <w:r w:rsidRPr="00F65F2C">
              <w:rPr>
                <w:color w:val="000000"/>
                <w:sz w:val="22"/>
                <w:szCs w:val="22"/>
              </w:rPr>
              <w:t>0.01</w:t>
            </w:r>
          </w:p>
        </w:tc>
      </w:tr>
      <w:tr w:rsidR="000A69C2" w:rsidRPr="00F65F2C" w14:paraId="1F7FC4F1"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D1ECF31"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61FF5953"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1C12ACC8"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137B3027"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77F3042F"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40F46BDF"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7BDB19F5"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56103136"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03B30BA0"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06D1A3D7"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338710C0"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5F9A5E94"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402B42E2"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56B1C040"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7C294385"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44D471DB" w14:textId="77777777" w:rsidTr="00346C27">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463CD409"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69F3AEF" w14:textId="77777777" w:rsidR="000A69C2" w:rsidRPr="00F65F2C" w:rsidRDefault="000A69C2" w:rsidP="000A69C2">
            <w:pPr>
              <w:rPr>
                <w:i/>
                <w:iCs/>
                <w:color w:val="000000"/>
                <w:sz w:val="22"/>
                <w:szCs w:val="22"/>
              </w:rPr>
            </w:pPr>
            <w:r w:rsidRPr="00F65F2C">
              <w:rPr>
                <w:i/>
                <w:iCs/>
                <w:color w:val="000000"/>
                <w:sz w:val="22"/>
                <w:szCs w:val="22"/>
              </w:rPr>
              <w:t>biomass</w:t>
            </w: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45A49840"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F2F2F2" w:themeFill="background1" w:themeFillShade="F2"/>
            <w:noWrap/>
            <w:vAlign w:val="bottom"/>
            <w:hideMark/>
          </w:tcPr>
          <w:p w14:paraId="56719648" w14:textId="77777777" w:rsidR="000A69C2" w:rsidRPr="00F65F2C" w:rsidRDefault="000A69C2" w:rsidP="000A69C2">
            <w:pPr>
              <w:jc w:val="right"/>
              <w:rPr>
                <w:color w:val="000000"/>
                <w:sz w:val="22"/>
                <w:szCs w:val="22"/>
              </w:rPr>
            </w:pPr>
            <w:r w:rsidRPr="00F65F2C">
              <w:rPr>
                <w:color w:val="000000"/>
                <w:sz w:val="22"/>
                <w:szCs w:val="22"/>
              </w:rPr>
              <w:t>-0.988</w:t>
            </w:r>
          </w:p>
        </w:tc>
        <w:tc>
          <w:tcPr>
            <w:tcW w:w="1177" w:type="dxa"/>
            <w:tcBorders>
              <w:top w:val="nil"/>
              <w:left w:val="nil"/>
              <w:bottom w:val="nil"/>
              <w:right w:val="nil"/>
            </w:tcBorders>
            <w:shd w:val="clear" w:color="auto" w:fill="F2F2F2" w:themeFill="background1" w:themeFillShade="F2"/>
            <w:noWrap/>
            <w:vAlign w:val="bottom"/>
            <w:hideMark/>
          </w:tcPr>
          <w:p w14:paraId="5E9F297D" w14:textId="77777777" w:rsidR="000A69C2" w:rsidRPr="00F65F2C" w:rsidRDefault="000A69C2" w:rsidP="000A69C2">
            <w:pPr>
              <w:jc w:val="right"/>
              <w:rPr>
                <w:color w:val="000000"/>
                <w:sz w:val="22"/>
                <w:szCs w:val="22"/>
              </w:rPr>
            </w:pPr>
            <w:r w:rsidRPr="00F65F2C">
              <w:rPr>
                <w:color w:val="000000"/>
                <w:sz w:val="22"/>
                <w:szCs w:val="22"/>
              </w:rPr>
              <w:t>0.49</w:t>
            </w:r>
          </w:p>
        </w:tc>
        <w:tc>
          <w:tcPr>
            <w:tcW w:w="1177" w:type="dxa"/>
            <w:tcBorders>
              <w:top w:val="nil"/>
              <w:left w:val="nil"/>
              <w:bottom w:val="nil"/>
              <w:right w:val="nil"/>
            </w:tcBorders>
            <w:shd w:val="clear" w:color="auto" w:fill="F2F2F2" w:themeFill="background1" w:themeFillShade="F2"/>
            <w:noWrap/>
            <w:vAlign w:val="bottom"/>
            <w:hideMark/>
          </w:tcPr>
          <w:p w14:paraId="1B077861" w14:textId="77777777" w:rsidR="000A69C2" w:rsidRPr="00F65F2C" w:rsidRDefault="000A69C2" w:rsidP="000A69C2">
            <w:pPr>
              <w:jc w:val="right"/>
              <w:rPr>
                <w:color w:val="000000"/>
                <w:sz w:val="22"/>
                <w:szCs w:val="22"/>
              </w:rPr>
            </w:pPr>
            <w:r w:rsidRPr="00F65F2C">
              <w:rPr>
                <w:color w:val="000000"/>
                <w:sz w:val="22"/>
                <w:szCs w:val="22"/>
              </w:rPr>
              <w:t>-2</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08A1DE29" w14:textId="77777777" w:rsidR="000A69C2" w:rsidRPr="00F65F2C" w:rsidRDefault="000A69C2" w:rsidP="00F65F2C">
            <w:pPr>
              <w:jc w:val="right"/>
              <w:rPr>
                <w:color w:val="000000"/>
                <w:sz w:val="22"/>
                <w:szCs w:val="22"/>
              </w:rPr>
            </w:pPr>
            <w:r w:rsidRPr="00F65F2C">
              <w:rPr>
                <w:color w:val="000000"/>
                <w:sz w:val="22"/>
                <w:szCs w:val="22"/>
              </w:rPr>
              <w:t>0.06</w:t>
            </w:r>
          </w:p>
        </w:tc>
      </w:tr>
      <w:tr w:rsidR="000A69C2" w:rsidRPr="00F65F2C" w14:paraId="145F352D" w14:textId="77777777" w:rsidTr="00346C27">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2520C9C8"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75E9D4B8"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F2F2F2" w:themeFill="background1" w:themeFillShade="F2"/>
            <w:noWrap/>
            <w:vAlign w:val="bottom"/>
            <w:hideMark/>
          </w:tcPr>
          <w:p w14:paraId="26929998" w14:textId="77777777" w:rsidR="000A69C2" w:rsidRPr="00F65F2C" w:rsidRDefault="000A69C2" w:rsidP="000A69C2">
            <w:pPr>
              <w:rPr>
                <w:b/>
                <w:bCs/>
                <w:color w:val="000000"/>
                <w:sz w:val="22"/>
                <w:szCs w:val="22"/>
              </w:rPr>
            </w:pPr>
            <w:r w:rsidRPr="00F65F2C">
              <w:rPr>
                <w:b/>
                <w:bCs/>
                <w:color w:val="000000"/>
                <w:sz w:val="22"/>
                <w:szCs w:val="22"/>
              </w:rPr>
              <w:t>biomass</w:t>
            </w:r>
          </w:p>
        </w:tc>
        <w:tc>
          <w:tcPr>
            <w:tcW w:w="1239" w:type="dxa"/>
            <w:tcBorders>
              <w:top w:val="nil"/>
              <w:left w:val="nil"/>
              <w:bottom w:val="nil"/>
              <w:right w:val="nil"/>
            </w:tcBorders>
            <w:shd w:val="clear" w:color="auto" w:fill="F2F2F2" w:themeFill="background1" w:themeFillShade="F2"/>
            <w:noWrap/>
            <w:vAlign w:val="bottom"/>
            <w:hideMark/>
          </w:tcPr>
          <w:p w14:paraId="611B34B5" w14:textId="77777777" w:rsidR="000A69C2" w:rsidRPr="00F65F2C" w:rsidRDefault="000A69C2" w:rsidP="000A69C2">
            <w:pPr>
              <w:jc w:val="right"/>
              <w:rPr>
                <w:color w:val="000000"/>
                <w:sz w:val="22"/>
                <w:szCs w:val="22"/>
              </w:rPr>
            </w:pPr>
            <w:r w:rsidRPr="00F65F2C">
              <w:rPr>
                <w:color w:val="000000"/>
                <w:sz w:val="22"/>
                <w:szCs w:val="22"/>
              </w:rPr>
              <w:t>0.933</w:t>
            </w:r>
          </w:p>
        </w:tc>
        <w:tc>
          <w:tcPr>
            <w:tcW w:w="1177" w:type="dxa"/>
            <w:tcBorders>
              <w:top w:val="nil"/>
              <w:left w:val="nil"/>
              <w:bottom w:val="nil"/>
              <w:right w:val="nil"/>
            </w:tcBorders>
            <w:shd w:val="clear" w:color="auto" w:fill="F2F2F2" w:themeFill="background1" w:themeFillShade="F2"/>
            <w:noWrap/>
            <w:vAlign w:val="bottom"/>
            <w:hideMark/>
          </w:tcPr>
          <w:p w14:paraId="6BC1F172" w14:textId="77777777" w:rsidR="000A69C2" w:rsidRPr="00F65F2C" w:rsidRDefault="000A69C2" w:rsidP="000A69C2">
            <w:pPr>
              <w:jc w:val="right"/>
              <w:rPr>
                <w:color w:val="000000"/>
                <w:sz w:val="22"/>
                <w:szCs w:val="22"/>
              </w:rPr>
            </w:pPr>
            <w:r w:rsidRPr="00F65F2C">
              <w:rPr>
                <w:color w:val="000000"/>
                <w:sz w:val="22"/>
                <w:szCs w:val="22"/>
              </w:rPr>
              <w:t>0.31</w:t>
            </w:r>
          </w:p>
        </w:tc>
        <w:tc>
          <w:tcPr>
            <w:tcW w:w="1177" w:type="dxa"/>
            <w:tcBorders>
              <w:top w:val="nil"/>
              <w:left w:val="nil"/>
              <w:bottom w:val="nil"/>
              <w:right w:val="nil"/>
            </w:tcBorders>
            <w:shd w:val="clear" w:color="auto" w:fill="F2F2F2" w:themeFill="background1" w:themeFillShade="F2"/>
            <w:noWrap/>
            <w:vAlign w:val="bottom"/>
            <w:hideMark/>
          </w:tcPr>
          <w:p w14:paraId="0A589F9F" w14:textId="77777777" w:rsidR="000A69C2" w:rsidRPr="00F65F2C" w:rsidRDefault="000A69C2" w:rsidP="000A69C2">
            <w:pPr>
              <w:jc w:val="right"/>
              <w:rPr>
                <w:color w:val="000000"/>
                <w:sz w:val="22"/>
                <w:szCs w:val="22"/>
              </w:rPr>
            </w:pPr>
            <w:r w:rsidRPr="00F65F2C">
              <w:rPr>
                <w:color w:val="000000"/>
                <w:sz w:val="22"/>
                <w:szCs w:val="22"/>
              </w:rPr>
              <w:t>2.92</w:t>
            </w:r>
          </w:p>
        </w:tc>
        <w:tc>
          <w:tcPr>
            <w:tcW w:w="1177" w:type="dxa"/>
            <w:tcBorders>
              <w:top w:val="nil"/>
              <w:left w:val="nil"/>
              <w:bottom w:val="nil"/>
              <w:right w:val="single" w:sz="8" w:space="0" w:color="auto"/>
            </w:tcBorders>
            <w:shd w:val="clear" w:color="auto" w:fill="F2F2F2" w:themeFill="background1" w:themeFillShade="F2"/>
            <w:noWrap/>
            <w:vAlign w:val="bottom"/>
            <w:hideMark/>
          </w:tcPr>
          <w:p w14:paraId="04F05E52" w14:textId="77777777" w:rsidR="000A69C2" w:rsidRPr="00F65F2C" w:rsidRDefault="000A69C2" w:rsidP="00F65F2C">
            <w:pPr>
              <w:jc w:val="right"/>
              <w:rPr>
                <w:color w:val="000000"/>
                <w:sz w:val="22"/>
                <w:szCs w:val="22"/>
              </w:rPr>
            </w:pPr>
            <w:r w:rsidRPr="00F65F2C">
              <w:rPr>
                <w:color w:val="000000"/>
                <w:sz w:val="22"/>
                <w:szCs w:val="22"/>
              </w:rPr>
              <w:t>0.01</w:t>
            </w:r>
          </w:p>
        </w:tc>
      </w:tr>
      <w:tr w:rsidR="000A69C2" w:rsidRPr="00F65F2C" w14:paraId="40FFDBDF"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2387BA78" w14:textId="77777777" w:rsidR="000A69C2" w:rsidRPr="00F65F2C" w:rsidRDefault="000A69C2" w:rsidP="000A69C2">
            <w:pPr>
              <w:rPr>
                <w:i/>
                <w:iCs/>
                <w:color w:val="000000"/>
                <w:sz w:val="22"/>
                <w:szCs w:val="22"/>
              </w:rPr>
            </w:pPr>
            <w:r w:rsidRPr="00F65F2C">
              <w:rPr>
                <w:i/>
                <w:iCs/>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9094D22" w14:textId="77777777" w:rsidR="000A69C2" w:rsidRPr="00F65F2C" w:rsidRDefault="000A69C2" w:rsidP="000A69C2">
            <w:pPr>
              <w:rPr>
                <w:i/>
                <w:iCs/>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64E0EC63" w14:textId="77777777" w:rsidR="000A69C2" w:rsidRPr="00F65F2C" w:rsidRDefault="000A69C2" w:rsidP="000A69C2">
            <w:pPr>
              <w:rPr>
                <w:sz w:val="22"/>
                <w:szCs w:val="22"/>
              </w:rPr>
            </w:pPr>
          </w:p>
        </w:tc>
        <w:tc>
          <w:tcPr>
            <w:tcW w:w="1239" w:type="dxa"/>
            <w:tcBorders>
              <w:top w:val="nil"/>
              <w:left w:val="nil"/>
              <w:bottom w:val="nil"/>
              <w:right w:val="nil"/>
            </w:tcBorders>
            <w:shd w:val="clear" w:color="auto" w:fill="auto"/>
            <w:noWrap/>
            <w:vAlign w:val="bottom"/>
            <w:hideMark/>
          </w:tcPr>
          <w:p w14:paraId="23D98668"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6B060198" w14:textId="77777777" w:rsidR="000A69C2" w:rsidRPr="00F65F2C" w:rsidRDefault="000A69C2" w:rsidP="000A69C2">
            <w:pPr>
              <w:rPr>
                <w:sz w:val="22"/>
                <w:szCs w:val="22"/>
              </w:rPr>
            </w:pPr>
          </w:p>
        </w:tc>
        <w:tc>
          <w:tcPr>
            <w:tcW w:w="1177" w:type="dxa"/>
            <w:tcBorders>
              <w:top w:val="nil"/>
              <w:left w:val="nil"/>
              <w:bottom w:val="nil"/>
              <w:right w:val="nil"/>
            </w:tcBorders>
            <w:shd w:val="clear" w:color="auto" w:fill="auto"/>
            <w:noWrap/>
            <w:vAlign w:val="bottom"/>
            <w:hideMark/>
          </w:tcPr>
          <w:p w14:paraId="60781ECD" w14:textId="77777777" w:rsidR="000A69C2" w:rsidRPr="00F65F2C" w:rsidRDefault="000A69C2" w:rsidP="000A69C2">
            <w:pPr>
              <w:rPr>
                <w:sz w:val="22"/>
                <w:szCs w:val="22"/>
              </w:rPr>
            </w:pPr>
          </w:p>
        </w:tc>
        <w:tc>
          <w:tcPr>
            <w:tcW w:w="1177" w:type="dxa"/>
            <w:tcBorders>
              <w:top w:val="nil"/>
              <w:left w:val="nil"/>
              <w:bottom w:val="nil"/>
              <w:right w:val="single" w:sz="8" w:space="0" w:color="auto"/>
            </w:tcBorders>
            <w:shd w:val="clear" w:color="auto" w:fill="auto"/>
            <w:noWrap/>
            <w:vAlign w:val="bottom"/>
            <w:hideMark/>
          </w:tcPr>
          <w:p w14:paraId="7B427E9A" w14:textId="77777777" w:rsidR="000A69C2" w:rsidRPr="00F65F2C" w:rsidRDefault="000A69C2" w:rsidP="00F65F2C">
            <w:pPr>
              <w:jc w:val="right"/>
              <w:rPr>
                <w:color w:val="000000"/>
                <w:sz w:val="22"/>
                <w:szCs w:val="22"/>
              </w:rPr>
            </w:pPr>
            <w:r w:rsidRPr="00F65F2C">
              <w:rPr>
                <w:color w:val="000000"/>
                <w:sz w:val="22"/>
                <w:szCs w:val="22"/>
              </w:rPr>
              <w:t> </w:t>
            </w:r>
          </w:p>
        </w:tc>
      </w:tr>
      <w:tr w:rsidR="000A69C2" w:rsidRPr="00F65F2C" w14:paraId="66B10584"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2A2D2A7" w14:textId="77777777" w:rsidR="000A69C2" w:rsidRPr="00F65F2C" w:rsidRDefault="000A69C2" w:rsidP="000A69C2">
            <w:pPr>
              <w:rPr>
                <w:color w:val="000000"/>
                <w:sz w:val="22"/>
                <w:szCs w:val="22"/>
              </w:rPr>
            </w:pPr>
            <w:r w:rsidRPr="00F65F2C">
              <w:rPr>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2B7825F0" w14:textId="77777777" w:rsidR="000A69C2" w:rsidRPr="00F65F2C" w:rsidRDefault="000A69C2" w:rsidP="000A69C2">
            <w:pPr>
              <w:rPr>
                <w:i/>
                <w:iCs/>
                <w:color w:val="000000"/>
                <w:sz w:val="22"/>
                <w:szCs w:val="22"/>
              </w:rPr>
            </w:pPr>
            <w:r w:rsidRPr="00F65F2C">
              <w:rPr>
                <w:i/>
                <w:iCs/>
                <w:color w:val="000000"/>
                <w:sz w:val="22"/>
                <w:szCs w:val="22"/>
              </w:rPr>
              <w:t>density + body size</w:t>
            </w:r>
          </w:p>
        </w:tc>
        <w:tc>
          <w:tcPr>
            <w:tcW w:w="1232" w:type="dxa"/>
            <w:tcBorders>
              <w:top w:val="nil"/>
              <w:left w:val="single" w:sz="4" w:space="0" w:color="auto"/>
              <w:bottom w:val="nil"/>
              <w:right w:val="nil"/>
            </w:tcBorders>
            <w:shd w:val="clear" w:color="auto" w:fill="auto"/>
            <w:noWrap/>
            <w:vAlign w:val="bottom"/>
            <w:hideMark/>
          </w:tcPr>
          <w:p w14:paraId="3B5436CA" w14:textId="77777777" w:rsidR="000A69C2" w:rsidRPr="00F65F2C" w:rsidRDefault="000A69C2" w:rsidP="000A69C2">
            <w:pPr>
              <w:rPr>
                <w:color w:val="000000"/>
                <w:sz w:val="22"/>
                <w:szCs w:val="22"/>
              </w:rPr>
            </w:pPr>
            <w:r w:rsidRPr="00F65F2C">
              <w:rPr>
                <w:color w:val="000000"/>
                <w:sz w:val="22"/>
                <w:szCs w:val="22"/>
              </w:rPr>
              <w:t>Intercept</w:t>
            </w:r>
          </w:p>
        </w:tc>
        <w:tc>
          <w:tcPr>
            <w:tcW w:w="1239" w:type="dxa"/>
            <w:tcBorders>
              <w:top w:val="nil"/>
              <w:left w:val="nil"/>
              <w:bottom w:val="nil"/>
              <w:right w:val="nil"/>
            </w:tcBorders>
            <w:shd w:val="clear" w:color="auto" w:fill="auto"/>
            <w:noWrap/>
            <w:vAlign w:val="bottom"/>
            <w:hideMark/>
          </w:tcPr>
          <w:p w14:paraId="28C6AB9E" w14:textId="77777777" w:rsidR="000A69C2" w:rsidRPr="00F65F2C" w:rsidRDefault="000A69C2" w:rsidP="000A69C2">
            <w:pPr>
              <w:jc w:val="right"/>
              <w:rPr>
                <w:color w:val="000000"/>
                <w:sz w:val="22"/>
                <w:szCs w:val="22"/>
              </w:rPr>
            </w:pPr>
            <w:r w:rsidRPr="00F65F2C">
              <w:rPr>
                <w:color w:val="000000"/>
                <w:sz w:val="22"/>
                <w:szCs w:val="22"/>
              </w:rPr>
              <w:t>-0.6642</w:t>
            </w:r>
          </w:p>
        </w:tc>
        <w:tc>
          <w:tcPr>
            <w:tcW w:w="1177" w:type="dxa"/>
            <w:tcBorders>
              <w:top w:val="nil"/>
              <w:left w:val="nil"/>
              <w:bottom w:val="nil"/>
              <w:right w:val="nil"/>
            </w:tcBorders>
            <w:shd w:val="clear" w:color="auto" w:fill="auto"/>
            <w:noWrap/>
            <w:vAlign w:val="bottom"/>
            <w:hideMark/>
          </w:tcPr>
          <w:p w14:paraId="68B283C5" w14:textId="77777777" w:rsidR="000A69C2" w:rsidRPr="00F65F2C" w:rsidRDefault="000A69C2" w:rsidP="000A69C2">
            <w:pPr>
              <w:jc w:val="right"/>
              <w:rPr>
                <w:color w:val="000000"/>
                <w:sz w:val="22"/>
                <w:szCs w:val="22"/>
              </w:rPr>
            </w:pPr>
            <w:r w:rsidRPr="00F65F2C">
              <w:rPr>
                <w:color w:val="000000"/>
                <w:sz w:val="22"/>
                <w:szCs w:val="22"/>
              </w:rPr>
              <w:t>0.47</w:t>
            </w:r>
          </w:p>
        </w:tc>
        <w:tc>
          <w:tcPr>
            <w:tcW w:w="1177" w:type="dxa"/>
            <w:tcBorders>
              <w:top w:val="nil"/>
              <w:left w:val="nil"/>
              <w:bottom w:val="nil"/>
              <w:right w:val="nil"/>
            </w:tcBorders>
            <w:shd w:val="clear" w:color="auto" w:fill="auto"/>
            <w:noWrap/>
            <w:vAlign w:val="bottom"/>
            <w:hideMark/>
          </w:tcPr>
          <w:p w14:paraId="2375FF53" w14:textId="77777777" w:rsidR="000A69C2" w:rsidRPr="00F65F2C" w:rsidRDefault="000A69C2" w:rsidP="000A69C2">
            <w:pPr>
              <w:jc w:val="right"/>
              <w:rPr>
                <w:color w:val="000000"/>
                <w:sz w:val="22"/>
                <w:szCs w:val="22"/>
              </w:rPr>
            </w:pPr>
            <w:r w:rsidRPr="00F65F2C">
              <w:rPr>
                <w:color w:val="000000"/>
                <w:sz w:val="22"/>
                <w:szCs w:val="22"/>
              </w:rPr>
              <w:t>-1.4</w:t>
            </w:r>
          </w:p>
        </w:tc>
        <w:tc>
          <w:tcPr>
            <w:tcW w:w="1177" w:type="dxa"/>
            <w:tcBorders>
              <w:top w:val="nil"/>
              <w:left w:val="nil"/>
              <w:bottom w:val="nil"/>
              <w:right w:val="single" w:sz="8" w:space="0" w:color="auto"/>
            </w:tcBorders>
            <w:shd w:val="clear" w:color="auto" w:fill="auto"/>
            <w:noWrap/>
            <w:vAlign w:val="bottom"/>
            <w:hideMark/>
          </w:tcPr>
          <w:p w14:paraId="00D0D611" w14:textId="77777777" w:rsidR="000A69C2" w:rsidRPr="00F65F2C" w:rsidRDefault="000A69C2" w:rsidP="00F65F2C">
            <w:pPr>
              <w:jc w:val="right"/>
              <w:rPr>
                <w:color w:val="000000"/>
                <w:sz w:val="22"/>
                <w:szCs w:val="22"/>
              </w:rPr>
            </w:pPr>
            <w:r w:rsidRPr="00F65F2C">
              <w:rPr>
                <w:color w:val="000000"/>
                <w:sz w:val="22"/>
                <w:szCs w:val="22"/>
              </w:rPr>
              <w:t>0.1</w:t>
            </w:r>
          </w:p>
        </w:tc>
      </w:tr>
      <w:tr w:rsidR="000A69C2" w:rsidRPr="00F65F2C" w14:paraId="4EEF4ADB" w14:textId="77777777" w:rsidTr="00B8273D">
        <w:trPr>
          <w:trHeight w:val="320"/>
        </w:trPr>
        <w:tc>
          <w:tcPr>
            <w:tcW w:w="1340" w:type="dxa"/>
            <w:tcBorders>
              <w:top w:val="nil"/>
              <w:left w:val="single" w:sz="8" w:space="0" w:color="auto"/>
              <w:bottom w:val="nil"/>
              <w:right w:val="single" w:sz="4" w:space="0" w:color="auto"/>
            </w:tcBorders>
            <w:shd w:val="clear" w:color="auto" w:fill="auto"/>
            <w:noWrap/>
            <w:vAlign w:val="bottom"/>
            <w:hideMark/>
          </w:tcPr>
          <w:p w14:paraId="302D93C3" w14:textId="77777777" w:rsidR="000A69C2" w:rsidRPr="00F65F2C" w:rsidRDefault="000A69C2" w:rsidP="000A69C2">
            <w:pPr>
              <w:rPr>
                <w:color w:val="000000"/>
                <w:sz w:val="22"/>
                <w:szCs w:val="22"/>
              </w:rPr>
            </w:pPr>
            <w:r w:rsidRPr="00F65F2C">
              <w:rPr>
                <w:color w:val="000000"/>
                <w:sz w:val="22"/>
                <w:szCs w:val="22"/>
              </w:rPr>
              <w:t> </w:t>
            </w:r>
          </w:p>
        </w:tc>
        <w:tc>
          <w:tcPr>
            <w:tcW w:w="2115" w:type="dxa"/>
            <w:tcBorders>
              <w:top w:val="nil"/>
              <w:left w:val="single" w:sz="4" w:space="0" w:color="auto"/>
              <w:bottom w:val="nil"/>
              <w:right w:val="single" w:sz="4" w:space="0" w:color="auto"/>
            </w:tcBorders>
            <w:shd w:val="clear" w:color="auto" w:fill="auto"/>
            <w:noWrap/>
            <w:vAlign w:val="bottom"/>
            <w:hideMark/>
          </w:tcPr>
          <w:p w14:paraId="5F8A79FA" w14:textId="77777777" w:rsidR="000A69C2" w:rsidRPr="00F65F2C" w:rsidRDefault="000A69C2" w:rsidP="000A69C2">
            <w:pPr>
              <w:rPr>
                <w:color w:val="000000"/>
                <w:sz w:val="22"/>
                <w:szCs w:val="22"/>
              </w:rPr>
            </w:pPr>
          </w:p>
        </w:tc>
        <w:tc>
          <w:tcPr>
            <w:tcW w:w="1232" w:type="dxa"/>
            <w:tcBorders>
              <w:top w:val="nil"/>
              <w:left w:val="single" w:sz="4" w:space="0" w:color="auto"/>
              <w:bottom w:val="nil"/>
              <w:right w:val="nil"/>
            </w:tcBorders>
            <w:shd w:val="clear" w:color="auto" w:fill="auto"/>
            <w:noWrap/>
            <w:vAlign w:val="bottom"/>
            <w:hideMark/>
          </w:tcPr>
          <w:p w14:paraId="5E76595D" w14:textId="77777777" w:rsidR="000A69C2" w:rsidRPr="00F65F2C" w:rsidRDefault="000A69C2" w:rsidP="000A69C2">
            <w:pPr>
              <w:rPr>
                <w:color w:val="000000"/>
                <w:sz w:val="22"/>
                <w:szCs w:val="22"/>
              </w:rPr>
            </w:pPr>
            <w:r w:rsidRPr="00F65F2C">
              <w:rPr>
                <w:color w:val="000000"/>
                <w:sz w:val="22"/>
                <w:szCs w:val="22"/>
              </w:rPr>
              <w:t>density</w:t>
            </w:r>
          </w:p>
        </w:tc>
        <w:tc>
          <w:tcPr>
            <w:tcW w:w="1239" w:type="dxa"/>
            <w:tcBorders>
              <w:top w:val="nil"/>
              <w:left w:val="nil"/>
              <w:bottom w:val="nil"/>
              <w:right w:val="nil"/>
            </w:tcBorders>
            <w:shd w:val="clear" w:color="auto" w:fill="auto"/>
            <w:noWrap/>
            <w:vAlign w:val="bottom"/>
            <w:hideMark/>
          </w:tcPr>
          <w:p w14:paraId="7D4F340D" w14:textId="77777777" w:rsidR="000A69C2" w:rsidRPr="00F65F2C" w:rsidRDefault="000A69C2" w:rsidP="000A69C2">
            <w:pPr>
              <w:jc w:val="right"/>
              <w:rPr>
                <w:color w:val="000000"/>
                <w:sz w:val="22"/>
                <w:szCs w:val="22"/>
              </w:rPr>
            </w:pPr>
            <w:r w:rsidRPr="00F65F2C">
              <w:rPr>
                <w:color w:val="000000"/>
                <w:sz w:val="22"/>
                <w:szCs w:val="22"/>
              </w:rPr>
              <w:t>0.2942</w:t>
            </w:r>
          </w:p>
        </w:tc>
        <w:tc>
          <w:tcPr>
            <w:tcW w:w="1177" w:type="dxa"/>
            <w:tcBorders>
              <w:top w:val="nil"/>
              <w:left w:val="nil"/>
              <w:bottom w:val="nil"/>
              <w:right w:val="nil"/>
            </w:tcBorders>
            <w:shd w:val="clear" w:color="auto" w:fill="auto"/>
            <w:noWrap/>
            <w:vAlign w:val="bottom"/>
            <w:hideMark/>
          </w:tcPr>
          <w:p w14:paraId="628CCCCF" w14:textId="77777777" w:rsidR="000A69C2" w:rsidRPr="00F65F2C" w:rsidRDefault="000A69C2" w:rsidP="000A69C2">
            <w:pPr>
              <w:jc w:val="right"/>
              <w:rPr>
                <w:color w:val="000000"/>
                <w:sz w:val="22"/>
                <w:szCs w:val="22"/>
              </w:rPr>
            </w:pPr>
            <w:r w:rsidRPr="00F65F2C">
              <w:rPr>
                <w:color w:val="000000"/>
                <w:sz w:val="22"/>
                <w:szCs w:val="22"/>
              </w:rPr>
              <w:t>0.49</w:t>
            </w:r>
          </w:p>
        </w:tc>
        <w:tc>
          <w:tcPr>
            <w:tcW w:w="1177" w:type="dxa"/>
            <w:tcBorders>
              <w:top w:val="nil"/>
              <w:left w:val="nil"/>
              <w:bottom w:val="nil"/>
              <w:right w:val="nil"/>
            </w:tcBorders>
            <w:shd w:val="clear" w:color="auto" w:fill="auto"/>
            <w:noWrap/>
            <w:vAlign w:val="bottom"/>
            <w:hideMark/>
          </w:tcPr>
          <w:p w14:paraId="4E9A053A" w14:textId="77777777" w:rsidR="000A69C2" w:rsidRPr="00F65F2C" w:rsidRDefault="000A69C2" w:rsidP="000A69C2">
            <w:pPr>
              <w:jc w:val="right"/>
              <w:rPr>
                <w:color w:val="000000"/>
                <w:sz w:val="22"/>
                <w:szCs w:val="22"/>
              </w:rPr>
            </w:pPr>
            <w:r w:rsidRPr="00F65F2C">
              <w:rPr>
                <w:color w:val="000000"/>
                <w:sz w:val="22"/>
                <w:szCs w:val="22"/>
              </w:rPr>
              <w:t>0.59</w:t>
            </w:r>
          </w:p>
        </w:tc>
        <w:tc>
          <w:tcPr>
            <w:tcW w:w="1177" w:type="dxa"/>
            <w:tcBorders>
              <w:top w:val="nil"/>
              <w:left w:val="nil"/>
              <w:bottom w:val="nil"/>
              <w:right w:val="single" w:sz="8" w:space="0" w:color="auto"/>
            </w:tcBorders>
            <w:shd w:val="clear" w:color="auto" w:fill="auto"/>
            <w:noWrap/>
            <w:vAlign w:val="bottom"/>
            <w:hideMark/>
          </w:tcPr>
          <w:p w14:paraId="05C76EB8" w14:textId="77777777" w:rsidR="000A69C2" w:rsidRPr="00F65F2C" w:rsidRDefault="000A69C2" w:rsidP="00F65F2C">
            <w:pPr>
              <w:jc w:val="right"/>
              <w:rPr>
                <w:color w:val="000000"/>
                <w:sz w:val="22"/>
                <w:szCs w:val="22"/>
              </w:rPr>
            </w:pPr>
            <w:r w:rsidRPr="00F65F2C">
              <w:rPr>
                <w:color w:val="000000"/>
                <w:sz w:val="22"/>
                <w:szCs w:val="22"/>
              </w:rPr>
              <w:t>0.5</w:t>
            </w:r>
          </w:p>
        </w:tc>
      </w:tr>
      <w:tr w:rsidR="000A69C2" w:rsidRPr="00F65F2C" w14:paraId="4A4D08C6" w14:textId="77777777" w:rsidTr="00B8273D">
        <w:trPr>
          <w:trHeight w:val="340"/>
        </w:trPr>
        <w:tc>
          <w:tcPr>
            <w:tcW w:w="1340" w:type="dxa"/>
            <w:tcBorders>
              <w:top w:val="nil"/>
              <w:left w:val="single" w:sz="8" w:space="0" w:color="auto"/>
              <w:bottom w:val="single" w:sz="8" w:space="0" w:color="auto"/>
              <w:right w:val="single" w:sz="4" w:space="0" w:color="auto"/>
            </w:tcBorders>
            <w:shd w:val="clear" w:color="auto" w:fill="auto"/>
            <w:noWrap/>
            <w:vAlign w:val="bottom"/>
            <w:hideMark/>
          </w:tcPr>
          <w:p w14:paraId="4D178E5F" w14:textId="77777777" w:rsidR="000A69C2" w:rsidRPr="00F65F2C" w:rsidRDefault="000A69C2" w:rsidP="000A69C2">
            <w:pPr>
              <w:rPr>
                <w:color w:val="000000"/>
                <w:sz w:val="22"/>
                <w:szCs w:val="22"/>
              </w:rPr>
            </w:pPr>
            <w:r w:rsidRPr="00F65F2C">
              <w:rPr>
                <w:color w:val="000000"/>
                <w:sz w:val="22"/>
                <w:szCs w:val="22"/>
              </w:rPr>
              <w:t> </w:t>
            </w:r>
          </w:p>
        </w:tc>
        <w:tc>
          <w:tcPr>
            <w:tcW w:w="2115" w:type="dxa"/>
            <w:tcBorders>
              <w:top w:val="nil"/>
              <w:left w:val="single" w:sz="4" w:space="0" w:color="auto"/>
              <w:bottom w:val="single" w:sz="8" w:space="0" w:color="auto"/>
              <w:right w:val="single" w:sz="4" w:space="0" w:color="auto"/>
            </w:tcBorders>
            <w:shd w:val="clear" w:color="auto" w:fill="auto"/>
            <w:noWrap/>
            <w:vAlign w:val="bottom"/>
            <w:hideMark/>
          </w:tcPr>
          <w:p w14:paraId="1BBDB20C" w14:textId="77777777" w:rsidR="000A69C2" w:rsidRPr="00F65F2C" w:rsidRDefault="000A69C2" w:rsidP="000A69C2">
            <w:pPr>
              <w:rPr>
                <w:i/>
                <w:iCs/>
                <w:color w:val="000000"/>
                <w:sz w:val="22"/>
                <w:szCs w:val="22"/>
              </w:rPr>
            </w:pPr>
            <w:r w:rsidRPr="00F65F2C">
              <w:rPr>
                <w:i/>
                <w:iCs/>
                <w:color w:val="000000"/>
                <w:sz w:val="22"/>
                <w:szCs w:val="22"/>
              </w:rPr>
              <w:t> </w:t>
            </w:r>
          </w:p>
        </w:tc>
        <w:tc>
          <w:tcPr>
            <w:tcW w:w="1232" w:type="dxa"/>
            <w:tcBorders>
              <w:top w:val="nil"/>
              <w:left w:val="single" w:sz="4" w:space="0" w:color="auto"/>
              <w:bottom w:val="single" w:sz="8" w:space="0" w:color="auto"/>
              <w:right w:val="nil"/>
            </w:tcBorders>
            <w:shd w:val="clear" w:color="auto" w:fill="auto"/>
            <w:noWrap/>
            <w:vAlign w:val="bottom"/>
            <w:hideMark/>
          </w:tcPr>
          <w:p w14:paraId="5764408A" w14:textId="77777777" w:rsidR="000A69C2" w:rsidRPr="00F65F2C" w:rsidRDefault="000A69C2" w:rsidP="000A69C2">
            <w:pPr>
              <w:rPr>
                <w:color w:val="000000"/>
                <w:sz w:val="22"/>
                <w:szCs w:val="22"/>
              </w:rPr>
            </w:pPr>
            <w:r w:rsidRPr="00F65F2C">
              <w:rPr>
                <w:color w:val="000000"/>
                <w:sz w:val="22"/>
                <w:szCs w:val="22"/>
              </w:rPr>
              <w:t>body size</w:t>
            </w:r>
          </w:p>
        </w:tc>
        <w:tc>
          <w:tcPr>
            <w:tcW w:w="1239" w:type="dxa"/>
            <w:tcBorders>
              <w:top w:val="nil"/>
              <w:left w:val="nil"/>
              <w:bottom w:val="single" w:sz="8" w:space="0" w:color="auto"/>
              <w:right w:val="nil"/>
            </w:tcBorders>
            <w:shd w:val="clear" w:color="auto" w:fill="auto"/>
            <w:noWrap/>
            <w:vAlign w:val="bottom"/>
            <w:hideMark/>
          </w:tcPr>
          <w:p w14:paraId="3C0CC13B" w14:textId="77777777" w:rsidR="000A69C2" w:rsidRPr="00F65F2C" w:rsidRDefault="000A69C2" w:rsidP="000A69C2">
            <w:pPr>
              <w:jc w:val="right"/>
              <w:rPr>
                <w:color w:val="000000"/>
                <w:sz w:val="22"/>
                <w:szCs w:val="22"/>
              </w:rPr>
            </w:pPr>
            <w:r w:rsidRPr="00F65F2C">
              <w:rPr>
                <w:color w:val="000000"/>
                <w:sz w:val="22"/>
                <w:szCs w:val="22"/>
              </w:rPr>
              <w:t>1.0006</w:t>
            </w:r>
          </w:p>
        </w:tc>
        <w:tc>
          <w:tcPr>
            <w:tcW w:w="1177" w:type="dxa"/>
            <w:tcBorders>
              <w:top w:val="nil"/>
              <w:left w:val="nil"/>
              <w:bottom w:val="single" w:sz="8" w:space="0" w:color="auto"/>
              <w:right w:val="nil"/>
            </w:tcBorders>
            <w:shd w:val="clear" w:color="auto" w:fill="auto"/>
            <w:noWrap/>
            <w:vAlign w:val="bottom"/>
            <w:hideMark/>
          </w:tcPr>
          <w:p w14:paraId="505DB8C4" w14:textId="77777777" w:rsidR="000A69C2" w:rsidRPr="00F65F2C" w:rsidRDefault="000A69C2" w:rsidP="000A69C2">
            <w:pPr>
              <w:jc w:val="right"/>
              <w:rPr>
                <w:color w:val="000000"/>
                <w:sz w:val="22"/>
                <w:szCs w:val="22"/>
              </w:rPr>
            </w:pPr>
            <w:r w:rsidRPr="00F65F2C">
              <w:rPr>
                <w:color w:val="000000"/>
                <w:sz w:val="22"/>
                <w:szCs w:val="22"/>
              </w:rPr>
              <w:t>0.37</w:t>
            </w:r>
          </w:p>
        </w:tc>
        <w:tc>
          <w:tcPr>
            <w:tcW w:w="1177" w:type="dxa"/>
            <w:tcBorders>
              <w:top w:val="nil"/>
              <w:left w:val="nil"/>
              <w:bottom w:val="single" w:sz="8" w:space="0" w:color="auto"/>
              <w:right w:val="nil"/>
            </w:tcBorders>
            <w:shd w:val="clear" w:color="auto" w:fill="auto"/>
            <w:noWrap/>
            <w:vAlign w:val="bottom"/>
            <w:hideMark/>
          </w:tcPr>
          <w:p w14:paraId="36862A38" w14:textId="77777777" w:rsidR="000A69C2" w:rsidRPr="00F65F2C" w:rsidRDefault="000A69C2" w:rsidP="000A69C2">
            <w:pPr>
              <w:jc w:val="right"/>
              <w:rPr>
                <w:color w:val="000000"/>
                <w:sz w:val="22"/>
                <w:szCs w:val="22"/>
              </w:rPr>
            </w:pPr>
            <w:r w:rsidRPr="00F65F2C">
              <w:rPr>
                <w:color w:val="000000"/>
                <w:sz w:val="22"/>
                <w:szCs w:val="22"/>
              </w:rPr>
              <w:t>2.69</w:t>
            </w:r>
          </w:p>
        </w:tc>
        <w:tc>
          <w:tcPr>
            <w:tcW w:w="1177" w:type="dxa"/>
            <w:tcBorders>
              <w:top w:val="nil"/>
              <w:left w:val="nil"/>
              <w:bottom w:val="single" w:sz="8" w:space="0" w:color="auto"/>
              <w:right w:val="single" w:sz="8" w:space="0" w:color="auto"/>
            </w:tcBorders>
            <w:shd w:val="clear" w:color="auto" w:fill="auto"/>
            <w:noWrap/>
            <w:vAlign w:val="bottom"/>
            <w:hideMark/>
          </w:tcPr>
          <w:p w14:paraId="540E7937" w14:textId="77777777" w:rsidR="000A69C2" w:rsidRPr="00F65F2C" w:rsidRDefault="000A69C2" w:rsidP="00F65F2C">
            <w:pPr>
              <w:jc w:val="right"/>
              <w:rPr>
                <w:color w:val="000000"/>
                <w:sz w:val="22"/>
                <w:szCs w:val="22"/>
              </w:rPr>
            </w:pPr>
            <w:r w:rsidRPr="00F65F2C">
              <w:rPr>
                <w:color w:val="000000"/>
                <w:sz w:val="22"/>
                <w:szCs w:val="22"/>
              </w:rPr>
              <w:t>0.01</w:t>
            </w:r>
          </w:p>
        </w:tc>
      </w:tr>
    </w:tbl>
    <w:p w14:paraId="57052F3B" w14:textId="77777777" w:rsidR="00F43D2E" w:rsidRDefault="00F43D2E" w:rsidP="00F43D2E">
      <w:pPr>
        <w:spacing w:line="360" w:lineRule="auto"/>
      </w:pPr>
    </w:p>
    <w:p w14:paraId="7B534AB5" w14:textId="712F04D4" w:rsidR="00DE7DE1" w:rsidRPr="005B15F7" w:rsidRDefault="00DE7DE1" w:rsidP="005B15F7">
      <w:pPr>
        <w:spacing w:line="360" w:lineRule="auto"/>
        <w:rPr>
          <w:b/>
          <w:bCs/>
        </w:rPr>
      </w:pPr>
    </w:p>
    <w:sectPr w:rsidR="00DE7DE1" w:rsidRPr="005B15F7" w:rsidSect="00D537FA">
      <w:headerReference w:type="even" r:id="rId17"/>
      <w:headerReference w:type="default" r:id="rId18"/>
      <w:footerReference w:type="even" r:id="rId19"/>
      <w:footerReference w:type="default" r:id="rId20"/>
      <w:headerReference w:type="first" r:id="rId2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ísa Genes" w:date="2022-02-14T19:46:00Z" w:initials="LG">
    <w:p w14:paraId="103199E5" w14:textId="23EA7602" w:rsidR="00B870B6" w:rsidRDefault="00B870B6">
      <w:pPr>
        <w:pStyle w:val="CommentText"/>
      </w:pPr>
      <w:r>
        <w:rPr>
          <w:rStyle w:val="CommentReference"/>
        </w:rPr>
        <w:annotationRef/>
      </w:r>
      <w:r>
        <w:t>Limit – 250 words</w:t>
      </w:r>
    </w:p>
  </w:comment>
  <w:comment w:id="1" w:author="User15551" w:date="2022-02-24T20:56:00Z" w:initials="U">
    <w:p w14:paraId="63B6DEF0" w14:textId="77777777" w:rsidR="00D80C3F" w:rsidRDefault="00D80C3F" w:rsidP="008D61A1">
      <w:r>
        <w:rPr>
          <w:rStyle w:val="CommentReference"/>
        </w:rPr>
        <w:annotationRef/>
      </w:r>
      <w:r>
        <w:rPr>
          <w:rFonts w:eastAsiaTheme="minorHAnsi" w:cstheme="minorBidi"/>
          <w:sz w:val="20"/>
          <w:szCs w:val="20"/>
        </w:rPr>
        <w:t>algumas revistas estão apoiando resumos nas linguas nativas dos autores. Talvez ficasse bonito ter em português, né? Será que há essa opção?</w:t>
      </w:r>
    </w:p>
    <w:p w14:paraId="79939C0A" w14:textId="77777777" w:rsidR="00D80C3F" w:rsidRDefault="00D80C3F" w:rsidP="008D61A1"/>
    <w:p w14:paraId="2ED61954" w14:textId="77777777" w:rsidR="00D80C3F" w:rsidRDefault="00D80C3F" w:rsidP="008D61A1"/>
  </w:comment>
  <w:comment w:id="2" w:author="User15551" w:date="2022-02-24T20:53:00Z" w:initials="U">
    <w:p w14:paraId="6B6CC735" w14:textId="6696825B" w:rsidR="00F03493" w:rsidRDefault="00F03493" w:rsidP="002E5DF8">
      <w:r>
        <w:rPr>
          <w:rStyle w:val="CommentReference"/>
        </w:rPr>
        <w:annotationRef/>
      </w:r>
      <w:r>
        <w:rPr>
          <w:rFonts w:eastAsiaTheme="minorHAnsi" w:cstheme="minorBidi"/>
          <w:sz w:val="20"/>
          <w:szCs w:val="20"/>
        </w:rPr>
        <w:t>it is clear what constraint means here?</w:t>
      </w:r>
    </w:p>
  </w:comment>
  <w:comment w:id="5" w:author="Rodolfo Dirzo" w:date="2022-02-20T03:02:00Z" w:initials="RD">
    <w:p w14:paraId="0E89BDC7" w14:textId="47231EB6" w:rsidR="006C7EE3" w:rsidRDefault="006C7EE3">
      <w:pPr>
        <w:pStyle w:val="CommentText"/>
      </w:pPr>
      <w:r>
        <w:rPr>
          <w:rStyle w:val="CommentReference"/>
        </w:rPr>
        <w:annotationRef/>
      </w:r>
      <w:r>
        <w:t>If at all possible, it would be nice to avoid jargon here (for benefit of readers), then again, reviewers/editor may not be concerned about this….</w:t>
      </w:r>
    </w:p>
    <w:p w14:paraId="31CA06A8" w14:textId="508F7328" w:rsidR="006C7EE3" w:rsidRDefault="006C7EE3">
      <w:pPr>
        <w:pStyle w:val="CommentText"/>
      </w:pPr>
      <w:r>
        <w:t>Maybe “(connectivity of each species to other species in the network)”?</w:t>
      </w:r>
    </w:p>
  </w:comment>
  <w:comment w:id="6" w:author="Luísa Genes" w:date="2022-02-14T21:16:00Z" w:initials="LG">
    <w:p w14:paraId="71DB81C5" w14:textId="797D55CF" w:rsidR="00B870B6" w:rsidRDefault="00B870B6">
      <w:pPr>
        <w:pStyle w:val="CommentText"/>
      </w:pPr>
      <w:r>
        <w:rPr>
          <w:rStyle w:val="CommentReference"/>
        </w:rPr>
        <w:annotationRef/>
      </w:r>
      <w:r>
        <w:t xml:space="preserve">For now, I left the </w:t>
      </w:r>
      <w:r w:rsidR="00411C7E">
        <w:t xml:space="preserve">requested </w:t>
      </w:r>
      <w:r>
        <w:t>changes in the manuscript that were related to reviewer suggestions still marked, so I can more easily find them and refer to them with the correct line numbering in the response letter.</w:t>
      </w:r>
    </w:p>
  </w:comment>
  <w:comment w:id="12" w:author="Rodolfo Dirzo" w:date="2022-02-20T02:41:00Z" w:initials="RD">
    <w:p w14:paraId="45AA7597" w14:textId="37EFFBCA" w:rsidR="006C7EE3" w:rsidRDefault="006C7EE3">
      <w:pPr>
        <w:pStyle w:val="CommentText"/>
      </w:pPr>
      <w:r>
        <w:rPr>
          <w:rStyle w:val="CommentReference"/>
        </w:rPr>
        <w:annotationRef/>
      </w:r>
      <w:r>
        <w:t xml:space="preserve">I know you all are the experts in this literature, </w:t>
      </w:r>
      <w:r>
        <w:t>butI would like to rst assured that this is indeed the case. As you know, reviewers get really upset if/when their work is not recognized…. Just a thought</w:t>
      </w:r>
    </w:p>
  </w:comment>
  <w:comment w:id="13" w:author="Luísa Genes" w:date="2022-02-21T22:07:00Z" w:initials="LG">
    <w:p w14:paraId="5A5561A7" w14:textId="6B74EEA8" w:rsidR="000C2538" w:rsidRDefault="000C2538">
      <w:pPr>
        <w:pStyle w:val="CommentText"/>
      </w:pPr>
      <w:r>
        <w:rPr>
          <w:rStyle w:val="CommentReference"/>
        </w:rPr>
        <w:annotationRef/>
      </w:r>
      <w:r>
        <w:t>Good point. I’ll add a few sentences summarizing work already done on body size and networks.</w:t>
      </w:r>
    </w:p>
  </w:comment>
  <w:comment w:id="14" w:author="User15551" w:date="2022-02-24T21:22:00Z" w:initials="U">
    <w:p w14:paraId="78DD86DF" w14:textId="77777777" w:rsidR="003B26CB" w:rsidRDefault="003B26CB" w:rsidP="00037A43">
      <w:r>
        <w:rPr>
          <w:rStyle w:val="CommentReference"/>
        </w:rPr>
        <w:annotationRef/>
      </w:r>
      <w:r>
        <w:rPr>
          <w:rFonts w:eastAsiaTheme="minorHAnsi" w:cstheme="minorBidi"/>
          <w:sz w:val="20"/>
          <w:szCs w:val="20"/>
        </w:rPr>
        <w:t>citar o clássico paper do Janzen?</w:t>
      </w:r>
    </w:p>
  </w:comment>
  <w:comment w:id="66" w:author="Rodolfo Dirzo" w:date="2022-02-20T03:13:00Z" w:initials="RD">
    <w:p w14:paraId="1C825294" w14:textId="658C1850" w:rsidR="006C7EE3" w:rsidRDefault="006C7EE3">
      <w:pPr>
        <w:pStyle w:val="CommentText"/>
      </w:pPr>
      <w:r>
        <w:rPr>
          <w:rStyle w:val="CommentReference"/>
        </w:rPr>
        <w:annotationRef/>
      </w:r>
      <w:r>
        <w:t xml:space="preserve"> it seems to me this is opaque (not okay to be more specific?)</w:t>
      </w:r>
    </w:p>
  </w:comment>
  <w:comment w:id="67" w:author="Luísa Genes" w:date="2022-02-22T21:38:00Z" w:initials="LG">
    <w:p w14:paraId="33835EA4" w14:textId="41B111AC" w:rsidR="00554BEC" w:rsidRDefault="00554BEC">
      <w:pPr>
        <w:pStyle w:val="CommentText"/>
      </w:pPr>
      <w:r>
        <w:rPr>
          <w:rStyle w:val="CommentReference"/>
        </w:rPr>
        <w:annotationRef/>
      </w:r>
      <w:r>
        <w:t xml:space="preserve">Does that modification improve </w:t>
      </w:r>
      <w:r>
        <w:t xml:space="preserve">opaciticy? </w:t>
      </w:r>
    </w:p>
  </w:comment>
  <w:comment w:id="134" w:author="User15551" w:date="2022-02-24T21:27:00Z" w:initials="U">
    <w:p w14:paraId="6D605D3E" w14:textId="77777777" w:rsidR="0090289E" w:rsidRDefault="0090289E" w:rsidP="00DC70A7">
      <w:r>
        <w:rPr>
          <w:rStyle w:val="CommentReference"/>
        </w:rPr>
        <w:annotationRef/>
      </w:r>
      <w:r>
        <w:rPr>
          <w:rFonts w:eastAsiaTheme="minorHAnsi" w:cstheme="minorBidi"/>
          <w:sz w:val="20"/>
          <w:szCs w:val="20"/>
        </w:rPr>
        <w:t>are these events of interaction?</w:t>
      </w:r>
    </w:p>
  </w:comment>
  <w:comment w:id="139" w:author="User15551" w:date="2022-02-24T21:31:00Z" w:initials="U">
    <w:p w14:paraId="0F11425D" w14:textId="77777777" w:rsidR="00974379" w:rsidRDefault="00974379" w:rsidP="00AE35A8">
      <w:r>
        <w:rPr>
          <w:rStyle w:val="CommentReference"/>
        </w:rPr>
        <w:annotationRef/>
      </w:r>
      <w:r>
        <w:rPr>
          <w:rFonts w:eastAsiaTheme="minorHAnsi" w:cstheme="minorBidi"/>
          <w:sz w:val="20"/>
          <w:szCs w:val="20"/>
        </w:rPr>
        <w:t>na verdade z-score é uma técnica estatistica para comparar distribuições com diferentes médias e variancias, por isso é necessário explicar mais</w:t>
      </w:r>
    </w:p>
  </w:comment>
  <w:comment w:id="272" w:author="Camila Donatti" w:date="2022-02-17T23:23:00Z" w:initials="CD">
    <w:p w14:paraId="6DAA1523" w14:textId="242BB2FE" w:rsidR="00B870B6" w:rsidRDefault="00B870B6" w:rsidP="00B870B6">
      <w:pPr>
        <w:pStyle w:val="CommentText"/>
      </w:pPr>
      <w:r>
        <w:rPr>
          <w:rStyle w:val="CommentReference"/>
        </w:rPr>
        <w:annotationRef/>
      </w:r>
      <w:r>
        <w:t>What is the difference between this and  just using population biomass?</w:t>
      </w:r>
    </w:p>
  </w:comment>
  <w:comment w:id="285" w:author="Luisa Genes" w:date="2022-02-08T01:04:00Z" w:initials="LG">
    <w:p w14:paraId="738E7546" w14:textId="30F9D235" w:rsidR="00B870B6" w:rsidRDefault="00B870B6">
      <w:pPr>
        <w:pStyle w:val="CommentText"/>
      </w:pPr>
      <w:r>
        <w:rPr>
          <w:rStyle w:val="CommentReference"/>
        </w:rPr>
        <w:annotationRef/>
      </w:r>
      <w:r>
        <w:t>This is different from the previous version, where only biomass was the main predictor. Check discussion to see what I’ll need to change.</w:t>
      </w:r>
    </w:p>
  </w:comment>
  <w:comment w:id="326" w:author="User15551" w:date="2022-02-24T21:43:00Z" w:initials="U">
    <w:p w14:paraId="57941457" w14:textId="77777777" w:rsidR="004D02AE" w:rsidRDefault="004D02AE" w:rsidP="00AB0B94">
      <w:r>
        <w:rPr>
          <w:rStyle w:val="CommentReference"/>
        </w:rPr>
        <w:annotationRef/>
      </w:r>
      <w:r>
        <w:rPr>
          <w:rFonts w:eastAsiaTheme="minorHAnsi" w:cstheme="minorBidi"/>
          <w:sz w:val="20"/>
          <w:szCs w:val="20"/>
        </w:rPr>
        <w:t>nao entendi pq ficou longe da margem o 4.</w:t>
      </w:r>
    </w:p>
  </w:comment>
  <w:comment w:id="340" w:author="Rodolfo Dirzo" w:date="2022-02-20T19:09:00Z" w:initials="RD">
    <w:p w14:paraId="6A98D2FF" w14:textId="66DD3A8D" w:rsidR="00C00754" w:rsidRDefault="006C7EE3">
      <w:pPr>
        <w:pStyle w:val="CommentText"/>
      </w:pPr>
      <w:r>
        <w:rPr>
          <w:rStyle w:val="CommentReference"/>
        </w:rPr>
        <w:annotationRef/>
      </w:r>
      <w:r>
        <w:t xml:space="preserve">Sorry: I feel this does not quite squares well: this a good 38% of the total (6/16). In addition, to me coati and agouti do not quite qualify as small mammals (C. Peres uses a cut off of 1 kg, for example) and, as U rightly say,  several of the birds perhaps can be regarded as “not-so-small”  </w:t>
      </w:r>
      <w:r w:rsidR="00604C5D">
        <w:rPr>
          <w:noProof/>
        </w:rPr>
        <w:t>I get the impression that, with so many exceptional instances, the idea of "a pattern" might get somewhata little weakened. Would love to hear what yu and the others say,  but I am inclined towards another alternative/complementary text. Happy to help with that if you all deem it useful</w:t>
      </w:r>
    </w:p>
  </w:comment>
  <w:comment w:id="341" w:author="Luísa Genes" w:date="2022-02-23T00:21:00Z" w:initials="LG">
    <w:p w14:paraId="56ECD687" w14:textId="3656AA7B" w:rsidR="005A6497" w:rsidRDefault="005A6497">
      <w:pPr>
        <w:pStyle w:val="CommentText"/>
      </w:pPr>
      <w:r>
        <w:rPr>
          <w:rStyle w:val="CommentReference"/>
        </w:rPr>
        <w:annotationRef/>
      </w:r>
      <w:r>
        <w:t xml:space="preserve">I think you are right, Rodolfo. I agree that coati and agouti are do not quite qualify as small mammals, and besides </w:t>
      </w:r>
      <w:r>
        <w:t>Ortalis, all other birds could be considered “small frugivores” as compared to other mammals, but “large birds” if compared to other birds. I will edit a bit this discussion, let me know what you (and others)</w:t>
      </w:r>
      <w:r w:rsidR="002927EF">
        <w:t xml:space="preserve"> think.</w:t>
      </w:r>
    </w:p>
  </w:comment>
  <w:comment w:id="339" w:author="User15551" w:date="2022-02-24T21:49:00Z" w:initials="U">
    <w:p w14:paraId="0C3B494D" w14:textId="77777777" w:rsidR="00CB2CC7" w:rsidRDefault="00CB2CC7" w:rsidP="00DB336B">
      <w:r>
        <w:rPr>
          <w:rStyle w:val="CommentReference"/>
        </w:rPr>
        <w:annotationRef/>
      </w:r>
      <w:r>
        <w:rPr>
          <w:rFonts w:eastAsiaTheme="minorHAnsi" w:cstheme="minorBidi"/>
          <w:sz w:val="20"/>
          <w:szCs w:val="20"/>
        </w:rPr>
        <w:t>Luisa, I was not able to understand the point you and Rodolfo are discussing. It might be a matter of just remove this last sentence? At the end of the day the correlations still hold, correct?</w:t>
      </w:r>
    </w:p>
  </w:comment>
  <w:comment w:id="490" w:author="Luísa Genes" w:date="2022-02-23T00:44:00Z" w:initials="LG">
    <w:p w14:paraId="60BECBCC" w14:textId="5977B70F" w:rsidR="0029687C" w:rsidRDefault="0029687C">
      <w:pPr>
        <w:pStyle w:val="CommentText"/>
      </w:pPr>
      <w:r>
        <w:rPr>
          <w:rStyle w:val="CommentReference"/>
        </w:rPr>
        <w:annotationRef/>
      </w:r>
      <w:r>
        <w:t>I originally thought the animal icons would be “</w:t>
      </w:r>
      <w:r w:rsidR="003A5950">
        <w:t>decorative</w:t>
      </w:r>
      <w:r>
        <w:t xml:space="preserve">” only, </w:t>
      </w:r>
      <w:r w:rsidR="003A5950">
        <w:t>their shading tones have no quantitative meaning. I would prefer to keep them “light” so that they don’t disturb the figure too much and make it confusing to see the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3199E5" w15:done="0"/>
  <w15:commentEx w15:paraId="2ED61954" w15:done="0"/>
  <w15:commentEx w15:paraId="6B6CC735" w15:done="0"/>
  <w15:commentEx w15:paraId="31CA06A8" w15:done="0"/>
  <w15:commentEx w15:paraId="71DB81C5" w15:done="0"/>
  <w15:commentEx w15:paraId="45AA7597" w15:done="0"/>
  <w15:commentEx w15:paraId="5A5561A7" w15:paraIdParent="45AA7597" w15:done="0"/>
  <w15:commentEx w15:paraId="78DD86DF" w15:done="0"/>
  <w15:commentEx w15:paraId="1C825294" w15:done="0"/>
  <w15:commentEx w15:paraId="33835EA4" w15:paraIdParent="1C825294" w15:done="0"/>
  <w15:commentEx w15:paraId="6D605D3E" w15:done="0"/>
  <w15:commentEx w15:paraId="0F11425D" w15:done="0"/>
  <w15:commentEx w15:paraId="6DAA1523" w15:done="0"/>
  <w15:commentEx w15:paraId="738E7546" w15:done="0"/>
  <w15:commentEx w15:paraId="57941457" w15:done="0"/>
  <w15:commentEx w15:paraId="6A98D2FF" w15:done="0"/>
  <w15:commentEx w15:paraId="56ECD687" w15:paraIdParent="6A98D2FF" w15:done="0"/>
  <w15:commentEx w15:paraId="0C3B494D" w15:done="0"/>
  <w15:commentEx w15:paraId="60BECBC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4B176" w16cex:dateUtc="2022-02-14T18:46:00Z"/>
  <w16cex:commentExtensible w16cex:durableId="25C26F79" w16cex:dateUtc="2022-02-24T19:56:00Z"/>
  <w16cex:commentExtensible w16cex:durableId="25C26ED0" w16cex:dateUtc="2022-02-24T19:53:00Z"/>
  <w16cex:commentExtensible w16cex:durableId="25BBAF42" w16cex:dateUtc="2022-02-20T02:02:00Z"/>
  <w16cex:commentExtensible w16cex:durableId="25B4C695" w16cex:dateUtc="2022-02-14T20:16:00Z"/>
  <w16cex:commentExtensible w16cex:durableId="25BBAA2E" w16cex:dateUtc="2022-02-20T01:41:00Z"/>
  <w16cex:commentExtensible w16cex:durableId="25BE0D22" w16cex:dateUtc="2022-02-21T21:07:00Z"/>
  <w16cex:commentExtensible w16cex:durableId="25C27585" w16cex:dateUtc="2022-02-24T20:22:00Z"/>
  <w16cex:commentExtensible w16cex:durableId="25BBB1AF" w16cex:dateUtc="2022-02-20T02:13:00Z"/>
  <w16cex:commentExtensible w16cex:durableId="25BF57B2" w16cex:dateUtc="2022-02-22T20:38:00Z"/>
  <w16cex:commentExtensible w16cex:durableId="25C276CD" w16cex:dateUtc="2022-02-24T20:27:00Z"/>
  <w16cex:commentExtensible w16cex:durableId="25C277B0" w16cex:dateUtc="2022-02-24T20:31:00Z"/>
  <w16cex:commentExtensible w16cex:durableId="25B8E6E9" w16cex:dateUtc="2022-02-17T22:23:00Z"/>
  <w16cex:commentExtensible w16cex:durableId="25ABC19C" w16cex:dateUtc="2022-02-08T00:04:00Z"/>
  <w16cex:commentExtensible w16cex:durableId="25C27A8B" w16cex:dateUtc="2022-02-24T20:43:00Z"/>
  <w16cex:commentExtensible w16cex:durableId="25BC91D0" w16cex:dateUtc="2022-02-20T18:09:00Z"/>
  <w16cex:commentExtensible w16cex:durableId="25BF7DED" w16cex:dateUtc="2022-02-22T23:21:00Z"/>
  <w16cex:commentExtensible w16cex:durableId="25C27BDC" w16cex:dateUtc="2022-02-24T20:49:00Z"/>
  <w16cex:commentExtensible w16cex:durableId="25BF8374" w16cex:dateUtc="2022-02-22T2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3199E5" w16cid:durableId="25B4B176"/>
  <w16cid:commentId w16cid:paraId="2ED61954" w16cid:durableId="25C26F79"/>
  <w16cid:commentId w16cid:paraId="6B6CC735" w16cid:durableId="25C26ED0"/>
  <w16cid:commentId w16cid:paraId="31CA06A8" w16cid:durableId="25BBAF42"/>
  <w16cid:commentId w16cid:paraId="71DB81C5" w16cid:durableId="25B4C695"/>
  <w16cid:commentId w16cid:paraId="45AA7597" w16cid:durableId="25BBAA2E"/>
  <w16cid:commentId w16cid:paraId="5A5561A7" w16cid:durableId="25BE0D22"/>
  <w16cid:commentId w16cid:paraId="78DD86DF" w16cid:durableId="25C27585"/>
  <w16cid:commentId w16cid:paraId="1C825294" w16cid:durableId="25BBB1AF"/>
  <w16cid:commentId w16cid:paraId="33835EA4" w16cid:durableId="25BF57B2"/>
  <w16cid:commentId w16cid:paraId="6D605D3E" w16cid:durableId="25C276CD"/>
  <w16cid:commentId w16cid:paraId="0F11425D" w16cid:durableId="25C277B0"/>
  <w16cid:commentId w16cid:paraId="6DAA1523" w16cid:durableId="25B8E6E9"/>
  <w16cid:commentId w16cid:paraId="738E7546" w16cid:durableId="25ABC19C"/>
  <w16cid:commentId w16cid:paraId="57941457" w16cid:durableId="25C27A8B"/>
  <w16cid:commentId w16cid:paraId="6A98D2FF" w16cid:durableId="25BC91D0"/>
  <w16cid:commentId w16cid:paraId="56ECD687" w16cid:durableId="25BF7DED"/>
  <w16cid:commentId w16cid:paraId="0C3B494D" w16cid:durableId="25C27BDC"/>
  <w16cid:commentId w16cid:paraId="60BECBCC" w16cid:durableId="25BF83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D0CF2" w14:textId="77777777" w:rsidR="00E80F57" w:rsidRDefault="00E80F57" w:rsidP="00117666">
      <w:r>
        <w:separator/>
      </w:r>
    </w:p>
  </w:endnote>
  <w:endnote w:type="continuationSeparator" w:id="0">
    <w:p w14:paraId="4A605494" w14:textId="77777777" w:rsidR="00E80F57" w:rsidRDefault="00E80F57" w:rsidP="00117666">
      <w:r>
        <w:continuationSeparator/>
      </w:r>
    </w:p>
  </w:endnote>
  <w:endnote w:type="continuationNotice" w:id="1">
    <w:p w14:paraId="5B6215E6" w14:textId="77777777" w:rsidR="00E80F57" w:rsidRDefault="00E80F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Times">
    <w:altName w:val="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7777777" w:rsidR="00B870B6" w:rsidRPr="00577C4C" w:rsidRDefault="00B870B6">
    <w:pPr>
      <w:pStyle w:val="Footer"/>
      <w:rPr>
        <w:color w:val="C00000"/>
        <w:szCs w:val="24"/>
      </w:rPr>
    </w:pPr>
    <w:r w:rsidRPr="00577C4C">
      <w:rPr>
        <w:noProof/>
        <w:color w:val="C00000"/>
        <w:szCs w:val="24"/>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05" cy="50419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504190"/>
                      </a:xfrm>
                      <a:prstGeom prst="rect">
                        <a:avLst/>
                      </a:prstGeom>
                      <a:solidFill>
                        <a:srgbClr val="FFFFFF"/>
                      </a:solidFill>
                      <a:ln w="9525">
                        <a:noFill/>
                        <a:miter lim="800000"/>
                        <a:headEnd/>
                        <a:tailEnd/>
                      </a:ln>
                    </wps:spPr>
                    <wps:txbx>
                      <w:txbxContent>
                        <w:p w14:paraId="462EE841" w14:textId="77777777" w:rsidR="00B870B6" w:rsidRPr="00E9561B" w:rsidRDefault="00B870B6">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39.7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" stroked="f">
              <v:textbox style="mso-fit-shape-to-text:t">
                <w:txbxContent>
                  <w:p w14:paraId="462EE841" w14:textId="77777777" w:rsidR="00B870B6" w:rsidRPr="00E9561B" w:rsidRDefault="00B870B6">
                    <w:pPr>
                      <w:rPr>
                        <w:color w:val="C00000"/>
                      </w:rPr>
                    </w:pPr>
                    <w:r w:rsidRPr="00E9561B">
                      <w:rPr>
                        <w:color w:val="C00000"/>
                      </w:rPr>
                      <w:t>This is a provisional file, not the final typeset article</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3464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34645"/>
                      </a:xfrm>
                      <a:prstGeom prst="rect">
                        <a:avLst/>
                      </a:prstGeom>
                      <a:noFill/>
                      <a:ln w="6350">
                        <a:noFill/>
                      </a:ln>
                      <a:effectLst/>
                    </wps:spPr>
                    <wps:txbx>
                      <w:txbxContent>
                        <w:p w14:paraId="214951C5" w14:textId="77777777" w:rsidR="00B870B6" w:rsidRPr="00577C4C" w:rsidRDefault="00B870B6">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267CCC">
                            <w:rPr>
                              <w:noProof/>
                              <w:color w:val="000000" w:themeColor="text1"/>
                              <w:sz w:val="22"/>
                              <w:szCs w:val="40"/>
                            </w:rPr>
                            <w:t>18</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26.3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" filled="f" stroked="f" strokeweight=".5pt">
              <v:textbox style="mso-fit-shape-to-text:t">
                <w:txbxContent>
                  <w:p w14:paraId="214951C5" w14:textId="77777777" w:rsidR="00B870B6" w:rsidRPr="00577C4C" w:rsidRDefault="00B870B6">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267CCC">
                      <w:rPr>
                        <w:noProof/>
                        <w:color w:val="000000" w:themeColor="text1"/>
                        <w:sz w:val="22"/>
                        <w:szCs w:val="40"/>
                      </w:rPr>
                      <w:t>18</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B870B6" w:rsidRPr="00577C4C" w:rsidRDefault="00B870B6">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3464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34645"/>
                      </a:xfrm>
                      <a:prstGeom prst="rect">
                        <a:avLst/>
                      </a:prstGeom>
                      <a:noFill/>
                      <a:ln w="6350">
                        <a:noFill/>
                      </a:ln>
                      <a:effectLst/>
                    </wps:spPr>
                    <wps:txbx>
                      <w:txbxContent>
                        <w:p w14:paraId="74D070C5" w14:textId="77777777" w:rsidR="00B870B6" w:rsidRPr="00577C4C" w:rsidRDefault="00B870B6">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267CCC">
                            <w:rPr>
                              <w:noProof/>
                              <w:color w:val="000000" w:themeColor="text1"/>
                              <w:sz w:val="22"/>
                              <w:szCs w:val="40"/>
                            </w:rPr>
                            <w:t>17</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26.3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" filled="f" stroked="f" strokeweight=".5pt">
              <v:textbox style="mso-fit-shape-to-text:t">
                <w:txbxContent>
                  <w:p w14:paraId="74D070C5" w14:textId="77777777" w:rsidR="00B870B6" w:rsidRPr="00577C4C" w:rsidRDefault="00B870B6">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267CCC">
                      <w:rPr>
                        <w:noProof/>
                        <w:color w:val="000000" w:themeColor="text1"/>
                        <w:sz w:val="22"/>
                        <w:szCs w:val="40"/>
                      </w:rPr>
                      <w:t>17</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5E93E" w14:textId="77777777" w:rsidR="00E80F57" w:rsidRDefault="00E80F57" w:rsidP="00117666">
      <w:r>
        <w:separator/>
      </w:r>
    </w:p>
  </w:footnote>
  <w:footnote w:type="continuationSeparator" w:id="0">
    <w:p w14:paraId="692D1948" w14:textId="77777777" w:rsidR="00E80F57" w:rsidRDefault="00E80F57" w:rsidP="00117666">
      <w:r>
        <w:continuationSeparator/>
      </w:r>
    </w:p>
  </w:footnote>
  <w:footnote w:type="continuationNotice" w:id="1">
    <w:p w14:paraId="7D06B2BA" w14:textId="77777777" w:rsidR="00E80F57" w:rsidRDefault="00E80F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23187C29" w:rsidR="00B870B6" w:rsidRPr="007E3148" w:rsidRDefault="00B870B6" w:rsidP="00A53000">
    <w:pPr>
      <w:pStyle w:val="Header"/>
    </w:pPr>
    <w:r w:rsidRPr="007E3148">
      <w:ptab w:relativeTo="margin" w:alignment="center" w:leader="none"/>
    </w:r>
    <w:r w:rsidRPr="007E3148">
      <w:ptab w:relativeTo="margin" w:alignment="right" w:leader="none"/>
    </w:r>
    <w:r>
      <w:t xml:space="preserve">Population </w:t>
    </w:r>
    <w:proofErr w:type="gramStart"/>
    <w:r>
      <w:t>biomass</w:t>
    </w:r>
    <w:proofErr w:type="gramEnd"/>
    <w:r>
      <w:t xml:space="preserve"> affect seed dispersal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9F3667E" w:rsidR="00B870B6" w:rsidRPr="00CE5AF3" w:rsidRDefault="00B870B6" w:rsidP="00CE5AF3">
    <w:pPr>
      <w:pStyle w:val="Header"/>
    </w:pPr>
    <w:r w:rsidRPr="007E3148">
      <w:ptab w:relativeTo="margin" w:alignment="center" w:leader="none"/>
    </w:r>
    <w:r w:rsidRPr="007E3148">
      <w:ptab w:relativeTo="margin" w:alignment="right" w:leader="none"/>
    </w:r>
    <w:r>
      <w:t xml:space="preserve">Population </w:t>
    </w:r>
    <w:proofErr w:type="gramStart"/>
    <w:r>
      <w:t>biomass</w:t>
    </w:r>
    <w:proofErr w:type="gramEnd"/>
    <w:r>
      <w:t xml:space="preserve"> affect seed dispersal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77777777" w:rsidR="00B870B6" w:rsidRDefault="00B870B6" w:rsidP="00A53000">
    <w:pPr>
      <w:pStyle w:val="Header"/>
    </w:pPr>
    <w:r w:rsidRPr="005A1D84">
      <w:rPr>
        <w:noProof/>
        <w:color w:val="A6A6A6" w:themeColor="background1" w:themeShade="A6"/>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944E8B"/>
    <w:multiLevelType w:val="hybridMultilevel"/>
    <w:tmpl w:val="5DE2025C"/>
    <w:lvl w:ilvl="0" w:tplc="5EFA1AEE">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BC6F29"/>
    <w:multiLevelType w:val="multilevel"/>
    <w:tmpl w:val="C6A8CCEA"/>
    <w:numStyleLink w:val="Headings"/>
  </w:abstractNum>
  <w:abstractNum w:abstractNumId="18"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8"/>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2551"/>
          </w:tabs>
          <w:ind w:left="2551"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7"/>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ísa Genes">
    <w15:presenceInfo w15:providerId="Windows Live" w15:userId="b9ed780aad9298f0"/>
  </w15:person>
  <w15:person w15:author="User15551">
    <w15:presenceInfo w15:providerId="AD" w15:userId="S::user15551@my365.site::822d9956-30cd-4a01-ad1e-ad27d54027ad"/>
  </w15:person>
  <w15:person w15:author="Rodolfo Dirzo">
    <w15:presenceInfo w15:providerId="AD" w15:userId="S::rdirzo@stanford.edu::a6913d7e-edac-49ab-be1a-835c67c2644a"/>
  </w15:person>
  <w15:person w15:author="Luisa Genes">
    <w15:presenceInfo w15:providerId="AD" w15:userId="S::lgenes@stanford.edu::19caf6ba-c8be-4438-9fa7-51d6bfe6e25d"/>
  </w15:person>
  <w15:person w15:author="Camila Donatti">
    <w15:presenceInfo w15:providerId="AD" w15:userId="S::cdonatti@conservation.org::cddd942e-e18e-47ea-9506-a0f1d02ef182"/>
  </w15:person>
  <w15:person w15:author="Gianalberto Losapio">
    <w15:presenceInfo w15:providerId="AD" w15:userId="S::losapiog@stanford.edu::45a53432-b153-4a61-b2df-79cac90ec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attachedTemplate r:id="rId1"/>
  <w:trackRevision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821"/>
    <w:rsid w:val="00000B2F"/>
    <w:rsid w:val="00005109"/>
    <w:rsid w:val="00013600"/>
    <w:rsid w:val="00022B2D"/>
    <w:rsid w:val="00023885"/>
    <w:rsid w:val="00023FCC"/>
    <w:rsid w:val="00034304"/>
    <w:rsid w:val="00035434"/>
    <w:rsid w:val="00041085"/>
    <w:rsid w:val="00044EA1"/>
    <w:rsid w:val="00045678"/>
    <w:rsid w:val="000458E4"/>
    <w:rsid w:val="000472C6"/>
    <w:rsid w:val="00054823"/>
    <w:rsid w:val="000617A3"/>
    <w:rsid w:val="00063D84"/>
    <w:rsid w:val="0006636D"/>
    <w:rsid w:val="00070D3A"/>
    <w:rsid w:val="00077D53"/>
    <w:rsid w:val="00081394"/>
    <w:rsid w:val="00083666"/>
    <w:rsid w:val="0008724A"/>
    <w:rsid w:val="00094261"/>
    <w:rsid w:val="00094D4C"/>
    <w:rsid w:val="000A203D"/>
    <w:rsid w:val="000A31F9"/>
    <w:rsid w:val="000A3922"/>
    <w:rsid w:val="000A69C2"/>
    <w:rsid w:val="000B1077"/>
    <w:rsid w:val="000B34BD"/>
    <w:rsid w:val="000C2538"/>
    <w:rsid w:val="000C3A90"/>
    <w:rsid w:val="000C7E2A"/>
    <w:rsid w:val="000D3CBF"/>
    <w:rsid w:val="000D7C23"/>
    <w:rsid w:val="000E4394"/>
    <w:rsid w:val="000E4FCE"/>
    <w:rsid w:val="000E684C"/>
    <w:rsid w:val="000F4CFB"/>
    <w:rsid w:val="000F51F6"/>
    <w:rsid w:val="000F56FD"/>
    <w:rsid w:val="000F5808"/>
    <w:rsid w:val="000F77BE"/>
    <w:rsid w:val="000F7BFD"/>
    <w:rsid w:val="00104D91"/>
    <w:rsid w:val="00112BC5"/>
    <w:rsid w:val="00114791"/>
    <w:rsid w:val="00117666"/>
    <w:rsid w:val="001223A7"/>
    <w:rsid w:val="00126917"/>
    <w:rsid w:val="00134256"/>
    <w:rsid w:val="00147395"/>
    <w:rsid w:val="00153275"/>
    <w:rsid w:val="00153F3B"/>
    <w:rsid w:val="001552C9"/>
    <w:rsid w:val="00172301"/>
    <w:rsid w:val="00177D84"/>
    <w:rsid w:val="0019474E"/>
    <w:rsid w:val="001964EF"/>
    <w:rsid w:val="001A2848"/>
    <w:rsid w:val="001B1A2C"/>
    <w:rsid w:val="001C721D"/>
    <w:rsid w:val="001D262D"/>
    <w:rsid w:val="001D3D23"/>
    <w:rsid w:val="001D5667"/>
    <w:rsid w:val="001D5C23"/>
    <w:rsid w:val="001F229E"/>
    <w:rsid w:val="001F4C07"/>
    <w:rsid w:val="001F5DF3"/>
    <w:rsid w:val="001F7DAC"/>
    <w:rsid w:val="00200856"/>
    <w:rsid w:val="002047CB"/>
    <w:rsid w:val="00204D77"/>
    <w:rsid w:val="00220AEA"/>
    <w:rsid w:val="00221E6D"/>
    <w:rsid w:val="00222E1C"/>
    <w:rsid w:val="00225243"/>
    <w:rsid w:val="00226954"/>
    <w:rsid w:val="00242638"/>
    <w:rsid w:val="002439C9"/>
    <w:rsid w:val="00243CC7"/>
    <w:rsid w:val="00246E86"/>
    <w:rsid w:val="002629A3"/>
    <w:rsid w:val="00263D1E"/>
    <w:rsid w:val="00265660"/>
    <w:rsid w:val="00267CCC"/>
    <w:rsid w:val="00267D18"/>
    <w:rsid w:val="00271EFE"/>
    <w:rsid w:val="002722AF"/>
    <w:rsid w:val="002817D2"/>
    <w:rsid w:val="00285961"/>
    <w:rsid w:val="002859A3"/>
    <w:rsid w:val="002868E2"/>
    <w:rsid w:val="002869C3"/>
    <w:rsid w:val="002927EF"/>
    <w:rsid w:val="002936E4"/>
    <w:rsid w:val="0029687C"/>
    <w:rsid w:val="00296B88"/>
    <w:rsid w:val="002A000B"/>
    <w:rsid w:val="002A4369"/>
    <w:rsid w:val="002A7551"/>
    <w:rsid w:val="002B00B4"/>
    <w:rsid w:val="002B1D5C"/>
    <w:rsid w:val="002B2565"/>
    <w:rsid w:val="002C74CA"/>
    <w:rsid w:val="002F6D19"/>
    <w:rsid w:val="002F744D"/>
    <w:rsid w:val="002F77CE"/>
    <w:rsid w:val="00301E4D"/>
    <w:rsid w:val="00302E2F"/>
    <w:rsid w:val="00303142"/>
    <w:rsid w:val="00303DE6"/>
    <w:rsid w:val="00310124"/>
    <w:rsid w:val="0031569A"/>
    <w:rsid w:val="00321C2A"/>
    <w:rsid w:val="00330A10"/>
    <w:rsid w:val="00346C27"/>
    <w:rsid w:val="003544FB"/>
    <w:rsid w:val="00357476"/>
    <w:rsid w:val="003601D5"/>
    <w:rsid w:val="00365D63"/>
    <w:rsid w:val="0036793B"/>
    <w:rsid w:val="00372682"/>
    <w:rsid w:val="00376400"/>
    <w:rsid w:val="00376BB7"/>
    <w:rsid w:val="00376CC5"/>
    <w:rsid w:val="00385F47"/>
    <w:rsid w:val="00386D32"/>
    <w:rsid w:val="003921C3"/>
    <w:rsid w:val="003956AC"/>
    <w:rsid w:val="0039693B"/>
    <w:rsid w:val="003A1A4F"/>
    <w:rsid w:val="003A5950"/>
    <w:rsid w:val="003B26CB"/>
    <w:rsid w:val="003C65B5"/>
    <w:rsid w:val="003D0ACD"/>
    <w:rsid w:val="003D2F2D"/>
    <w:rsid w:val="003E2CF5"/>
    <w:rsid w:val="003E3884"/>
    <w:rsid w:val="003F7250"/>
    <w:rsid w:val="00401269"/>
    <w:rsid w:val="00401590"/>
    <w:rsid w:val="00402DC2"/>
    <w:rsid w:val="00406EBA"/>
    <w:rsid w:val="00411C7E"/>
    <w:rsid w:val="00414423"/>
    <w:rsid w:val="00422C94"/>
    <w:rsid w:val="00422E7C"/>
    <w:rsid w:val="0042430F"/>
    <w:rsid w:val="004307D2"/>
    <w:rsid w:val="0044027E"/>
    <w:rsid w:val="00450992"/>
    <w:rsid w:val="00450C4E"/>
    <w:rsid w:val="00463E3D"/>
    <w:rsid w:val="004645AE"/>
    <w:rsid w:val="00475399"/>
    <w:rsid w:val="0049470C"/>
    <w:rsid w:val="00496A53"/>
    <w:rsid w:val="004B38F7"/>
    <w:rsid w:val="004C0DEA"/>
    <w:rsid w:val="004C1F1C"/>
    <w:rsid w:val="004C2745"/>
    <w:rsid w:val="004C2B0D"/>
    <w:rsid w:val="004C3D83"/>
    <w:rsid w:val="004C4C54"/>
    <w:rsid w:val="004D02AE"/>
    <w:rsid w:val="004D3E33"/>
    <w:rsid w:val="004E2DC7"/>
    <w:rsid w:val="004E379F"/>
    <w:rsid w:val="004F43C4"/>
    <w:rsid w:val="005136CE"/>
    <w:rsid w:val="00516C16"/>
    <w:rsid w:val="0051721F"/>
    <w:rsid w:val="0052199A"/>
    <w:rsid w:val="00524552"/>
    <w:rsid w:val="005250F2"/>
    <w:rsid w:val="00537E10"/>
    <w:rsid w:val="00540ADA"/>
    <w:rsid w:val="00553276"/>
    <w:rsid w:val="0055387D"/>
    <w:rsid w:val="00554767"/>
    <w:rsid w:val="00554BEC"/>
    <w:rsid w:val="00556AAD"/>
    <w:rsid w:val="00562F9D"/>
    <w:rsid w:val="0056300D"/>
    <w:rsid w:val="00587C58"/>
    <w:rsid w:val="0059039C"/>
    <w:rsid w:val="00594573"/>
    <w:rsid w:val="005A1D84"/>
    <w:rsid w:val="005A6497"/>
    <w:rsid w:val="005A70EA"/>
    <w:rsid w:val="005B15F7"/>
    <w:rsid w:val="005C3963"/>
    <w:rsid w:val="005D0766"/>
    <w:rsid w:val="005D1840"/>
    <w:rsid w:val="005D35E4"/>
    <w:rsid w:val="005D7910"/>
    <w:rsid w:val="005E39AA"/>
    <w:rsid w:val="005E3FFD"/>
    <w:rsid w:val="005E5C7E"/>
    <w:rsid w:val="005E79A2"/>
    <w:rsid w:val="005F7115"/>
    <w:rsid w:val="00604C5D"/>
    <w:rsid w:val="0062154F"/>
    <w:rsid w:val="00624FB0"/>
    <w:rsid w:val="00631A8C"/>
    <w:rsid w:val="0063453A"/>
    <w:rsid w:val="006378BD"/>
    <w:rsid w:val="006417DB"/>
    <w:rsid w:val="0064674D"/>
    <w:rsid w:val="00651CA2"/>
    <w:rsid w:val="00653D60"/>
    <w:rsid w:val="00660D05"/>
    <w:rsid w:val="00664766"/>
    <w:rsid w:val="006660F2"/>
    <w:rsid w:val="00667FBC"/>
    <w:rsid w:val="00671D9A"/>
    <w:rsid w:val="00673952"/>
    <w:rsid w:val="00674A92"/>
    <w:rsid w:val="00680134"/>
    <w:rsid w:val="00681821"/>
    <w:rsid w:val="00686C9D"/>
    <w:rsid w:val="00687F57"/>
    <w:rsid w:val="006A1D48"/>
    <w:rsid w:val="006A7437"/>
    <w:rsid w:val="006B2C46"/>
    <w:rsid w:val="006B2D5B"/>
    <w:rsid w:val="006B7D14"/>
    <w:rsid w:val="006C7EE3"/>
    <w:rsid w:val="006D5B93"/>
    <w:rsid w:val="006E0E8B"/>
    <w:rsid w:val="006E214C"/>
    <w:rsid w:val="006F590B"/>
    <w:rsid w:val="006F5F94"/>
    <w:rsid w:val="006F67C3"/>
    <w:rsid w:val="007066A1"/>
    <w:rsid w:val="007222FF"/>
    <w:rsid w:val="00725433"/>
    <w:rsid w:val="00725504"/>
    <w:rsid w:val="00725A7D"/>
    <w:rsid w:val="00726C68"/>
    <w:rsid w:val="0073085C"/>
    <w:rsid w:val="007324D1"/>
    <w:rsid w:val="00733784"/>
    <w:rsid w:val="007410B2"/>
    <w:rsid w:val="00745588"/>
    <w:rsid w:val="00745763"/>
    <w:rsid w:val="00746505"/>
    <w:rsid w:val="0075511C"/>
    <w:rsid w:val="007736A7"/>
    <w:rsid w:val="00781A24"/>
    <w:rsid w:val="00785E94"/>
    <w:rsid w:val="00790BB3"/>
    <w:rsid w:val="007915F0"/>
    <w:rsid w:val="00792043"/>
    <w:rsid w:val="00797EDD"/>
    <w:rsid w:val="007A3708"/>
    <w:rsid w:val="007A537C"/>
    <w:rsid w:val="007A6F57"/>
    <w:rsid w:val="007B0322"/>
    <w:rsid w:val="007C0E3F"/>
    <w:rsid w:val="007C206C"/>
    <w:rsid w:val="007C2451"/>
    <w:rsid w:val="007C5729"/>
    <w:rsid w:val="007C77AD"/>
    <w:rsid w:val="007D2374"/>
    <w:rsid w:val="007E3728"/>
    <w:rsid w:val="007F1554"/>
    <w:rsid w:val="007F3CF9"/>
    <w:rsid w:val="007F4070"/>
    <w:rsid w:val="008111E4"/>
    <w:rsid w:val="0081301C"/>
    <w:rsid w:val="00817DD6"/>
    <w:rsid w:val="0082432B"/>
    <w:rsid w:val="008255D9"/>
    <w:rsid w:val="0083196D"/>
    <w:rsid w:val="008322A2"/>
    <w:rsid w:val="00840ADE"/>
    <w:rsid w:val="008413C4"/>
    <w:rsid w:val="008421FF"/>
    <w:rsid w:val="008431D8"/>
    <w:rsid w:val="00843696"/>
    <w:rsid w:val="00844611"/>
    <w:rsid w:val="008475C2"/>
    <w:rsid w:val="008475EB"/>
    <w:rsid w:val="0085772E"/>
    <w:rsid w:val="008629A9"/>
    <w:rsid w:val="00863938"/>
    <w:rsid w:val="0087076D"/>
    <w:rsid w:val="0088513A"/>
    <w:rsid w:val="00891CA8"/>
    <w:rsid w:val="00893AE1"/>
    <w:rsid w:val="00893C19"/>
    <w:rsid w:val="008A3EA3"/>
    <w:rsid w:val="008A78FE"/>
    <w:rsid w:val="008C0EAD"/>
    <w:rsid w:val="008C175F"/>
    <w:rsid w:val="008C2DC6"/>
    <w:rsid w:val="008D1A4C"/>
    <w:rsid w:val="008D242C"/>
    <w:rsid w:val="008D25E1"/>
    <w:rsid w:val="008D3159"/>
    <w:rsid w:val="008D6C8D"/>
    <w:rsid w:val="008E294C"/>
    <w:rsid w:val="008E2B54"/>
    <w:rsid w:val="008E4404"/>
    <w:rsid w:val="008E58C7"/>
    <w:rsid w:val="008E5E08"/>
    <w:rsid w:val="008F5021"/>
    <w:rsid w:val="0090289E"/>
    <w:rsid w:val="009118FF"/>
    <w:rsid w:val="00911EE7"/>
    <w:rsid w:val="009169EE"/>
    <w:rsid w:val="009312DB"/>
    <w:rsid w:val="009362BB"/>
    <w:rsid w:val="00937242"/>
    <w:rsid w:val="00943573"/>
    <w:rsid w:val="00946CDD"/>
    <w:rsid w:val="00957319"/>
    <w:rsid w:val="00971B61"/>
    <w:rsid w:val="00972838"/>
    <w:rsid w:val="00974379"/>
    <w:rsid w:val="00980C31"/>
    <w:rsid w:val="00985C2B"/>
    <w:rsid w:val="00986B2C"/>
    <w:rsid w:val="009905CB"/>
    <w:rsid w:val="0099184F"/>
    <w:rsid w:val="009950D5"/>
    <w:rsid w:val="009955FF"/>
    <w:rsid w:val="00997646"/>
    <w:rsid w:val="009A26BA"/>
    <w:rsid w:val="009B01F0"/>
    <w:rsid w:val="009B7BF5"/>
    <w:rsid w:val="009C38AA"/>
    <w:rsid w:val="009D01A7"/>
    <w:rsid w:val="009D259D"/>
    <w:rsid w:val="009D27F3"/>
    <w:rsid w:val="009D51CA"/>
    <w:rsid w:val="009D5B33"/>
    <w:rsid w:val="009D703C"/>
    <w:rsid w:val="009E6B61"/>
    <w:rsid w:val="009F3EF1"/>
    <w:rsid w:val="00A0300A"/>
    <w:rsid w:val="00A149A2"/>
    <w:rsid w:val="00A20561"/>
    <w:rsid w:val="00A21B55"/>
    <w:rsid w:val="00A355CC"/>
    <w:rsid w:val="00A35FE6"/>
    <w:rsid w:val="00A410D0"/>
    <w:rsid w:val="00A41ABE"/>
    <w:rsid w:val="00A50D9D"/>
    <w:rsid w:val="00A53000"/>
    <w:rsid w:val="00A53F8B"/>
    <w:rsid w:val="00A545C6"/>
    <w:rsid w:val="00A56EFF"/>
    <w:rsid w:val="00A652D0"/>
    <w:rsid w:val="00A701A2"/>
    <w:rsid w:val="00A71CD7"/>
    <w:rsid w:val="00A7556C"/>
    <w:rsid w:val="00A75F87"/>
    <w:rsid w:val="00A84E32"/>
    <w:rsid w:val="00A86B24"/>
    <w:rsid w:val="00A9227B"/>
    <w:rsid w:val="00A95D8B"/>
    <w:rsid w:val="00AA312B"/>
    <w:rsid w:val="00AB2840"/>
    <w:rsid w:val="00AC0270"/>
    <w:rsid w:val="00AC1E61"/>
    <w:rsid w:val="00AC3EA3"/>
    <w:rsid w:val="00AC792D"/>
    <w:rsid w:val="00AD43F5"/>
    <w:rsid w:val="00AE5BC4"/>
    <w:rsid w:val="00AF16CE"/>
    <w:rsid w:val="00B02D59"/>
    <w:rsid w:val="00B12FA4"/>
    <w:rsid w:val="00B26052"/>
    <w:rsid w:val="00B37C52"/>
    <w:rsid w:val="00B40D11"/>
    <w:rsid w:val="00B461E8"/>
    <w:rsid w:val="00B46D75"/>
    <w:rsid w:val="00B516A8"/>
    <w:rsid w:val="00B52BE2"/>
    <w:rsid w:val="00B54C75"/>
    <w:rsid w:val="00B632BF"/>
    <w:rsid w:val="00B657B8"/>
    <w:rsid w:val="00B74F45"/>
    <w:rsid w:val="00B8273D"/>
    <w:rsid w:val="00B8395A"/>
    <w:rsid w:val="00B84920"/>
    <w:rsid w:val="00B8556A"/>
    <w:rsid w:val="00B86811"/>
    <w:rsid w:val="00B870B6"/>
    <w:rsid w:val="00B9101E"/>
    <w:rsid w:val="00B93154"/>
    <w:rsid w:val="00B97046"/>
    <w:rsid w:val="00BA02B7"/>
    <w:rsid w:val="00BA2AFA"/>
    <w:rsid w:val="00BC6C28"/>
    <w:rsid w:val="00BC70DD"/>
    <w:rsid w:val="00BD2980"/>
    <w:rsid w:val="00BD30CB"/>
    <w:rsid w:val="00BD42B1"/>
    <w:rsid w:val="00BD5961"/>
    <w:rsid w:val="00BE1453"/>
    <w:rsid w:val="00BF1C7E"/>
    <w:rsid w:val="00BF4B5F"/>
    <w:rsid w:val="00BF7888"/>
    <w:rsid w:val="00C00754"/>
    <w:rsid w:val="00C012A3"/>
    <w:rsid w:val="00C070BC"/>
    <w:rsid w:val="00C12679"/>
    <w:rsid w:val="00C16F19"/>
    <w:rsid w:val="00C225A6"/>
    <w:rsid w:val="00C31F40"/>
    <w:rsid w:val="00C353B6"/>
    <w:rsid w:val="00C35773"/>
    <w:rsid w:val="00C37202"/>
    <w:rsid w:val="00C43AAF"/>
    <w:rsid w:val="00C44D1E"/>
    <w:rsid w:val="00C46EFB"/>
    <w:rsid w:val="00C52A7B"/>
    <w:rsid w:val="00C542CD"/>
    <w:rsid w:val="00C573FE"/>
    <w:rsid w:val="00C6324C"/>
    <w:rsid w:val="00C66A36"/>
    <w:rsid w:val="00C674F9"/>
    <w:rsid w:val="00C679AA"/>
    <w:rsid w:val="00C724CF"/>
    <w:rsid w:val="00C75972"/>
    <w:rsid w:val="00C80FAE"/>
    <w:rsid w:val="00C826EC"/>
    <w:rsid w:val="00C82792"/>
    <w:rsid w:val="00C84B83"/>
    <w:rsid w:val="00C8778E"/>
    <w:rsid w:val="00C926B1"/>
    <w:rsid w:val="00C948FD"/>
    <w:rsid w:val="00CA2EB6"/>
    <w:rsid w:val="00CA6F1C"/>
    <w:rsid w:val="00CA7B49"/>
    <w:rsid w:val="00CB1526"/>
    <w:rsid w:val="00CB17A7"/>
    <w:rsid w:val="00CB2CC7"/>
    <w:rsid w:val="00CB43D5"/>
    <w:rsid w:val="00CB57A5"/>
    <w:rsid w:val="00CC447F"/>
    <w:rsid w:val="00CC76F9"/>
    <w:rsid w:val="00CC7B42"/>
    <w:rsid w:val="00CD066B"/>
    <w:rsid w:val="00CD0E4F"/>
    <w:rsid w:val="00CD1FC0"/>
    <w:rsid w:val="00CD46E2"/>
    <w:rsid w:val="00CE55DC"/>
    <w:rsid w:val="00CE5AF3"/>
    <w:rsid w:val="00CF20A9"/>
    <w:rsid w:val="00D00D0B"/>
    <w:rsid w:val="00D04B69"/>
    <w:rsid w:val="00D07FDC"/>
    <w:rsid w:val="00D10FD2"/>
    <w:rsid w:val="00D13196"/>
    <w:rsid w:val="00D15B7A"/>
    <w:rsid w:val="00D15ED8"/>
    <w:rsid w:val="00D31241"/>
    <w:rsid w:val="00D328E0"/>
    <w:rsid w:val="00D421AC"/>
    <w:rsid w:val="00D537FA"/>
    <w:rsid w:val="00D5547D"/>
    <w:rsid w:val="00D6448E"/>
    <w:rsid w:val="00D65BE1"/>
    <w:rsid w:val="00D66A9E"/>
    <w:rsid w:val="00D765AC"/>
    <w:rsid w:val="00D80C3F"/>
    <w:rsid w:val="00D80D99"/>
    <w:rsid w:val="00D9194A"/>
    <w:rsid w:val="00D9503C"/>
    <w:rsid w:val="00D97B61"/>
    <w:rsid w:val="00DA052B"/>
    <w:rsid w:val="00DB65A2"/>
    <w:rsid w:val="00DD3639"/>
    <w:rsid w:val="00DD73EF"/>
    <w:rsid w:val="00DE23E8"/>
    <w:rsid w:val="00DE7DE1"/>
    <w:rsid w:val="00DF2273"/>
    <w:rsid w:val="00DF2911"/>
    <w:rsid w:val="00DF3617"/>
    <w:rsid w:val="00E0128B"/>
    <w:rsid w:val="00E0724E"/>
    <w:rsid w:val="00E123E4"/>
    <w:rsid w:val="00E172F7"/>
    <w:rsid w:val="00E25A0D"/>
    <w:rsid w:val="00E27194"/>
    <w:rsid w:val="00E3064C"/>
    <w:rsid w:val="00E37586"/>
    <w:rsid w:val="00E41F18"/>
    <w:rsid w:val="00E64E17"/>
    <w:rsid w:val="00E66A8B"/>
    <w:rsid w:val="00E76527"/>
    <w:rsid w:val="00E80F57"/>
    <w:rsid w:val="00E84231"/>
    <w:rsid w:val="00E87C3A"/>
    <w:rsid w:val="00E932DC"/>
    <w:rsid w:val="00EA04DC"/>
    <w:rsid w:val="00EA3D3C"/>
    <w:rsid w:val="00EC7C9A"/>
    <w:rsid w:val="00EC7CC3"/>
    <w:rsid w:val="00EE006F"/>
    <w:rsid w:val="00EE39CE"/>
    <w:rsid w:val="00EE5851"/>
    <w:rsid w:val="00F00BA6"/>
    <w:rsid w:val="00F01464"/>
    <w:rsid w:val="00F016C4"/>
    <w:rsid w:val="00F01D42"/>
    <w:rsid w:val="00F03493"/>
    <w:rsid w:val="00F0703B"/>
    <w:rsid w:val="00F07FE7"/>
    <w:rsid w:val="00F12D55"/>
    <w:rsid w:val="00F23ECA"/>
    <w:rsid w:val="00F241A1"/>
    <w:rsid w:val="00F244AE"/>
    <w:rsid w:val="00F33589"/>
    <w:rsid w:val="00F37A96"/>
    <w:rsid w:val="00F43D2E"/>
    <w:rsid w:val="00F46494"/>
    <w:rsid w:val="00F54AF3"/>
    <w:rsid w:val="00F558AB"/>
    <w:rsid w:val="00F61D89"/>
    <w:rsid w:val="00F65E78"/>
    <w:rsid w:val="00F65F2C"/>
    <w:rsid w:val="00F7096D"/>
    <w:rsid w:val="00F722BE"/>
    <w:rsid w:val="00F730C8"/>
    <w:rsid w:val="00F7633E"/>
    <w:rsid w:val="00F86ABB"/>
    <w:rsid w:val="00F93306"/>
    <w:rsid w:val="00FA6E48"/>
    <w:rsid w:val="00FB023F"/>
    <w:rsid w:val="00FB29DE"/>
    <w:rsid w:val="00FD27AC"/>
    <w:rsid w:val="00FD299C"/>
    <w:rsid w:val="00FD69FA"/>
    <w:rsid w:val="00FD7648"/>
    <w:rsid w:val="00FF64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4BA59A7"/>
  <w15:docId w15:val="{970466FB-B0F6-604D-B96B-B9EFC22D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611"/>
    <w:pPr>
      <w:spacing w:after="0" w:line="240" w:lineRule="auto"/>
    </w:pPr>
    <w:rPr>
      <w:rFonts w:ascii="Times New Roman" w:eastAsia="Times New Roman" w:hAnsi="Times New Roman" w:cs="Times New Roman"/>
      <w:sz w:val="24"/>
      <w:szCs w:val="24"/>
    </w:rPr>
  </w:style>
  <w:style w:type="paragraph" w:styleId="Heading1">
    <w:name w:val="heading 1"/>
    <w:basedOn w:val="ListParagraph"/>
    <w:next w:val="Normal"/>
    <w:link w:val="Heading1Char"/>
    <w:uiPriority w:val="2"/>
    <w:qFormat/>
    <w:rsid w:val="00D80D99"/>
    <w:pPr>
      <w:numPr>
        <w:numId w:val="17"/>
      </w:numPr>
      <w:tabs>
        <w:tab w:val="clear" w:pos="2551"/>
        <w:tab w:val="num" w:pos="567"/>
      </w:tabs>
      <w:spacing w:before="240"/>
      <w:ind w:left="567"/>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spacing w:before="120" w:after="240"/>
      <w:ind w:left="1434" w:hanging="357"/>
      <w:contextualSpacing/>
    </w:pPr>
    <w:rPr>
      <w:rFonts w:eastAsia="Cambria"/>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style>
  <w:style w:type="paragraph" w:styleId="Header">
    <w:name w:val="header"/>
    <w:basedOn w:val="Normal"/>
    <w:link w:val="HeaderChar"/>
    <w:uiPriority w:val="99"/>
    <w:unhideWhenUsed/>
    <w:rsid w:val="00A53000"/>
    <w:pPr>
      <w:tabs>
        <w:tab w:val="center" w:pos="4844"/>
        <w:tab w:val="right" w:pos="9689"/>
      </w:tabs>
      <w:spacing w:before="120" w:after="240"/>
    </w:pPr>
    <w:rPr>
      <w:rFonts w:eastAsiaTheme="minorHAnsi" w:cstheme="minorBidi"/>
      <w:b/>
      <w:szCs w:val="22"/>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before="120"/>
    </w:pPr>
    <w:rPr>
      <w:rFonts w:eastAsiaTheme="minorHAnsi" w:cstheme="minorBidi"/>
      <w:szCs w:val="22"/>
    </w:r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before="120"/>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spacing w:before="120" w:after="240"/>
    </w:pPr>
    <w:rPr>
      <w:rFonts w:eastAsiaTheme="minorHAnsi"/>
      <w:b/>
      <w:bCs/>
    </w:rPr>
  </w:style>
  <w:style w:type="paragraph" w:styleId="BalloonText">
    <w:name w:val="Balloon Text"/>
    <w:basedOn w:val="Normal"/>
    <w:link w:val="BalloonTextChar"/>
    <w:uiPriority w:val="99"/>
    <w:semiHidden/>
    <w:unhideWhenUsed/>
    <w:rsid w:val="00117666"/>
    <w:pPr>
      <w:spacing w:before="120"/>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pPr>
      <w:spacing w:before="120" w:after="240"/>
    </w:pPr>
    <w:rPr>
      <w:rFonts w:eastAsiaTheme="minorHAnsi" w:cstheme="minorBidi"/>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eastAsiaTheme="minorHAnsi"/>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after="240"/>
    </w:pPr>
    <w:rPr>
      <w:rFonts w:eastAsiaTheme="minorHAnsi"/>
      <w:b/>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rFonts w:eastAsiaTheme="minorHAnsi" w:cstheme="minorBidi"/>
      <w:i/>
      <w:iCs/>
      <w:color w:val="404040" w:themeColor="text1" w:themeTint="BF"/>
      <w:szCs w:val="22"/>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table" w:customStyle="1" w:styleId="PlainTable31">
    <w:name w:val="Plain Table 31"/>
    <w:basedOn w:val="TableNormal"/>
    <w:uiPriority w:val="43"/>
    <w:rsid w:val="00F33589"/>
    <w:pPr>
      <w:spacing w:after="0" w:line="240" w:lineRule="auto"/>
    </w:pPr>
    <w:rPr>
      <w:rFonts w:asciiTheme="minorHAnsi" w:hAnsiTheme="minorHAnsi"/>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BF7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F7888"/>
    <w:rPr>
      <w:rFonts w:ascii="Courier New" w:eastAsia="Times New Roman" w:hAnsi="Courier New" w:cs="Courier New"/>
      <w:sz w:val="20"/>
      <w:szCs w:val="20"/>
    </w:rPr>
  </w:style>
  <w:style w:type="character" w:styleId="HTMLCode">
    <w:name w:val="HTML Code"/>
    <w:basedOn w:val="DefaultParagraphFont"/>
    <w:uiPriority w:val="99"/>
    <w:semiHidden/>
    <w:unhideWhenUsed/>
    <w:rsid w:val="00BF7888"/>
    <w:rPr>
      <w:rFonts w:ascii="Courier New" w:eastAsia="Times New Roman" w:hAnsi="Courier New" w:cs="Courier New"/>
      <w:sz w:val="20"/>
      <w:szCs w:val="20"/>
    </w:rPr>
  </w:style>
  <w:style w:type="character" w:customStyle="1" w:styleId="do">
    <w:name w:val="do"/>
    <w:basedOn w:val="DefaultParagraphFont"/>
    <w:rsid w:val="00BF7888"/>
  </w:style>
  <w:style w:type="character" w:customStyle="1" w:styleId="markedcontent">
    <w:name w:val="markedcontent"/>
    <w:basedOn w:val="DefaultParagraphFont"/>
    <w:rsid w:val="007A537C"/>
  </w:style>
  <w:style w:type="character" w:styleId="UnresolvedMention">
    <w:name w:val="Unresolved Mention"/>
    <w:basedOn w:val="DefaultParagraphFont"/>
    <w:uiPriority w:val="99"/>
    <w:semiHidden/>
    <w:unhideWhenUsed/>
    <w:rsid w:val="000F5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485">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505921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261883978">
      <w:bodyDiv w:val="1"/>
      <w:marLeft w:val="0"/>
      <w:marRight w:val="0"/>
      <w:marTop w:val="0"/>
      <w:marBottom w:val="0"/>
      <w:divBdr>
        <w:top w:val="none" w:sz="0" w:space="0" w:color="auto"/>
        <w:left w:val="none" w:sz="0" w:space="0" w:color="auto"/>
        <w:bottom w:val="none" w:sz="0" w:space="0" w:color="auto"/>
        <w:right w:val="none" w:sz="0" w:space="0" w:color="auto"/>
      </w:divBdr>
    </w:div>
    <w:div w:id="307127415">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743260859">
      <w:bodyDiv w:val="1"/>
      <w:marLeft w:val="0"/>
      <w:marRight w:val="0"/>
      <w:marTop w:val="0"/>
      <w:marBottom w:val="0"/>
      <w:divBdr>
        <w:top w:val="none" w:sz="0" w:space="0" w:color="auto"/>
        <w:left w:val="none" w:sz="0" w:space="0" w:color="auto"/>
        <w:bottom w:val="none" w:sz="0" w:space="0" w:color="auto"/>
        <w:right w:val="none" w:sz="0" w:space="0" w:color="auto"/>
      </w:divBdr>
    </w:div>
    <w:div w:id="75320827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8029499">
      <w:bodyDiv w:val="1"/>
      <w:marLeft w:val="0"/>
      <w:marRight w:val="0"/>
      <w:marTop w:val="0"/>
      <w:marBottom w:val="0"/>
      <w:divBdr>
        <w:top w:val="none" w:sz="0" w:space="0" w:color="auto"/>
        <w:left w:val="none" w:sz="0" w:space="0" w:color="auto"/>
        <w:bottom w:val="none" w:sz="0" w:space="0" w:color="auto"/>
        <w:right w:val="none" w:sz="0" w:space="0" w:color="auto"/>
      </w:divBdr>
    </w:div>
    <w:div w:id="970747687">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43557158">
      <w:bodyDiv w:val="1"/>
      <w:marLeft w:val="0"/>
      <w:marRight w:val="0"/>
      <w:marTop w:val="0"/>
      <w:marBottom w:val="0"/>
      <w:divBdr>
        <w:top w:val="none" w:sz="0" w:space="0" w:color="auto"/>
        <w:left w:val="none" w:sz="0" w:space="0" w:color="auto"/>
        <w:bottom w:val="none" w:sz="0" w:space="0" w:color="auto"/>
        <w:right w:val="none" w:sz="0" w:space="0" w:color="auto"/>
      </w:divBdr>
    </w:div>
    <w:div w:id="1130055126">
      <w:bodyDiv w:val="1"/>
      <w:marLeft w:val="0"/>
      <w:marRight w:val="0"/>
      <w:marTop w:val="0"/>
      <w:marBottom w:val="0"/>
      <w:divBdr>
        <w:top w:val="none" w:sz="0" w:space="0" w:color="auto"/>
        <w:left w:val="none" w:sz="0" w:space="0" w:color="auto"/>
        <w:bottom w:val="none" w:sz="0" w:space="0" w:color="auto"/>
        <w:right w:val="none" w:sz="0" w:space="0" w:color="auto"/>
      </w:divBdr>
    </w:div>
    <w:div w:id="1462452918">
      <w:bodyDiv w:val="1"/>
      <w:marLeft w:val="0"/>
      <w:marRight w:val="0"/>
      <w:marTop w:val="0"/>
      <w:marBottom w:val="0"/>
      <w:divBdr>
        <w:top w:val="none" w:sz="0" w:space="0" w:color="auto"/>
        <w:left w:val="none" w:sz="0" w:space="0" w:color="auto"/>
        <w:bottom w:val="none" w:sz="0" w:space="0" w:color="auto"/>
        <w:right w:val="none" w:sz="0" w:space="0" w:color="auto"/>
      </w:divBdr>
    </w:div>
    <w:div w:id="1611157334">
      <w:bodyDiv w:val="1"/>
      <w:marLeft w:val="0"/>
      <w:marRight w:val="0"/>
      <w:marTop w:val="0"/>
      <w:marBottom w:val="0"/>
      <w:divBdr>
        <w:top w:val="none" w:sz="0" w:space="0" w:color="auto"/>
        <w:left w:val="none" w:sz="0" w:space="0" w:color="auto"/>
        <w:bottom w:val="none" w:sz="0" w:space="0" w:color="auto"/>
        <w:right w:val="none" w:sz="0" w:space="0" w:color="auto"/>
      </w:divBdr>
    </w:div>
    <w:div w:id="1632399950">
      <w:bodyDiv w:val="1"/>
      <w:marLeft w:val="0"/>
      <w:marRight w:val="0"/>
      <w:marTop w:val="0"/>
      <w:marBottom w:val="0"/>
      <w:divBdr>
        <w:top w:val="none" w:sz="0" w:space="0" w:color="auto"/>
        <w:left w:val="none" w:sz="0" w:space="0" w:color="auto"/>
        <w:bottom w:val="none" w:sz="0" w:space="0" w:color="auto"/>
        <w:right w:val="none" w:sz="0" w:space="0" w:color="auto"/>
      </w:divBdr>
    </w:div>
    <w:div w:id="1636183650">
      <w:bodyDiv w:val="1"/>
      <w:marLeft w:val="0"/>
      <w:marRight w:val="0"/>
      <w:marTop w:val="0"/>
      <w:marBottom w:val="0"/>
      <w:divBdr>
        <w:top w:val="none" w:sz="0" w:space="0" w:color="auto"/>
        <w:left w:val="none" w:sz="0" w:space="0" w:color="auto"/>
        <w:bottom w:val="none" w:sz="0" w:space="0" w:color="auto"/>
        <w:right w:val="none" w:sz="0" w:space="0" w:color="auto"/>
      </w:divBdr>
    </w:div>
    <w:div w:id="1679309667">
      <w:bodyDiv w:val="1"/>
      <w:marLeft w:val="0"/>
      <w:marRight w:val="0"/>
      <w:marTop w:val="0"/>
      <w:marBottom w:val="0"/>
      <w:divBdr>
        <w:top w:val="none" w:sz="0" w:space="0" w:color="auto"/>
        <w:left w:val="none" w:sz="0" w:space="0" w:color="auto"/>
        <w:bottom w:val="none" w:sz="0" w:space="0" w:color="auto"/>
        <w:right w:val="none" w:sz="0" w:space="0" w:color="auto"/>
      </w:divBdr>
    </w:div>
    <w:div w:id="1683119058">
      <w:bodyDiv w:val="1"/>
      <w:marLeft w:val="0"/>
      <w:marRight w:val="0"/>
      <w:marTop w:val="0"/>
      <w:marBottom w:val="0"/>
      <w:divBdr>
        <w:top w:val="none" w:sz="0" w:space="0" w:color="auto"/>
        <w:left w:val="none" w:sz="0" w:space="0" w:color="auto"/>
        <w:bottom w:val="none" w:sz="0" w:space="0" w:color="auto"/>
        <w:right w:val="none" w:sz="0" w:space="0" w:color="auto"/>
      </w:divBdr>
    </w:div>
    <w:div w:id="1710103076">
      <w:bodyDiv w:val="1"/>
      <w:marLeft w:val="0"/>
      <w:marRight w:val="0"/>
      <w:marTop w:val="0"/>
      <w:marBottom w:val="0"/>
      <w:divBdr>
        <w:top w:val="none" w:sz="0" w:space="0" w:color="auto"/>
        <w:left w:val="none" w:sz="0" w:space="0" w:color="auto"/>
        <w:bottom w:val="none" w:sz="0" w:space="0" w:color="auto"/>
        <w:right w:val="none" w:sz="0" w:space="0" w:color="auto"/>
      </w:divBdr>
    </w:div>
    <w:div w:id="1838424891">
      <w:bodyDiv w:val="1"/>
      <w:marLeft w:val="0"/>
      <w:marRight w:val="0"/>
      <w:marTop w:val="0"/>
      <w:marBottom w:val="0"/>
      <w:divBdr>
        <w:top w:val="none" w:sz="0" w:space="0" w:color="auto"/>
        <w:left w:val="none" w:sz="0" w:space="0" w:color="auto"/>
        <w:bottom w:val="none" w:sz="0" w:space="0" w:color="auto"/>
        <w:right w:val="none" w:sz="0" w:space="0" w:color="auto"/>
      </w:divBdr>
    </w:div>
    <w:div w:id="1936014709">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741ABDB-8E06-E547-804E-ED499771C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C:\Users\joshua.stocco\Documents\Templates\Frontiers_Word_Templates\Frontiers_template.dotx</Template>
  <TotalTime>313</TotalTime>
  <Pages>18</Pages>
  <Words>22763</Words>
  <Characters>129754</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Gianalberto Losapio</dc:creator>
  <cp:keywords/>
  <dc:description/>
  <cp:lastModifiedBy>User15551</cp:lastModifiedBy>
  <cp:revision>22</cp:revision>
  <cp:lastPrinted>2013-10-03T12:51:00Z</cp:lastPrinted>
  <dcterms:created xsi:type="dcterms:W3CDTF">2022-02-17T22:39:00Z</dcterms:created>
  <dcterms:modified xsi:type="dcterms:W3CDTF">2022-02-24T21:00:00Z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http://www.zotero.org/styles/biological-conservation</vt:lpwstr>
  </property>
  <property fmtid="{D5CDD505-2E9C-101B-9397-08002B2CF9AE}" pid="5" name="Mendeley Recent Style Name 1_1">
    <vt:lpwstr>Biological Conservation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http://www.zotero.org/styles/conservation-biology</vt:lpwstr>
  </property>
  <property fmtid="{D5CDD505-2E9C-101B-9397-08002B2CF9AE}" pid="11" name="Mendeley Recent Style Name 4_1">
    <vt:lpwstr>Conservation Biology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54606ed7-b9cc-3078-af37-b78ef4d1c586</vt:lpwstr>
  </property>
  <property fmtid="{D5CDD505-2E9C-101B-9397-08002B2CF9AE}" pid="24" name="Mendeley Citation Style_1">
    <vt:lpwstr>http://www.zotero.org/styles/biological-conservation</vt:lpwstr>
  </property>
</Properties>
</file>